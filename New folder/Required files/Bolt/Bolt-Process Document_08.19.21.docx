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1" w:name="_Hlk77018780" w:displacedByCustomXml="next"/>
    <w:bookmarkEnd w:id="1" w:displacedByCustomXml="next"/>
    <w:sdt>
      <w:sdtPr>
        <w:rPr>
          <w:rFonts w:cstheme="minorHAnsi"/>
          <w:sz w:val="28"/>
          <w:szCs w:val="28"/>
        </w:rPr>
        <w:id w:val="-1668632785"/>
        <w:docPartObj>
          <w:docPartGallery w:val="Cover Pages"/>
          <w:docPartUnique/>
        </w:docPartObj>
      </w:sdtPr>
      <w:sdtEndPr>
        <w:rPr>
          <w:b/>
        </w:rPr>
      </w:sdtEndPr>
      <w:sdtContent>
        <w:p w14:paraId="59301ADB" w14:textId="67075A81" w:rsidR="009F3EC0" w:rsidRPr="00780602" w:rsidRDefault="009F3EC0">
          <w:pPr>
            <w:spacing w:before="120" w:after="120" w:line="240" w:lineRule="auto"/>
            <w:rPr>
              <w:rFonts w:cstheme="minorHAnsi"/>
              <w:sz w:val="28"/>
              <w:szCs w:val="28"/>
              <w:rPrChange w:id="2" w:author="Sekar Subramanian" w:date="2021-07-16T13:03:00Z">
                <w:rPr/>
              </w:rPrChange>
            </w:rPr>
            <w:pPrChange w:id="3" w:author="Sekar Subramanian" w:date="2021-07-16T12:36:00Z">
              <w:pPr/>
            </w:pPrChange>
          </w:pPr>
          <w:r w:rsidRPr="00780602">
            <w:rPr>
              <w:rFonts w:cstheme="minorHAnsi"/>
              <w:noProof/>
              <w:sz w:val="28"/>
              <w:szCs w:val="28"/>
              <w:lang w:val="en-IN" w:eastAsia="en-IN"/>
              <w:rPrChange w:id="4" w:author="Sekar Subramanian" w:date="2021-07-16T13:03:00Z">
                <w:rPr>
                  <w:noProof/>
                  <w:lang w:val="en-IN" w:eastAsia="en-IN"/>
                </w:rPr>
              </w:rPrChange>
            </w:rPr>
            <mc:AlternateContent>
              <mc:Choice Requires="wpg">
                <w:drawing>
                  <wp:anchor distT="0" distB="0" distL="114300" distR="114300" simplePos="0" relativeHeight="251656192" behindDoc="0" locked="0" layoutInCell="1" allowOverlap="1" wp14:anchorId="1C1A0A63" wp14:editId="4623408F">
                    <wp:simplePos x="0" y="0"/>
                    <wp:positionH relativeFrom="page">
                      <wp:posOffset>235585</wp:posOffset>
                    </wp:positionH>
                    <wp:positionV relativeFrom="page">
                      <wp:posOffset>229235</wp:posOffset>
                    </wp:positionV>
                    <wp:extent cx="7315200" cy="1215391"/>
                    <wp:effectExtent l="0" t="0" r="0" b="127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D128EC" id="Group 149" o:spid="_x0000_s1026" style="position:absolute;margin-left:18.55pt;margin-top:18.05pt;width:8in;height:95.7pt;z-index:25165619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A/&#10;y0mTBQAApBsAAA4AAAAAAAAAAAAAAAAAOgIAAGRycy9lMm9Eb2MueG1sUEsBAi0ACgAAAAAAAAAh&#10;AJsbFBFoZAAAaGQAABQAAAAAAAAAAAAAAAAA+QcAAGRycy9tZWRpYS9pbWFnZTEucG5nUEsBAi0A&#10;FAAGAAgAAAAhAN61owbcAAAACgEAAA8AAAAAAAAAAAAAAAAAk2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del w:id="5" w:author="Sekar Subramanian" w:date="2021-07-16T12:06:00Z">
            <w:r w:rsidRPr="00780602" w:rsidDel="00285094">
              <w:rPr>
                <w:rFonts w:cstheme="minorHAnsi"/>
                <w:noProof/>
                <w:sz w:val="28"/>
                <w:szCs w:val="28"/>
                <w:lang w:val="en-IN" w:eastAsia="en-IN"/>
                <w:rPrChange w:id="6" w:author="Sekar Subramanian" w:date="2021-07-16T13:03:00Z">
                  <w:rPr>
                    <w:noProof/>
                    <w:lang w:val="en-IN" w:eastAsia="en-IN"/>
                  </w:rPr>
                </w:rPrChange>
              </w:rPr>
              <mc:AlternateContent>
                <mc:Choice Requires="wps">
                  <w:drawing>
                    <wp:anchor distT="0" distB="0" distL="114300" distR="114300" simplePos="0" relativeHeight="251654144" behindDoc="0" locked="0" layoutInCell="1" allowOverlap="1" wp14:anchorId="4ADDD8FF" wp14:editId="53EA9ECF">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735B91" w14:textId="77777777" w:rsidR="0076260C" w:rsidRDefault="0076260C" w:rsidP="009F3EC0">
                                      <w:pPr>
                                        <w:pStyle w:val="NoSpacing"/>
                                        <w:jc w:val="center"/>
                                        <w:rPr>
                                          <w:color w:val="595959" w:themeColor="text1" w:themeTint="A6"/>
                                          <w:sz w:val="18"/>
                                          <w:szCs w:val="18"/>
                                        </w:rPr>
                                      </w:pPr>
                                      <w:r>
                                        <w:rPr>
                                          <w:color w:val="595959" w:themeColor="text1" w:themeTint="A6"/>
                                          <w:sz w:val="28"/>
                                          <w:szCs w:val="28"/>
                                        </w:rPr>
                                        <w:t>Analytic Edge Pvt Ltd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DDD8FF" id="_x0000_t202" coordsize="21600,21600" o:spt="202" path="m,l,21600r21600,l21600,xe">
                      <v:stroke joinstyle="miter"/>
                      <v:path gradientshapeok="t" o:connecttype="rect"/>
                    </v:shapetype>
                    <v:shape id="Text Box 152" o:spid="_x0000_s1026" type="#_x0000_t202" style="position:absolute;margin-left:0;margin-top:0;width:8in;height:1in;z-index:2516541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735B91" w14:textId="77777777" w:rsidR="0076260C" w:rsidRDefault="0076260C" w:rsidP="009F3EC0">
                                <w:pPr>
                                  <w:pStyle w:val="NoSpacing"/>
                                  <w:jc w:val="center"/>
                                  <w:rPr>
                                    <w:color w:val="595959" w:themeColor="text1" w:themeTint="A6"/>
                                    <w:sz w:val="18"/>
                                    <w:szCs w:val="18"/>
                                  </w:rPr>
                                </w:pPr>
                                <w:r>
                                  <w:rPr>
                                    <w:color w:val="595959" w:themeColor="text1" w:themeTint="A6"/>
                                    <w:sz w:val="28"/>
                                    <w:szCs w:val="28"/>
                                  </w:rPr>
                                  <w:t>Analytic Edge Pvt Ltd</w:t>
                                </w:r>
                              </w:p>
                            </w:sdtContent>
                          </w:sdt>
                        </w:txbxContent>
                      </v:textbox>
                      <w10:wrap type="square" anchorx="page" anchory="page"/>
                    </v:shape>
                  </w:pict>
                </mc:Fallback>
              </mc:AlternateContent>
            </w:r>
          </w:del>
        </w:p>
        <w:p w14:paraId="2583336E" w14:textId="25E1A65B" w:rsidR="009F3EC0" w:rsidRPr="00780602" w:rsidRDefault="00285094">
          <w:pPr>
            <w:spacing w:before="120" w:after="120" w:line="240" w:lineRule="auto"/>
            <w:rPr>
              <w:rFonts w:cstheme="minorHAnsi"/>
              <w:b/>
              <w:sz w:val="28"/>
              <w:szCs w:val="28"/>
              <w:rPrChange w:id="7" w:author="Sekar Subramanian" w:date="2021-07-16T13:03:00Z">
                <w:rPr>
                  <w:rFonts w:cstheme="minorHAnsi"/>
                  <w:b/>
                </w:rPr>
              </w:rPrChange>
            </w:rPr>
            <w:pPrChange w:id="8" w:author="Sekar Subramanian" w:date="2021-07-16T12:36:00Z">
              <w:pPr/>
            </w:pPrChange>
          </w:pPr>
          <w:ins w:id="9" w:author="Sekar Subramanian" w:date="2021-07-16T12:07:00Z">
            <w:r w:rsidRPr="00780602">
              <w:rPr>
                <w:rFonts w:cstheme="minorHAnsi"/>
                <w:noProof/>
                <w:sz w:val="28"/>
                <w:szCs w:val="28"/>
                <w:rPrChange w:id="10" w:author="Sekar Subramanian" w:date="2021-07-16T13:03:00Z">
                  <w:rPr>
                    <w:noProof/>
                  </w:rPr>
                </w:rPrChange>
              </w:rPr>
              <w:drawing>
                <wp:anchor distT="0" distB="0" distL="114300" distR="114300" simplePos="0" relativeHeight="251667456" behindDoc="0" locked="0" layoutInCell="1" allowOverlap="1" wp14:anchorId="3EE11A9B" wp14:editId="05BBD15B">
                  <wp:simplePos x="0" y="0"/>
                  <wp:positionH relativeFrom="margin">
                    <wp:align>right</wp:align>
                  </wp:positionH>
                  <wp:positionV relativeFrom="paragraph">
                    <wp:posOffset>8709725</wp:posOffset>
                  </wp:positionV>
                  <wp:extent cx="2067326" cy="704286"/>
                  <wp:effectExtent l="0" t="0" r="9525"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7326" cy="704286"/>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11" w:author="Sekar Subramanian" w:date="2021-07-16T12:05:00Z">
            <w:r w:rsidRPr="00780602">
              <w:rPr>
                <w:rFonts w:cstheme="minorHAnsi"/>
                <w:noProof/>
                <w:sz w:val="28"/>
                <w:szCs w:val="28"/>
                <w:lang w:val="en-IN" w:eastAsia="en-IN"/>
                <w:rPrChange w:id="12" w:author="Sekar Subramanian" w:date="2021-07-16T13:03:00Z">
                  <w:rPr>
                    <w:noProof/>
                    <w:lang w:val="en-IN" w:eastAsia="en-IN"/>
                  </w:rPr>
                </w:rPrChange>
              </w:rPr>
              <mc:AlternateContent>
                <mc:Choice Requires="wps">
                  <w:drawing>
                    <wp:anchor distT="0" distB="0" distL="114300" distR="114300" simplePos="0" relativeHeight="251666432" behindDoc="0" locked="0" layoutInCell="1" allowOverlap="1" wp14:anchorId="1AA5151E" wp14:editId="4335ABA4">
                      <wp:simplePos x="0" y="0"/>
                      <wp:positionH relativeFrom="page">
                        <wp:align>left</wp:align>
                      </wp:positionH>
                      <wp:positionV relativeFrom="paragraph">
                        <wp:posOffset>3161390</wp:posOffset>
                      </wp:positionV>
                      <wp:extent cx="7561958" cy="2780099"/>
                      <wp:effectExtent l="0" t="0" r="0" b="0"/>
                      <wp:wrapNone/>
                      <wp:docPr id="13" name="Rectangle 13"/>
                      <wp:cNvGraphicFramePr/>
                      <a:graphic xmlns:a="http://schemas.openxmlformats.org/drawingml/2006/main">
                        <a:graphicData uri="http://schemas.microsoft.com/office/word/2010/wordprocessingShape">
                          <wps:wsp>
                            <wps:cNvSpPr/>
                            <wps:spPr>
                              <a:xfrm>
                                <a:off x="0" y="0"/>
                                <a:ext cx="7561958" cy="27800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E7A621" w14:textId="7D068538" w:rsidR="00285094" w:rsidRPr="00285094" w:rsidRDefault="003A6C2E">
                                  <w:pPr>
                                    <w:jc w:val="center"/>
                                    <w:rPr>
                                      <w:sz w:val="96"/>
                                      <w:szCs w:val="96"/>
                                      <w:rPrChange w:id="13" w:author="Sekar Subramanian" w:date="2021-07-16T12:05:00Z">
                                        <w:rPr/>
                                      </w:rPrChange>
                                    </w:rPr>
                                    <w:pPrChange w:id="14" w:author="Sekar Subramanian" w:date="2021-07-16T12:05:00Z">
                                      <w:pPr/>
                                    </w:pPrChange>
                                  </w:pPr>
                                  <w:customXmlInsRangeStart w:id="15" w:author="Sekar Subramanian" w:date="2021-07-16T12:05:00Z"/>
                                  <w:sdt>
                                    <w:sdtPr>
                                      <w:rPr>
                                        <w:caps/>
                                        <w:color w:val="4F81BD" w:themeColor="accent1"/>
                                        <w:sz w:val="96"/>
                                        <w:szCs w:val="96"/>
                                      </w:rPr>
                                      <w:alias w:val="Title"/>
                                      <w:tag w:val=""/>
                                      <w:id w:val="-200947235"/>
                                      <w:dataBinding w:prefixMappings="xmlns:ns0='http://purl.org/dc/elements/1.1/' xmlns:ns1='http://schemas.openxmlformats.org/package/2006/metadata/core-properties' " w:xpath="/ns1:coreProperties[1]/ns0:title[1]" w:storeItemID="{6C3C8BC8-F283-45AE-878A-BAB7291924A1}"/>
                                      <w:text w:multiLine="1"/>
                                    </w:sdtPr>
                                    <w:sdtEndPr/>
                                    <w:sdtContent>
                                      <w:customXmlInsRangeEnd w:id="15"/>
                                      <w:ins w:id="16" w:author="Sekar Subramanian" w:date="2021-07-16T12:05:00Z">
                                        <w:r w:rsidR="00285094" w:rsidRPr="00285094">
                                          <w:rPr>
                                            <w:caps/>
                                            <w:color w:val="4F81BD" w:themeColor="accent1"/>
                                            <w:sz w:val="96"/>
                                            <w:szCs w:val="96"/>
                                            <w:rPrChange w:id="17" w:author="Sekar Subramanian" w:date="2021-07-16T12:05:00Z">
                                              <w:rPr>
                                                <w:caps/>
                                                <w:color w:val="4F81BD" w:themeColor="accent1"/>
                                                <w:sz w:val="52"/>
                                                <w:szCs w:val="64"/>
                                              </w:rPr>
                                            </w:rPrChange>
                                          </w:rPr>
                                          <w:t>Bolt-</w:t>
                                        </w:r>
                                        <w:r w:rsidR="00285094" w:rsidRPr="00285094">
                                          <w:rPr>
                                            <w:color w:val="4F81BD" w:themeColor="accent1"/>
                                            <w:sz w:val="96"/>
                                            <w:szCs w:val="96"/>
                                          </w:rPr>
                                          <w:t>Process Document</w:t>
                                        </w:r>
                                      </w:ins>
                                      <w:customXmlInsRangeStart w:id="18" w:author="Sekar Subramanian" w:date="2021-07-16T12:05:00Z"/>
                                    </w:sdtContent>
                                  </w:sdt>
                                  <w:customXmlInsRange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5151E" id="Rectangle 13" o:spid="_x0000_s1027" style="position:absolute;margin-left:0;margin-top:248.95pt;width:595.45pt;height:218.9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" filled="f" stroked="f" strokeweight="2pt">
                      <v:textbox>
                        <w:txbxContent>
                          <w:p w14:paraId="6CE7A621" w14:textId="7D068538" w:rsidR="00285094" w:rsidRPr="00285094" w:rsidRDefault="003A6C2E">
                            <w:pPr>
                              <w:jc w:val="center"/>
                              <w:rPr>
                                <w:sz w:val="96"/>
                                <w:szCs w:val="96"/>
                                <w:rPrChange w:id="19" w:author="Sekar Subramanian" w:date="2021-07-16T12:05:00Z">
                                  <w:rPr/>
                                </w:rPrChange>
                              </w:rPr>
                              <w:pPrChange w:id="20" w:author="Sekar Subramanian" w:date="2021-07-16T12:05:00Z">
                                <w:pPr/>
                              </w:pPrChange>
                            </w:pPr>
                            <w:customXmlInsRangeStart w:id="21" w:author="Sekar Subramanian" w:date="2021-07-16T12:05:00Z"/>
                            <w:sdt>
                              <w:sdtPr>
                                <w:rPr>
                                  <w:caps/>
                                  <w:color w:val="4F81BD" w:themeColor="accent1"/>
                                  <w:sz w:val="96"/>
                                  <w:szCs w:val="96"/>
                                </w:rPr>
                                <w:alias w:val="Title"/>
                                <w:tag w:val=""/>
                                <w:id w:val="-200947235"/>
                                <w:dataBinding w:prefixMappings="xmlns:ns0='http://purl.org/dc/elements/1.1/' xmlns:ns1='http://schemas.openxmlformats.org/package/2006/metadata/core-properties' " w:xpath="/ns1:coreProperties[1]/ns0:title[1]" w:storeItemID="{6C3C8BC8-F283-45AE-878A-BAB7291924A1}"/>
                                <w:text w:multiLine="1"/>
                              </w:sdtPr>
                              <w:sdtEndPr/>
                              <w:sdtContent>
                                <w:customXmlInsRangeEnd w:id="21"/>
                                <w:ins w:id="22" w:author="Sekar Subramanian" w:date="2021-07-16T12:05:00Z">
                                  <w:r w:rsidR="00285094" w:rsidRPr="00285094">
                                    <w:rPr>
                                      <w:caps/>
                                      <w:color w:val="4F81BD" w:themeColor="accent1"/>
                                      <w:sz w:val="96"/>
                                      <w:szCs w:val="96"/>
                                      <w:rPrChange w:id="23" w:author="Sekar Subramanian" w:date="2021-07-16T12:05:00Z">
                                        <w:rPr>
                                          <w:caps/>
                                          <w:color w:val="4F81BD" w:themeColor="accent1"/>
                                          <w:sz w:val="52"/>
                                          <w:szCs w:val="64"/>
                                        </w:rPr>
                                      </w:rPrChange>
                                    </w:rPr>
                                    <w:t>Bolt-</w:t>
                                  </w:r>
                                  <w:r w:rsidR="00285094" w:rsidRPr="00285094">
                                    <w:rPr>
                                      <w:color w:val="4F81BD" w:themeColor="accent1"/>
                                      <w:sz w:val="96"/>
                                      <w:szCs w:val="96"/>
                                    </w:rPr>
                                    <w:t>Process Document</w:t>
                                  </w:r>
                                </w:ins>
                                <w:customXmlInsRangeStart w:id="24" w:author="Sekar Subramanian" w:date="2021-07-16T12:05:00Z"/>
                              </w:sdtContent>
                            </w:sdt>
                            <w:customXmlInsRangeEnd w:id="24"/>
                          </w:p>
                        </w:txbxContent>
                      </v:textbox>
                      <w10:wrap anchorx="page"/>
                    </v:rect>
                  </w:pict>
                </mc:Fallback>
              </mc:AlternateContent>
            </w:r>
          </w:ins>
          <w:del w:id="25" w:author="Sekar Subramanian" w:date="2021-07-16T12:05:00Z">
            <w:r w:rsidR="00717F08" w:rsidRPr="00780602" w:rsidDel="00285094">
              <w:rPr>
                <w:rFonts w:cstheme="minorHAnsi"/>
                <w:noProof/>
                <w:sz w:val="28"/>
                <w:szCs w:val="28"/>
                <w:lang w:val="en-IN" w:eastAsia="en-IN"/>
                <w:rPrChange w:id="26" w:author="Sekar Subramanian" w:date="2021-07-16T13:03:00Z">
                  <w:rPr>
                    <w:noProof/>
                    <w:lang w:val="en-IN" w:eastAsia="en-IN"/>
                  </w:rPr>
                </w:rPrChange>
              </w:rPr>
              <mc:AlternateContent>
                <mc:Choice Requires="wps">
                  <w:drawing>
                    <wp:anchor distT="0" distB="0" distL="114300" distR="114300" simplePos="0" relativeHeight="251652096" behindDoc="0" locked="0" layoutInCell="1" allowOverlap="1" wp14:anchorId="4C02A75A" wp14:editId="1492AE6A">
                      <wp:simplePos x="0" y="0"/>
                      <wp:positionH relativeFrom="page">
                        <wp:align>center</wp:align>
                      </wp:positionH>
                      <wp:positionV relativeFrom="page">
                        <wp:posOffset>2423160</wp:posOffset>
                      </wp:positionV>
                      <wp:extent cx="7315200" cy="2578233"/>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578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6DF72B" w14:textId="77777777" w:rsidR="00E22ED4" w:rsidRDefault="00E22ED4"/>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C02A75A" id="Text Box 154" o:spid="_x0000_s1028" type="#_x0000_t202" style="position:absolute;margin-left:0;margin-top:190.8pt;width:8in;height:203pt;z-index:251652096;visibility:visible;mso-wrap-style:square;mso-width-percent:941;mso-height-percent:0;mso-wrap-distance-left:9pt;mso-wrap-distance-top:0;mso-wrap-distance-right:9pt;mso-wrap-distance-bottom:0;mso-position-horizontal:center;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" filled="f" stroked="f" strokeweight=".5pt">
                      <v:textbox inset="126pt,0,54pt,0">
                        <w:txbxContent>
                          <w:p w14:paraId="096DF72B" w14:textId="77777777" w:rsidR="00E22ED4" w:rsidRDefault="00E22ED4"/>
                        </w:txbxContent>
                      </v:textbox>
                      <w10:wrap type="square" anchorx="page" anchory="page"/>
                    </v:shape>
                  </w:pict>
                </mc:Fallback>
              </mc:AlternateContent>
            </w:r>
          </w:del>
          <w:r w:rsidR="009F3EC0" w:rsidRPr="00780602">
            <w:rPr>
              <w:rFonts w:cstheme="minorHAnsi"/>
              <w:b/>
              <w:sz w:val="28"/>
              <w:szCs w:val="28"/>
              <w:rPrChange w:id="27" w:author="Sekar Subramanian" w:date="2021-07-16T13:03:00Z">
                <w:rPr>
                  <w:rFonts w:cstheme="minorHAnsi"/>
                  <w:b/>
                </w:rPr>
              </w:rPrChange>
            </w:rPr>
            <w:br w:type="page"/>
          </w:r>
        </w:p>
      </w:sdtContent>
    </w:sdt>
    <w:sdt>
      <w:sdtPr>
        <w:rPr>
          <w:rFonts w:asciiTheme="minorHAnsi" w:eastAsiaTheme="minorEastAsia" w:hAnsiTheme="minorHAnsi" w:cstheme="minorHAnsi"/>
          <w:b/>
          <w:color w:val="auto"/>
          <w:sz w:val="28"/>
          <w:szCs w:val="28"/>
        </w:rPr>
        <w:id w:val="-1254198788"/>
        <w:docPartObj>
          <w:docPartGallery w:val="Table of Contents"/>
          <w:docPartUnique/>
        </w:docPartObj>
      </w:sdtPr>
      <w:sdtEndPr>
        <w:rPr>
          <w:bCs/>
          <w:noProof/>
        </w:rPr>
      </w:sdtEndPr>
      <w:sdtContent>
        <w:p w14:paraId="3558BDB5" w14:textId="77777777" w:rsidR="00C67A17" w:rsidRPr="00780602" w:rsidRDefault="00C67A17">
          <w:pPr>
            <w:pStyle w:val="TOCHeading"/>
            <w:spacing w:before="120" w:after="120" w:line="240" w:lineRule="auto"/>
            <w:jc w:val="center"/>
            <w:rPr>
              <w:rFonts w:asciiTheme="minorHAnsi" w:hAnsiTheme="minorHAnsi" w:cstheme="minorHAnsi"/>
              <w:b/>
              <w:sz w:val="28"/>
              <w:szCs w:val="28"/>
              <w:rPrChange w:id="28" w:author="Sekar Subramanian" w:date="2021-07-16T13:03:00Z">
                <w:rPr>
                  <w:rFonts w:asciiTheme="minorHAnsi" w:hAnsiTheme="minorHAnsi" w:cstheme="minorHAnsi"/>
                  <w:b/>
                  <w:sz w:val="20"/>
                  <w:szCs w:val="20"/>
                </w:rPr>
              </w:rPrChange>
            </w:rPr>
            <w:pPrChange w:id="29" w:author="Sekar Subramanian" w:date="2021-07-16T12:36:00Z">
              <w:pPr>
                <w:pStyle w:val="TOCHeading"/>
                <w:jc w:val="center"/>
              </w:pPr>
            </w:pPrChange>
          </w:pPr>
          <w:r w:rsidRPr="00780602">
            <w:rPr>
              <w:rFonts w:asciiTheme="minorHAnsi" w:hAnsiTheme="minorHAnsi" w:cstheme="minorHAnsi"/>
              <w:b/>
              <w:sz w:val="28"/>
              <w:szCs w:val="28"/>
              <w:rPrChange w:id="30" w:author="Sekar Subramanian" w:date="2021-07-16T13:03:00Z">
                <w:rPr>
                  <w:rFonts w:asciiTheme="minorHAnsi" w:hAnsiTheme="minorHAnsi" w:cstheme="minorHAnsi"/>
                  <w:b/>
                  <w:sz w:val="20"/>
                  <w:szCs w:val="20"/>
                </w:rPr>
              </w:rPrChange>
            </w:rPr>
            <w:t>Table of Contents</w:t>
          </w:r>
        </w:p>
        <w:p w14:paraId="76A31B52" w14:textId="26CBEAEC" w:rsidR="00D66920" w:rsidRPr="00780602" w:rsidDel="00D26D7B" w:rsidRDefault="00C67A17">
          <w:pPr>
            <w:pStyle w:val="TOC1"/>
            <w:tabs>
              <w:tab w:val="left" w:pos="440"/>
              <w:tab w:val="right" w:leader="dot" w:pos="10043"/>
            </w:tabs>
            <w:spacing w:before="120" w:after="120" w:line="240" w:lineRule="auto"/>
            <w:rPr>
              <w:del w:id="31" w:author="Sekar Subramanian" w:date="2021-07-16T12:10:00Z"/>
              <w:rFonts w:cstheme="minorHAnsi"/>
              <w:noProof/>
              <w:rPrChange w:id="32" w:author="Sekar Subramanian" w:date="2021-07-16T13:03:00Z">
                <w:rPr>
                  <w:del w:id="33" w:author="Sekar Subramanian" w:date="2021-07-16T12:10:00Z"/>
                  <w:noProof/>
                </w:rPr>
              </w:rPrChange>
            </w:rPr>
            <w:pPrChange w:id="34" w:author="Sekar Subramanian" w:date="2021-07-16T12:36:00Z">
              <w:pPr>
                <w:pStyle w:val="TOC1"/>
                <w:tabs>
                  <w:tab w:val="left" w:pos="440"/>
                  <w:tab w:val="right" w:leader="dot" w:pos="10043"/>
                </w:tabs>
              </w:pPr>
            </w:pPrChange>
          </w:pPr>
          <w:del w:id="35" w:author="Sekar Subramanian" w:date="2021-07-16T12:49:00Z">
            <w:r w:rsidRPr="00780602" w:rsidDel="003A163A">
              <w:rPr>
                <w:rFonts w:cstheme="minorHAnsi"/>
                <w:b/>
                <w:bCs w:val="0"/>
                <w:rPrChange w:id="36" w:author="Sekar Subramanian" w:date="2021-07-16T13:03:00Z">
                  <w:rPr>
                    <w:rFonts w:cstheme="minorHAnsi"/>
                    <w:b/>
                    <w:sz w:val="20"/>
                    <w:szCs w:val="20"/>
                  </w:rPr>
                </w:rPrChange>
              </w:rPr>
              <w:fldChar w:fldCharType="begin"/>
            </w:r>
            <w:r w:rsidRPr="00780602" w:rsidDel="003A163A">
              <w:rPr>
                <w:rFonts w:cstheme="minorHAnsi"/>
                <w:b/>
                <w:bCs w:val="0"/>
                <w:rPrChange w:id="37" w:author="Sekar Subramanian" w:date="2021-07-16T13:03:00Z">
                  <w:rPr>
                    <w:rFonts w:eastAsiaTheme="majorEastAsia" w:cstheme="minorHAnsi"/>
                    <w:b/>
                    <w:bCs/>
                    <w:color w:val="000000" w:themeColor="text1"/>
                    <w:sz w:val="20"/>
                    <w:szCs w:val="20"/>
                  </w:rPr>
                </w:rPrChange>
              </w:rPr>
              <w:delInstrText xml:space="preserve"> TOC \o "1-3" \h \z \u </w:delInstrText>
            </w:r>
            <w:r w:rsidRPr="00780602" w:rsidDel="003A163A">
              <w:rPr>
                <w:rFonts w:cstheme="minorHAnsi"/>
                <w:b/>
                <w:bCs w:val="0"/>
                <w:rPrChange w:id="38" w:author="Sekar Subramanian" w:date="2021-07-16T13:03:00Z">
                  <w:rPr>
                    <w:rFonts w:cstheme="minorHAnsi"/>
                    <w:b/>
                    <w:noProof/>
                    <w:sz w:val="20"/>
                    <w:szCs w:val="20"/>
                  </w:rPr>
                </w:rPrChange>
              </w:rPr>
              <w:fldChar w:fldCharType="separate"/>
            </w:r>
          </w:del>
          <w:del w:id="39" w:author="Sekar Subramanian" w:date="2021-07-16T12:10:00Z">
            <w:r w:rsidR="00616A18" w:rsidRPr="00780602" w:rsidDel="00D26D7B">
              <w:rPr>
                <w:rFonts w:cstheme="minorHAnsi"/>
                <w:bCs w:val="0"/>
                <w:noProof/>
                <w:rPrChange w:id="40" w:author="Sekar Subramanian" w:date="2021-07-16T13:03:00Z">
                  <w:rPr>
                    <w:rFonts w:eastAsiaTheme="majorEastAsia" w:cstheme="majorBidi"/>
                    <w:bCs/>
                    <w:noProof/>
                    <w:color w:val="000000" w:themeColor="text1"/>
                    <w:szCs w:val="28"/>
                  </w:rPr>
                </w:rPrChange>
              </w:rPr>
              <w:fldChar w:fldCharType="begin"/>
            </w:r>
            <w:r w:rsidR="00616A18" w:rsidRPr="00780602" w:rsidDel="00D26D7B">
              <w:rPr>
                <w:rFonts w:cstheme="minorHAnsi"/>
                <w:bCs w:val="0"/>
                <w:noProof/>
                <w:rPrChange w:id="41" w:author="Sekar Subramanian" w:date="2021-07-16T13:03:00Z">
                  <w:rPr>
                    <w:rFonts w:eastAsiaTheme="majorEastAsia" w:cstheme="majorBidi"/>
                    <w:bCs/>
                    <w:noProof/>
                    <w:color w:val="000000" w:themeColor="text1"/>
                    <w:szCs w:val="28"/>
                  </w:rPr>
                </w:rPrChange>
              </w:rPr>
              <w:delInstrText xml:space="preserve"> HYPERLINK \l "_Toc77059463" </w:delInstrText>
            </w:r>
            <w:r w:rsidR="00616A18" w:rsidRPr="00780602" w:rsidDel="00D26D7B">
              <w:rPr>
                <w:rFonts w:cstheme="minorHAnsi"/>
                <w:bCs w:val="0"/>
                <w:noProof/>
                <w:rPrChange w:id="42"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1.</w:delText>
            </w:r>
            <w:r w:rsidR="00D66920" w:rsidRPr="00780602" w:rsidDel="00D26D7B">
              <w:rPr>
                <w:rFonts w:cstheme="minorHAnsi"/>
                <w:bCs w:val="0"/>
                <w:noProof/>
                <w:rPrChange w:id="43"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Background</w:delText>
            </w:r>
            <w:r w:rsidR="00D66920" w:rsidRPr="00780602" w:rsidDel="00D26D7B">
              <w:rPr>
                <w:rFonts w:cstheme="minorHAnsi"/>
                <w:bCs w:val="0"/>
                <w:noProof/>
                <w:webHidden/>
                <w:rPrChange w:id="44"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45"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46" w:author="Sekar Subramanian" w:date="2021-07-16T13:03:00Z">
                  <w:rPr>
                    <w:rFonts w:eastAsiaTheme="majorEastAsia" w:cstheme="majorBidi"/>
                    <w:bCs/>
                    <w:noProof/>
                    <w:webHidden/>
                    <w:color w:val="000000" w:themeColor="text1"/>
                    <w:szCs w:val="28"/>
                  </w:rPr>
                </w:rPrChange>
              </w:rPr>
              <w:delInstrText xml:space="preserve"> PAGEREF _Toc77059463 \h </w:delInstrText>
            </w:r>
            <w:r w:rsidR="00D66920" w:rsidRPr="00780602" w:rsidDel="00D26D7B">
              <w:rPr>
                <w:rFonts w:cstheme="minorHAnsi"/>
                <w:noProof/>
                <w:webHidden/>
                <w:rPrChange w:id="47"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48" w:author="Sekar Subramanian" w:date="2021-07-16T13:03:00Z">
                  <w:rPr>
                    <w:rFonts w:eastAsiaTheme="majorEastAsia" w:cstheme="majorBidi"/>
                    <w:bCs/>
                    <w:noProof/>
                    <w:webHidden/>
                    <w:color w:val="000000" w:themeColor="text1"/>
                    <w:szCs w:val="28"/>
                  </w:rPr>
                </w:rPrChange>
              </w:rPr>
              <w:fldChar w:fldCharType="separate"/>
            </w:r>
            <w:r w:rsidR="00D26D7B" w:rsidRPr="00780602" w:rsidDel="00D26D7B">
              <w:rPr>
                <w:rFonts w:cstheme="minorHAnsi"/>
                <w:bCs w:val="0"/>
                <w:noProof/>
                <w:webHidden/>
                <w:rPrChange w:id="49" w:author="Sekar Subramanian" w:date="2021-07-16T13:03:00Z">
                  <w:rPr>
                    <w:rFonts w:eastAsiaTheme="majorEastAsia" w:cstheme="majorBidi"/>
                    <w:bCs/>
                    <w:noProof/>
                    <w:webHidden/>
                    <w:color w:val="000000" w:themeColor="text1"/>
                    <w:szCs w:val="28"/>
                  </w:rPr>
                </w:rPrChange>
              </w:rPr>
              <w:delText>2</w:delText>
            </w:r>
            <w:r w:rsidR="00D66920" w:rsidRPr="00780602" w:rsidDel="00D26D7B">
              <w:rPr>
                <w:rFonts w:cstheme="minorHAnsi"/>
                <w:bCs w:val="0"/>
                <w:noProof/>
                <w:webHidden/>
                <w:rPrChange w:id="50" w:author="Sekar Subramanian" w:date="2021-07-16T13:03:00Z">
                  <w:rPr>
                    <w:rFonts w:eastAsiaTheme="majorEastAsia" w:cstheme="majorBidi"/>
                    <w:bCs/>
                    <w:noProof/>
                    <w:webHidden/>
                    <w:color w:val="000000" w:themeColor="text1"/>
                    <w:szCs w:val="28"/>
                  </w:rPr>
                </w:rPrChange>
              </w:rPr>
              <w:fldChar w:fldCharType="end"/>
            </w:r>
            <w:r w:rsidR="00616A18" w:rsidRPr="00780602" w:rsidDel="00D26D7B">
              <w:rPr>
                <w:rFonts w:cstheme="minorHAnsi"/>
                <w:bCs w:val="0"/>
                <w:noProof/>
                <w:rPrChange w:id="51" w:author="Sekar Subramanian" w:date="2021-07-16T13:03:00Z">
                  <w:rPr>
                    <w:rFonts w:eastAsiaTheme="majorEastAsia" w:cstheme="majorBidi"/>
                    <w:bCs/>
                    <w:noProof/>
                    <w:color w:val="000000" w:themeColor="text1"/>
                    <w:szCs w:val="28"/>
                  </w:rPr>
                </w:rPrChange>
              </w:rPr>
              <w:fldChar w:fldCharType="end"/>
            </w:r>
          </w:del>
        </w:p>
        <w:p w14:paraId="6A5C0821" w14:textId="394C297E" w:rsidR="00D66920" w:rsidRPr="00780602" w:rsidDel="00D26D7B" w:rsidRDefault="00616A18">
          <w:pPr>
            <w:pStyle w:val="TOC1"/>
            <w:tabs>
              <w:tab w:val="left" w:pos="440"/>
              <w:tab w:val="right" w:leader="dot" w:pos="10043"/>
            </w:tabs>
            <w:spacing w:before="120" w:after="120" w:line="240" w:lineRule="auto"/>
            <w:rPr>
              <w:del w:id="52" w:author="Sekar Subramanian" w:date="2021-07-16T12:10:00Z"/>
              <w:rFonts w:cstheme="minorHAnsi"/>
              <w:noProof/>
              <w:rPrChange w:id="53" w:author="Sekar Subramanian" w:date="2021-07-16T13:03:00Z">
                <w:rPr>
                  <w:del w:id="54" w:author="Sekar Subramanian" w:date="2021-07-16T12:10:00Z"/>
                  <w:noProof/>
                </w:rPr>
              </w:rPrChange>
            </w:rPr>
            <w:pPrChange w:id="55" w:author="Sekar Subramanian" w:date="2021-07-16T12:36:00Z">
              <w:pPr>
                <w:pStyle w:val="TOC1"/>
                <w:tabs>
                  <w:tab w:val="left" w:pos="440"/>
                  <w:tab w:val="right" w:leader="dot" w:pos="10043"/>
                </w:tabs>
              </w:pPr>
            </w:pPrChange>
          </w:pPr>
          <w:del w:id="56" w:author="Sekar Subramanian" w:date="2021-07-16T12:10:00Z">
            <w:r w:rsidRPr="00780602" w:rsidDel="00D26D7B">
              <w:rPr>
                <w:rFonts w:cstheme="minorHAnsi"/>
                <w:bCs w:val="0"/>
                <w:noProof/>
                <w:rPrChange w:id="57"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58" w:author="Sekar Subramanian" w:date="2021-07-16T13:03:00Z">
                  <w:rPr>
                    <w:rFonts w:eastAsiaTheme="majorEastAsia" w:cstheme="majorBidi"/>
                    <w:bCs/>
                    <w:noProof/>
                    <w:color w:val="000000" w:themeColor="text1"/>
                    <w:szCs w:val="28"/>
                  </w:rPr>
                </w:rPrChange>
              </w:rPr>
              <w:delInstrText xml:space="preserve"> HYPERLINK \l "_Toc77059464" </w:delInstrText>
            </w:r>
            <w:r w:rsidRPr="00780602" w:rsidDel="00D26D7B">
              <w:rPr>
                <w:rFonts w:cstheme="minorHAnsi"/>
                <w:bCs w:val="0"/>
                <w:noProof/>
                <w:rPrChange w:id="59"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2.</w:delText>
            </w:r>
            <w:r w:rsidR="00D66920" w:rsidRPr="00780602" w:rsidDel="00D26D7B">
              <w:rPr>
                <w:rFonts w:cstheme="minorHAnsi"/>
                <w:bCs w:val="0"/>
                <w:noProof/>
                <w:rPrChange w:id="60"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 xml:space="preserve">Demand Drivers </w:delText>
            </w:r>
            <w:r w:rsidR="00D66920" w:rsidRPr="00780602" w:rsidDel="00D26D7B">
              <w:rPr>
                <w:rStyle w:val="Hyperlink"/>
                <w:rFonts w:cstheme="minorHAnsi"/>
                <w:bCs w:val="0"/>
                <w:noProof/>
                <w:vertAlign w:val="superscript"/>
              </w:rPr>
              <w:delText xml:space="preserve">Edge </w:delText>
            </w:r>
            <w:r w:rsidR="00D66920" w:rsidRPr="00780602" w:rsidDel="00D26D7B">
              <w:rPr>
                <w:rStyle w:val="Hyperlink"/>
                <w:rFonts w:cstheme="minorHAnsi"/>
                <w:bCs w:val="0"/>
                <w:noProof/>
              </w:rPr>
              <w:delText>(DDE) Modeling Module</w:delText>
            </w:r>
            <w:r w:rsidR="00D66920" w:rsidRPr="00780602" w:rsidDel="00D26D7B">
              <w:rPr>
                <w:rFonts w:cstheme="minorHAnsi"/>
                <w:bCs w:val="0"/>
                <w:noProof/>
                <w:webHidden/>
                <w:rPrChange w:id="61"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62"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63" w:author="Sekar Subramanian" w:date="2021-07-16T13:03:00Z">
                  <w:rPr>
                    <w:rFonts w:eastAsiaTheme="majorEastAsia" w:cstheme="majorBidi"/>
                    <w:bCs/>
                    <w:noProof/>
                    <w:webHidden/>
                    <w:color w:val="000000" w:themeColor="text1"/>
                    <w:szCs w:val="28"/>
                  </w:rPr>
                </w:rPrChange>
              </w:rPr>
              <w:delInstrText xml:space="preserve"> PAGEREF _Toc77059464 \h </w:delInstrText>
            </w:r>
            <w:r w:rsidR="00D66920" w:rsidRPr="00780602" w:rsidDel="00D26D7B">
              <w:rPr>
                <w:rFonts w:cstheme="minorHAnsi"/>
                <w:noProof/>
                <w:webHidden/>
                <w:rPrChange w:id="64"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65" w:author="Sekar Subramanian" w:date="2021-07-16T13:03:00Z">
                  <w:rPr>
                    <w:rFonts w:eastAsiaTheme="majorEastAsia" w:cstheme="majorBidi"/>
                    <w:bCs/>
                    <w:noProof/>
                    <w:webHidden/>
                    <w:color w:val="000000" w:themeColor="text1"/>
                    <w:szCs w:val="28"/>
                  </w:rPr>
                </w:rPrChange>
              </w:rPr>
              <w:fldChar w:fldCharType="separate"/>
            </w:r>
            <w:r w:rsidR="00D26D7B" w:rsidRPr="00780602" w:rsidDel="00D26D7B">
              <w:rPr>
                <w:rFonts w:cstheme="minorHAnsi"/>
                <w:bCs w:val="0"/>
                <w:noProof/>
                <w:webHidden/>
                <w:rPrChange w:id="66" w:author="Sekar Subramanian" w:date="2021-07-16T13:03:00Z">
                  <w:rPr>
                    <w:rFonts w:eastAsiaTheme="majorEastAsia" w:cstheme="majorBidi"/>
                    <w:bCs/>
                    <w:noProof/>
                    <w:webHidden/>
                    <w:color w:val="000000" w:themeColor="text1"/>
                    <w:szCs w:val="28"/>
                  </w:rPr>
                </w:rPrChange>
              </w:rPr>
              <w:delText>2</w:delText>
            </w:r>
            <w:r w:rsidR="00D66920" w:rsidRPr="00780602" w:rsidDel="00D26D7B">
              <w:rPr>
                <w:rFonts w:cstheme="minorHAnsi"/>
                <w:bCs w:val="0"/>
                <w:noProof/>
                <w:webHidden/>
                <w:rPrChange w:id="67"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68" w:author="Sekar Subramanian" w:date="2021-07-16T13:03:00Z">
                  <w:rPr>
                    <w:rFonts w:eastAsiaTheme="majorEastAsia" w:cstheme="majorBidi"/>
                    <w:bCs/>
                    <w:noProof/>
                    <w:color w:val="000000" w:themeColor="text1"/>
                    <w:szCs w:val="28"/>
                  </w:rPr>
                </w:rPrChange>
              </w:rPr>
              <w:fldChar w:fldCharType="end"/>
            </w:r>
          </w:del>
        </w:p>
        <w:p w14:paraId="67B0D731" w14:textId="39E0979F" w:rsidR="00D66920" w:rsidRPr="00780602" w:rsidDel="00D26D7B" w:rsidRDefault="00616A18">
          <w:pPr>
            <w:pStyle w:val="TOC1"/>
            <w:tabs>
              <w:tab w:val="left" w:pos="660"/>
              <w:tab w:val="right" w:leader="dot" w:pos="10043"/>
            </w:tabs>
            <w:spacing w:before="120" w:after="120" w:line="240" w:lineRule="auto"/>
            <w:rPr>
              <w:del w:id="69" w:author="Sekar Subramanian" w:date="2021-07-16T12:10:00Z"/>
              <w:rFonts w:cstheme="minorHAnsi"/>
              <w:noProof/>
              <w:rPrChange w:id="70" w:author="Sekar Subramanian" w:date="2021-07-16T13:03:00Z">
                <w:rPr>
                  <w:del w:id="71" w:author="Sekar Subramanian" w:date="2021-07-16T12:10:00Z"/>
                  <w:noProof/>
                </w:rPr>
              </w:rPrChange>
            </w:rPr>
            <w:pPrChange w:id="72" w:author="Sekar Subramanian" w:date="2021-07-16T12:36:00Z">
              <w:pPr>
                <w:pStyle w:val="TOC1"/>
                <w:tabs>
                  <w:tab w:val="left" w:pos="660"/>
                  <w:tab w:val="right" w:leader="dot" w:pos="10043"/>
                </w:tabs>
              </w:pPr>
            </w:pPrChange>
          </w:pPr>
          <w:del w:id="73" w:author="Sekar Subramanian" w:date="2021-07-16T12:10:00Z">
            <w:r w:rsidRPr="00780602" w:rsidDel="00D26D7B">
              <w:rPr>
                <w:rFonts w:cstheme="minorHAnsi"/>
                <w:bCs w:val="0"/>
                <w:noProof/>
                <w:rPrChange w:id="74"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75" w:author="Sekar Subramanian" w:date="2021-07-16T13:03:00Z">
                  <w:rPr>
                    <w:rFonts w:eastAsiaTheme="majorEastAsia" w:cstheme="majorBidi"/>
                    <w:bCs/>
                    <w:noProof/>
                    <w:color w:val="000000" w:themeColor="text1"/>
                    <w:szCs w:val="28"/>
                  </w:rPr>
                </w:rPrChange>
              </w:rPr>
              <w:delInstrText xml:space="preserve"> HYPERLINK \l "_Toc77059465" </w:delInstrText>
            </w:r>
            <w:r w:rsidRPr="00780602" w:rsidDel="00D26D7B">
              <w:rPr>
                <w:rFonts w:cstheme="minorHAnsi"/>
                <w:bCs w:val="0"/>
                <w:noProof/>
                <w:rPrChange w:id="76"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2.1.</w:delText>
            </w:r>
            <w:r w:rsidR="00D66920" w:rsidRPr="00780602" w:rsidDel="00D26D7B">
              <w:rPr>
                <w:rFonts w:cstheme="minorHAnsi"/>
                <w:bCs w:val="0"/>
                <w:noProof/>
                <w:rPrChange w:id="77"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Model Scope</w:delText>
            </w:r>
            <w:r w:rsidR="00D66920" w:rsidRPr="00780602" w:rsidDel="00D26D7B">
              <w:rPr>
                <w:rFonts w:cstheme="minorHAnsi"/>
                <w:bCs w:val="0"/>
                <w:noProof/>
                <w:webHidden/>
                <w:rPrChange w:id="78"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79"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80" w:author="Sekar Subramanian" w:date="2021-07-16T13:03:00Z">
                  <w:rPr>
                    <w:rFonts w:eastAsiaTheme="majorEastAsia" w:cstheme="majorBidi"/>
                    <w:bCs/>
                    <w:noProof/>
                    <w:webHidden/>
                    <w:color w:val="000000" w:themeColor="text1"/>
                    <w:szCs w:val="28"/>
                  </w:rPr>
                </w:rPrChange>
              </w:rPr>
              <w:delInstrText xml:space="preserve"> PAGEREF _Toc77059465 \h </w:delInstrText>
            </w:r>
            <w:r w:rsidR="00D66920" w:rsidRPr="00780602" w:rsidDel="00D26D7B">
              <w:rPr>
                <w:rFonts w:cstheme="minorHAnsi"/>
                <w:noProof/>
                <w:webHidden/>
                <w:rPrChange w:id="81"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82" w:author="Sekar Subramanian" w:date="2021-07-16T13:03:00Z">
                  <w:rPr>
                    <w:rFonts w:eastAsiaTheme="majorEastAsia" w:cstheme="majorBidi"/>
                    <w:bCs/>
                    <w:noProof/>
                    <w:webHidden/>
                    <w:color w:val="000000" w:themeColor="text1"/>
                    <w:szCs w:val="28"/>
                  </w:rPr>
                </w:rPrChange>
              </w:rPr>
              <w:fldChar w:fldCharType="separate"/>
            </w:r>
            <w:r w:rsidR="00D26D7B" w:rsidRPr="00780602" w:rsidDel="00D26D7B">
              <w:rPr>
                <w:rFonts w:cstheme="minorHAnsi"/>
                <w:bCs w:val="0"/>
                <w:noProof/>
                <w:webHidden/>
                <w:rPrChange w:id="83" w:author="Sekar Subramanian" w:date="2021-07-16T13:03:00Z">
                  <w:rPr>
                    <w:rFonts w:eastAsiaTheme="majorEastAsia" w:cstheme="majorBidi"/>
                    <w:bCs/>
                    <w:noProof/>
                    <w:webHidden/>
                    <w:color w:val="000000" w:themeColor="text1"/>
                    <w:szCs w:val="28"/>
                  </w:rPr>
                </w:rPrChange>
              </w:rPr>
              <w:delText>2</w:delText>
            </w:r>
            <w:r w:rsidR="00D66920" w:rsidRPr="00780602" w:rsidDel="00D26D7B">
              <w:rPr>
                <w:rFonts w:cstheme="minorHAnsi"/>
                <w:bCs w:val="0"/>
                <w:noProof/>
                <w:webHidden/>
                <w:rPrChange w:id="84"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85" w:author="Sekar Subramanian" w:date="2021-07-16T13:03:00Z">
                  <w:rPr>
                    <w:rFonts w:eastAsiaTheme="majorEastAsia" w:cstheme="majorBidi"/>
                    <w:bCs/>
                    <w:noProof/>
                    <w:color w:val="000000" w:themeColor="text1"/>
                    <w:szCs w:val="28"/>
                  </w:rPr>
                </w:rPrChange>
              </w:rPr>
              <w:fldChar w:fldCharType="end"/>
            </w:r>
          </w:del>
        </w:p>
        <w:p w14:paraId="063C60A6" w14:textId="78258839" w:rsidR="00D66920" w:rsidRPr="00780602" w:rsidDel="00D26D7B" w:rsidRDefault="00616A18">
          <w:pPr>
            <w:pStyle w:val="TOC3"/>
            <w:tabs>
              <w:tab w:val="left" w:pos="1320"/>
              <w:tab w:val="right" w:leader="dot" w:pos="10043"/>
            </w:tabs>
            <w:spacing w:before="120" w:after="120" w:line="240" w:lineRule="auto"/>
            <w:rPr>
              <w:del w:id="86" w:author="Sekar Subramanian" w:date="2021-07-16T12:10:00Z"/>
              <w:rFonts w:cstheme="minorHAnsi"/>
              <w:noProof/>
              <w:sz w:val="28"/>
              <w:szCs w:val="28"/>
              <w:rPrChange w:id="87" w:author="Sekar Subramanian" w:date="2021-07-16T13:03:00Z">
                <w:rPr>
                  <w:del w:id="88" w:author="Sekar Subramanian" w:date="2021-07-16T12:10:00Z"/>
                  <w:noProof/>
                </w:rPr>
              </w:rPrChange>
            </w:rPr>
            <w:pPrChange w:id="89" w:author="Sekar Subramanian" w:date="2021-07-16T12:36:00Z">
              <w:pPr>
                <w:pStyle w:val="TOC3"/>
                <w:tabs>
                  <w:tab w:val="left" w:pos="1320"/>
                  <w:tab w:val="right" w:leader="dot" w:pos="10043"/>
                </w:tabs>
              </w:pPr>
            </w:pPrChange>
          </w:pPr>
          <w:del w:id="90" w:author="Sekar Subramanian" w:date="2021-07-16T12:10:00Z">
            <w:r w:rsidRPr="00780602" w:rsidDel="00D26D7B">
              <w:rPr>
                <w:rFonts w:cstheme="minorHAnsi"/>
                <w:noProof/>
                <w:sz w:val="28"/>
                <w:szCs w:val="28"/>
                <w:rPrChange w:id="91" w:author="Sekar Subramanian" w:date="2021-07-16T13:03:00Z">
                  <w:rPr>
                    <w:noProof/>
                  </w:rPr>
                </w:rPrChange>
              </w:rPr>
              <w:fldChar w:fldCharType="begin"/>
            </w:r>
            <w:r w:rsidRPr="00780602" w:rsidDel="00D26D7B">
              <w:rPr>
                <w:rFonts w:cstheme="minorHAnsi"/>
                <w:noProof/>
                <w:sz w:val="28"/>
                <w:szCs w:val="28"/>
                <w:rPrChange w:id="92" w:author="Sekar Subramanian" w:date="2021-07-16T13:03:00Z">
                  <w:rPr>
                    <w:noProof/>
                  </w:rPr>
                </w:rPrChange>
              </w:rPr>
              <w:delInstrText xml:space="preserve"> HYPERLINK \l "_Toc77059466" </w:delInstrText>
            </w:r>
            <w:r w:rsidRPr="00780602" w:rsidDel="00D26D7B">
              <w:rPr>
                <w:rFonts w:cstheme="minorHAnsi"/>
                <w:noProof/>
                <w:sz w:val="28"/>
                <w:szCs w:val="28"/>
                <w:rPrChange w:id="93" w:author="Sekar Subramanian" w:date="2021-07-16T13:03:00Z">
                  <w:rPr>
                    <w:noProof/>
                  </w:rPr>
                </w:rPrChange>
              </w:rPr>
              <w:fldChar w:fldCharType="separate"/>
            </w:r>
            <w:r w:rsidR="00D66920" w:rsidRPr="00780602" w:rsidDel="00D26D7B">
              <w:rPr>
                <w:rStyle w:val="Hyperlink"/>
                <w:rFonts w:eastAsia="MS Mincho" w:cstheme="minorHAnsi"/>
                <w:b/>
                <w:noProof/>
                <w:sz w:val="28"/>
                <w:szCs w:val="28"/>
                <w:lang w:eastAsia="ja-JP"/>
                <w:rPrChange w:id="94" w:author="Sekar Subramanian" w:date="2021-07-16T13:03:00Z">
                  <w:rPr>
                    <w:rStyle w:val="Hyperlink"/>
                    <w:rFonts w:eastAsia="MS Mincho" w:cstheme="minorHAnsi"/>
                    <w:b/>
                    <w:noProof/>
                    <w:lang w:eastAsia="ja-JP"/>
                  </w:rPr>
                </w:rPrChange>
              </w:rPr>
              <w:delText>2.1.1.</w:delText>
            </w:r>
            <w:r w:rsidR="00D66920" w:rsidRPr="00780602" w:rsidDel="00D26D7B">
              <w:rPr>
                <w:rFonts w:cstheme="minorHAnsi"/>
                <w:noProof/>
                <w:sz w:val="28"/>
                <w:szCs w:val="28"/>
                <w:rPrChange w:id="95" w:author="Sekar Subramanian" w:date="2021-07-16T13:03:00Z">
                  <w:rPr>
                    <w:noProof/>
                  </w:rPr>
                </w:rPrChange>
              </w:rPr>
              <w:tab/>
            </w:r>
            <w:r w:rsidR="00D66920" w:rsidRPr="00780602" w:rsidDel="00D26D7B">
              <w:rPr>
                <w:rStyle w:val="Hyperlink"/>
                <w:rFonts w:cstheme="minorHAnsi"/>
                <w:b/>
                <w:noProof/>
                <w:sz w:val="28"/>
                <w:szCs w:val="28"/>
                <w:lang w:eastAsia="ja-JP"/>
                <w:rPrChange w:id="96" w:author="Sekar Subramanian" w:date="2021-07-16T13:03:00Z">
                  <w:rPr>
                    <w:rStyle w:val="Hyperlink"/>
                    <w:rFonts w:cstheme="minorHAnsi"/>
                    <w:b/>
                    <w:noProof/>
                    <w:lang w:eastAsia="ja-JP"/>
                  </w:rPr>
                </w:rPrChange>
              </w:rPr>
              <w:delText>Additive</w:delText>
            </w:r>
            <w:r w:rsidR="00D66920" w:rsidRPr="00780602" w:rsidDel="00D26D7B">
              <w:rPr>
                <w:rFonts w:cstheme="minorHAnsi"/>
                <w:noProof/>
                <w:webHidden/>
                <w:sz w:val="28"/>
                <w:szCs w:val="28"/>
                <w:rPrChange w:id="97" w:author="Sekar Subramanian" w:date="2021-07-16T13:03:00Z">
                  <w:rPr>
                    <w:noProof/>
                    <w:webHidden/>
                  </w:rPr>
                </w:rPrChange>
              </w:rPr>
              <w:tab/>
            </w:r>
            <w:r w:rsidR="00D66920" w:rsidRPr="00780602" w:rsidDel="00D26D7B">
              <w:rPr>
                <w:rFonts w:cstheme="minorHAnsi"/>
                <w:noProof/>
                <w:webHidden/>
                <w:sz w:val="28"/>
                <w:szCs w:val="28"/>
                <w:rPrChange w:id="98" w:author="Sekar Subramanian" w:date="2021-07-16T13:03:00Z">
                  <w:rPr>
                    <w:noProof/>
                    <w:webHidden/>
                  </w:rPr>
                </w:rPrChange>
              </w:rPr>
              <w:fldChar w:fldCharType="begin"/>
            </w:r>
            <w:r w:rsidR="00D66920" w:rsidRPr="00780602" w:rsidDel="00D26D7B">
              <w:rPr>
                <w:rFonts w:cstheme="minorHAnsi"/>
                <w:noProof/>
                <w:webHidden/>
                <w:sz w:val="28"/>
                <w:szCs w:val="28"/>
                <w:rPrChange w:id="99" w:author="Sekar Subramanian" w:date="2021-07-16T13:03:00Z">
                  <w:rPr>
                    <w:noProof/>
                    <w:webHidden/>
                  </w:rPr>
                </w:rPrChange>
              </w:rPr>
              <w:delInstrText xml:space="preserve"> PAGEREF _Toc77059466 \h </w:delInstrText>
            </w:r>
            <w:r w:rsidR="00D66920" w:rsidRPr="00780602" w:rsidDel="00D26D7B">
              <w:rPr>
                <w:rFonts w:cstheme="minorHAnsi"/>
                <w:noProof/>
                <w:webHidden/>
                <w:sz w:val="28"/>
                <w:szCs w:val="28"/>
                <w:rPrChange w:id="100"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01" w:author="Sekar Subramanian" w:date="2021-07-16T13:03:00Z">
                  <w:rPr>
                    <w:noProof/>
                    <w:webHidden/>
                  </w:rPr>
                </w:rPrChange>
              </w:rPr>
              <w:fldChar w:fldCharType="separate"/>
            </w:r>
            <w:r w:rsidR="00D26D7B" w:rsidRPr="00780602" w:rsidDel="00D26D7B">
              <w:rPr>
                <w:rFonts w:cstheme="minorHAnsi"/>
                <w:noProof/>
                <w:webHidden/>
                <w:sz w:val="28"/>
                <w:szCs w:val="28"/>
                <w:rPrChange w:id="102" w:author="Sekar Subramanian" w:date="2021-07-16T13:03:00Z">
                  <w:rPr>
                    <w:noProof/>
                    <w:webHidden/>
                  </w:rPr>
                </w:rPrChange>
              </w:rPr>
              <w:delText>2</w:delText>
            </w:r>
            <w:r w:rsidR="00D66920" w:rsidRPr="00780602" w:rsidDel="00D26D7B">
              <w:rPr>
                <w:rFonts w:cstheme="minorHAnsi"/>
                <w:noProof/>
                <w:webHidden/>
                <w:sz w:val="28"/>
                <w:szCs w:val="28"/>
                <w:rPrChange w:id="103" w:author="Sekar Subramanian" w:date="2021-07-16T13:03:00Z">
                  <w:rPr>
                    <w:noProof/>
                    <w:webHidden/>
                  </w:rPr>
                </w:rPrChange>
              </w:rPr>
              <w:fldChar w:fldCharType="end"/>
            </w:r>
            <w:r w:rsidRPr="00780602" w:rsidDel="00D26D7B">
              <w:rPr>
                <w:rFonts w:cstheme="minorHAnsi"/>
                <w:noProof/>
                <w:sz w:val="28"/>
                <w:szCs w:val="28"/>
                <w:rPrChange w:id="104" w:author="Sekar Subramanian" w:date="2021-07-16T13:03:00Z">
                  <w:rPr>
                    <w:noProof/>
                  </w:rPr>
                </w:rPrChange>
              </w:rPr>
              <w:fldChar w:fldCharType="end"/>
            </w:r>
          </w:del>
        </w:p>
        <w:p w14:paraId="55547EB8" w14:textId="52E7EE43" w:rsidR="00D66920" w:rsidRPr="00780602" w:rsidDel="00D26D7B" w:rsidRDefault="00616A18">
          <w:pPr>
            <w:pStyle w:val="TOC3"/>
            <w:tabs>
              <w:tab w:val="right" w:leader="dot" w:pos="10043"/>
            </w:tabs>
            <w:spacing w:before="120" w:after="120" w:line="240" w:lineRule="auto"/>
            <w:rPr>
              <w:del w:id="105" w:author="Sekar Subramanian" w:date="2021-07-16T12:10:00Z"/>
              <w:rFonts w:cstheme="minorHAnsi"/>
              <w:noProof/>
              <w:sz w:val="28"/>
              <w:szCs w:val="28"/>
              <w:rPrChange w:id="106" w:author="Sekar Subramanian" w:date="2021-07-16T13:03:00Z">
                <w:rPr>
                  <w:del w:id="107" w:author="Sekar Subramanian" w:date="2021-07-16T12:10:00Z"/>
                  <w:noProof/>
                </w:rPr>
              </w:rPrChange>
            </w:rPr>
            <w:pPrChange w:id="108" w:author="Sekar Subramanian" w:date="2021-07-16T12:36:00Z">
              <w:pPr>
                <w:pStyle w:val="TOC3"/>
                <w:tabs>
                  <w:tab w:val="right" w:leader="dot" w:pos="10043"/>
                </w:tabs>
              </w:pPr>
            </w:pPrChange>
          </w:pPr>
          <w:del w:id="109" w:author="Sekar Subramanian" w:date="2021-07-16T12:10:00Z">
            <w:r w:rsidRPr="00780602" w:rsidDel="00D26D7B">
              <w:rPr>
                <w:rFonts w:cstheme="minorHAnsi"/>
                <w:noProof/>
                <w:sz w:val="28"/>
                <w:szCs w:val="28"/>
                <w:rPrChange w:id="110" w:author="Sekar Subramanian" w:date="2021-07-16T13:03:00Z">
                  <w:rPr>
                    <w:noProof/>
                  </w:rPr>
                </w:rPrChange>
              </w:rPr>
              <w:fldChar w:fldCharType="begin"/>
            </w:r>
            <w:r w:rsidRPr="00780602" w:rsidDel="00D26D7B">
              <w:rPr>
                <w:rFonts w:cstheme="minorHAnsi"/>
                <w:noProof/>
                <w:sz w:val="28"/>
                <w:szCs w:val="28"/>
                <w:rPrChange w:id="111" w:author="Sekar Subramanian" w:date="2021-07-16T13:03:00Z">
                  <w:rPr>
                    <w:noProof/>
                  </w:rPr>
                </w:rPrChange>
              </w:rPr>
              <w:delInstrText xml:space="preserve"> HYPERLINK \l "_Toc77059467" </w:delInstrText>
            </w:r>
            <w:r w:rsidRPr="00780602" w:rsidDel="00D26D7B">
              <w:rPr>
                <w:rFonts w:cstheme="minorHAnsi"/>
                <w:noProof/>
                <w:sz w:val="28"/>
                <w:szCs w:val="28"/>
                <w:rPrChange w:id="112" w:author="Sekar Subramanian" w:date="2021-07-16T13:03:00Z">
                  <w:rPr>
                    <w:noProof/>
                  </w:rPr>
                </w:rPrChange>
              </w:rPr>
              <w:fldChar w:fldCharType="separate"/>
            </w:r>
            <w:r w:rsidR="00D66920" w:rsidRPr="00780602" w:rsidDel="00D26D7B">
              <w:rPr>
                <w:rStyle w:val="Hyperlink"/>
                <w:rFonts w:cstheme="minorHAnsi"/>
                <w:noProof/>
                <w:sz w:val="28"/>
                <w:szCs w:val="28"/>
                <w:rPrChange w:id="113" w:author="Sekar Subramanian" w:date="2021-07-16T13:03:00Z">
                  <w:rPr>
                    <w:rStyle w:val="Hyperlink"/>
                    <w:rFonts w:ascii="Cambria Math" w:cstheme="minorHAnsi"/>
                    <w:noProof/>
                  </w:rPr>
                </w:rPrChange>
              </w:rPr>
              <w:delText>Volume=Intercept+</w:delText>
            </w:r>
            <w:r w:rsidR="00D66920" w:rsidRPr="00780602" w:rsidDel="00D26D7B">
              <w:rPr>
                <w:rStyle w:val="Hyperlink"/>
                <w:rFonts w:cstheme="minorHAnsi"/>
                <w:noProof/>
                <w:sz w:val="28"/>
                <w:szCs w:val="28"/>
                <w:rPrChange w:id="114"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15" w:author="Sekar Subramanian" w:date="2021-07-16T13:03:00Z">
                  <w:rPr>
                    <w:rStyle w:val="Hyperlink"/>
                    <w:rFonts w:ascii="Cambria Math" w:cstheme="minorHAnsi"/>
                    <w:noProof/>
                  </w:rPr>
                </w:rPrChange>
              </w:rPr>
              <w:delText>1* Precipitation+</w:delText>
            </w:r>
            <w:r w:rsidR="00D66920" w:rsidRPr="00780602" w:rsidDel="00D26D7B">
              <w:rPr>
                <w:rStyle w:val="Hyperlink"/>
                <w:rFonts w:cstheme="minorHAnsi"/>
                <w:noProof/>
                <w:sz w:val="28"/>
                <w:szCs w:val="28"/>
                <w:rPrChange w:id="116"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17" w:author="Sekar Subramanian" w:date="2021-07-16T13:03:00Z">
                  <w:rPr>
                    <w:rStyle w:val="Hyperlink"/>
                    <w:rFonts w:ascii="Cambria Math" w:cstheme="minorHAnsi"/>
                    <w:noProof/>
                  </w:rPr>
                </w:rPrChange>
              </w:rPr>
              <w:delText>2* Media+</w:delText>
            </w:r>
            <w:r w:rsidR="00D66920" w:rsidRPr="00780602" w:rsidDel="00D26D7B">
              <w:rPr>
                <w:rStyle w:val="Hyperlink"/>
                <w:rFonts w:cstheme="minorHAnsi"/>
                <w:noProof/>
                <w:sz w:val="28"/>
                <w:szCs w:val="28"/>
                <w:rPrChange w:id="118"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19" w:author="Sekar Subramanian" w:date="2021-07-16T13:03:00Z">
                  <w:rPr>
                    <w:rStyle w:val="Hyperlink"/>
                    <w:rFonts w:ascii="Cambria Math" w:cstheme="minorHAnsi"/>
                    <w:noProof/>
                  </w:rPr>
                </w:rPrChange>
              </w:rPr>
              <w:delText>3* Promo+....</w:delText>
            </w:r>
            <w:r w:rsidR="00D66920" w:rsidRPr="00780602" w:rsidDel="00D26D7B">
              <w:rPr>
                <w:rFonts w:cstheme="minorHAnsi"/>
                <w:noProof/>
                <w:webHidden/>
                <w:sz w:val="28"/>
                <w:szCs w:val="28"/>
                <w:rPrChange w:id="120" w:author="Sekar Subramanian" w:date="2021-07-16T13:03:00Z">
                  <w:rPr>
                    <w:noProof/>
                    <w:webHidden/>
                  </w:rPr>
                </w:rPrChange>
              </w:rPr>
              <w:tab/>
            </w:r>
            <w:r w:rsidR="00D66920" w:rsidRPr="00780602" w:rsidDel="00D26D7B">
              <w:rPr>
                <w:rFonts w:cstheme="minorHAnsi"/>
                <w:noProof/>
                <w:webHidden/>
                <w:sz w:val="28"/>
                <w:szCs w:val="28"/>
                <w:rPrChange w:id="121" w:author="Sekar Subramanian" w:date="2021-07-16T13:03:00Z">
                  <w:rPr>
                    <w:noProof/>
                    <w:webHidden/>
                  </w:rPr>
                </w:rPrChange>
              </w:rPr>
              <w:fldChar w:fldCharType="begin"/>
            </w:r>
            <w:r w:rsidR="00D66920" w:rsidRPr="00780602" w:rsidDel="00D26D7B">
              <w:rPr>
                <w:rFonts w:cstheme="minorHAnsi"/>
                <w:noProof/>
                <w:webHidden/>
                <w:sz w:val="28"/>
                <w:szCs w:val="28"/>
                <w:rPrChange w:id="122" w:author="Sekar Subramanian" w:date="2021-07-16T13:03:00Z">
                  <w:rPr>
                    <w:noProof/>
                    <w:webHidden/>
                  </w:rPr>
                </w:rPrChange>
              </w:rPr>
              <w:delInstrText xml:space="preserve"> PAGEREF _Toc77059467 \h </w:delInstrText>
            </w:r>
            <w:r w:rsidR="00D66920" w:rsidRPr="00780602" w:rsidDel="00D26D7B">
              <w:rPr>
                <w:rFonts w:cstheme="minorHAnsi"/>
                <w:noProof/>
                <w:webHidden/>
                <w:sz w:val="28"/>
                <w:szCs w:val="28"/>
                <w:rPrChange w:id="12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24" w:author="Sekar Subramanian" w:date="2021-07-16T13:03:00Z">
                  <w:rPr>
                    <w:noProof/>
                    <w:webHidden/>
                  </w:rPr>
                </w:rPrChange>
              </w:rPr>
              <w:fldChar w:fldCharType="separate"/>
            </w:r>
            <w:r w:rsidR="00D26D7B" w:rsidRPr="00780602" w:rsidDel="00D26D7B">
              <w:rPr>
                <w:rFonts w:cstheme="minorHAnsi"/>
                <w:noProof/>
                <w:webHidden/>
                <w:sz w:val="28"/>
                <w:szCs w:val="28"/>
                <w:rPrChange w:id="125" w:author="Sekar Subramanian" w:date="2021-07-16T13:03:00Z">
                  <w:rPr>
                    <w:noProof/>
                    <w:webHidden/>
                  </w:rPr>
                </w:rPrChange>
              </w:rPr>
              <w:delText>2</w:delText>
            </w:r>
            <w:r w:rsidR="00D66920" w:rsidRPr="00780602" w:rsidDel="00D26D7B">
              <w:rPr>
                <w:rFonts w:cstheme="minorHAnsi"/>
                <w:noProof/>
                <w:webHidden/>
                <w:sz w:val="28"/>
                <w:szCs w:val="28"/>
                <w:rPrChange w:id="126" w:author="Sekar Subramanian" w:date="2021-07-16T13:03:00Z">
                  <w:rPr>
                    <w:noProof/>
                    <w:webHidden/>
                  </w:rPr>
                </w:rPrChange>
              </w:rPr>
              <w:fldChar w:fldCharType="end"/>
            </w:r>
            <w:r w:rsidRPr="00780602" w:rsidDel="00D26D7B">
              <w:rPr>
                <w:rFonts w:cstheme="minorHAnsi"/>
                <w:noProof/>
                <w:sz w:val="28"/>
                <w:szCs w:val="28"/>
                <w:rPrChange w:id="127" w:author="Sekar Subramanian" w:date="2021-07-16T13:03:00Z">
                  <w:rPr>
                    <w:noProof/>
                  </w:rPr>
                </w:rPrChange>
              </w:rPr>
              <w:fldChar w:fldCharType="end"/>
            </w:r>
          </w:del>
        </w:p>
        <w:p w14:paraId="258E3E73" w14:textId="26AC6E69" w:rsidR="00D66920" w:rsidRPr="00780602" w:rsidDel="00D26D7B" w:rsidRDefault="00616A18">
          <w:pPr>
            <w:pStyle w:val="TOC3"/>
            <w:tabs>
              <w:tab w:val="left" w:pos="1320"/>
              <w:tab w:val="right" w:leader="dot" w:pos="10043"/>
            </w:tabs>
            <w:spacing w:before="120" w:after="120" w:line="240" w:lineRule="auto"/>
            <w:rPr>
              <w:del w:id="128" w:author="Sekar Subramanian" w:date="2021-07-16T12:10:00Z"/>
              <w:rFonts w:cstheme="minorHAnsi"/>
              <w:noProof/>
              <w:sz w:val="28"/>
              <w:szCs w:val="28"/>
              <w:rPrChange w:id="129" w:author="Sekar Subramanian" w:date="2021-07-16T13:03:00Z">
                <w:rPr>
                  <w:del w:id="130" w:author="Sekar Subramanian" w:date="2021-07-16T12:10:00Z"/>
                  <w:noProof/>
                </w:rPr>
              </w:rPrChange>
            </w:rPr>
            <w:pPrChange w:id="131" w:author="Sekar Subramanian" w:date="2021-07-16T12:36:00Z">
              <w:pPr>
                <w:pStyle w:val="TOC3"/>
                <w:tabs>
                  <w:tab w:val="left" w:pos="1320"/>
                  <w:tab w:val="right" w:leader="dot" w:pos="10043"/>
                </w:tabs>
              </w:pPr>
            </w:pPrChange>
          </w:pPr>
          <w:del w:id="132" w:author="Sekar Subramanian" w:date="2021-07-16T12:10:00Z">
            <w:r w:rsidRPr="00780602" w:rsidDel="00D26D7B">
              <w:rPr>
                <w:rFonts w:cstheme="minorHAnsi"/>
                <w:noProof/>
                <w:sz w:val="28"/>
                <w:szCs w:val="28"/>
                <w:rPrChange w:id="133" w:author="Sekar Subramanian" w:date="2021-07-16T13:03:00Z">
                  <w:rPr>
                    <w:noProof/>
                  </w:rPr>
                </w:rPrChange>
              </w:rPr>
              <w:fldChar w:fldCharType="begin"/>
            </w:r>
            <w:r w:rsidRPr="00780602" w:rsidDel="00D26D7B">
              <w:rPr>
                <w:rFonts w:cstheme="minorHAnsi"/>
                <w:noProof/>
                <w:sz w:val="28"/>
                <w:szCs w:val="28"/>
                <w:rPrChange w:id="134" w:author="Sekar Subramanian" w:date="2021-07-16T13:03:00Z">
                  <w:rPr>
                    <w:noProof/>
                  </w:rPr>
                </w:rPrChange>
              </w:rPr>
              <w:delInstrText xml:space="preserve"> HYPERLINK \l "_Toc77059468" </w:delInstrText>
            </w:r>
            <w:r w:rsidRPr="00780602" w:rsidDel="00D26D7B">
              <w:rPr>
                <w:rFonts w:cstheme="minorHAnsi"/>
                <w:noProof/>
                <w:sz w:val="28"/>
                <w:szCs w:val="28"/>
                <w:rPrChange w:id="135" w:author="Sekar Subramanian" w:date="2021-07-16T13:03:00Z">
                  <w:rPr>
                    <w:noProof/>
                  </w:rPr>
                </w:rPrChange>
              </w:rPr>
              <w:fldChar w:fldCharType="separate"/>
            </w:r>
            <w:r w:rsidR="00D66920" w:rsidRPr="00780602" w:rsidDel="00D26D7B">
              <w:rPr>
                <w:rStyle w:val="Hyperlink"/>
                <w:rFonts w:cstheme="minorHAnsi"/>
                <w:b/>
                <w:noProof/>
                <w:sz w:val="28"/>
                <w:szCs w:val="28"/>
                <w:rPrChange w:id="136" w:author="Sekar Subramanian" w:date="2021-07-16T13:03:00Z">
                  <w:rPr>
                    <w:rStyle w:val="Hyperlink"/>
                    <w:rFonts w:cstheme="minorHAnsi"/>
                    <w:b/>
                    <w:noProof/>
                  </w:rPr>
                </w:rPrChange>
              </w:rPr>
              <w:delText>2.1.1.1</w:delText>
            </w:r>
            <w:r w:rsidR="00D66920" w:rsidRPr="00780602" w:rsidDel="00D26D7B">
              <w:rPr>
                <w:rFonts w:cstheme="minorHAnsi"/>
                <w:noProof/>
                <w:sz w:val="28"/>
                <w:szCs w:val="28"/>
                <w:rPrChange w:id="137" w:author="Sekar Subramanian" w:date="2021-07-16T13:03:00Z">
                  <w:rPr>
                    <w:noProof/>
                  </w:rPr>
                </w:rPrChange>
              </w:rPr>
              <w:tab/>
            </w:r>
            <w:r w:rsidR="00D66920" w:rsidRPr="00780602" w:rsidDel="00D26D7B">
              <w:rPr>
                <w:rStyle w:val="Hyperlink"/>
                <w:rFonts w:cstheme="minorHAnsi"/>
                <w:b/>
                <w:noProof/>
                <w:sz w:val="28"/>
                <w:szCs w:val="28"/>
                <w:rPrChange w:id="138" w:author="Sekar Subramanian" w:date="2021-07-16T13:03:00Z">
                  <w:rPr>
                    <w:rStyle w:val="Hyperlink"/>
                    <w:rFonts w:cstheme="minorHAnsi"/>
                    <w:b/>
                    <w:noProof/>
                  </w:rPr>
                </w:rPrChange>
              </w:rPr>
              <w:delText>Multiplicative:</w:delText>
            </w:r>
            <w:r w:rsidR="00D66920" w:rsidRPr="00780602" w:rsidDel="00D26D7B">
              <w:rPr>
                <w:rFonts w:cstheme="minorHAnsi"/>
                <w:noProof/>
                <w:webHidden/>
                <w:sz w:val="28"/>
                <w:szCs w:val="28"/>
                <w:rPrChange w:id="139" w:author="Sekar Subramanian" w:date="2021-07-16T13:03:00Z">
                  <w:rPr>
                    <w:noProof/>
                    <w:webHidden/>
                  </w:rPr>
                </w:rPrChange>
              </w:rPr>
              <w:tab/>
            </w:r>
            <w:r w:rsidR="00D66920" w:rsidRPr="00780602" w:rsidDel="00D26D7B">
              <w:rPr>
                <w:rFonts w:cstheme="minorHAnsi"/>
                <w:noProof/>
                <w:webHidden/>
                <w:sz w:val="28"/>
                <w:szCs w:val="28"/>
                <w:rPrChange w:id="140" w:author="Sekar Subramanian" w:date="2021-07-16T13:03:00Z">
                  <w:rPr>
                    <w:noProof/>
                    <w:webHidden/>
                  </w:rPr>
                </w:rPrChange>
              </w:rPr>
              <w:fldChar w:fldCharType="begin"/>
            </w:r>
            <w:r w:rsidR="00D66920" w:rsidRPr="00780602" w:rsidDel="00D26D7B">
              <w:rPr>
                <w:rFonts w:cstheme="minorHAnsi"/>
                <w:noProof/>
                <w:webHidden/>
                <w:sz w:val="28"/>
                <w:szCs w:val="28"/>
                <w:rPrChange w:id="141" w:author="Sekar Subramanian" w:date="2021-07-16T13:03:00Z">
                  <w:rPr>
                    <w:noProof/>
                    <w:webHidden/>
                  </w:rPr>
                </w:rPrChange>
              </w:rPr>
              <w:delInstrText xml:space="preserve"> PAGEREF _Toc77059468 \h </w:delInstrText>
            </w:r>
            <w:r w:rsidR="00D66920" w:rsidRPr="00780602" w:rsidDel="00D26D7B">
              <w:rPr>
                <w:rFonts w:cstheme="minorHAnsi"/>
                <w:noProof/>
                <w:webHidden/>
                <w:sz w:val="28"/>
                <w:szCs w:val="28"/>
                <w:rPrChange w:id="142"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43" w:author="Sekar Subramanian" w:date="2021-07-16T13:03:00Z">
                  <w:rPr>
                    <w:noProof/>
                    <w:webHidden/>
                  </w:rPr>
                </w:rPrChange>
              </w:rPr>
              <w:fldChar w:fldCharType="separate"/>
            </w:r>
            <w:r w:rsidR="00285094" w:rsidRPr="00780602" w:rsidDel="00D26D7B">
              <w:rPr>
                <w:rFonts w:cstheme="minorHAnsi"/>
                <w:noProof/>
                <w:webHidden/>
                <w:sz w:val="28"/>
                <w:szCs w:val="28"/>
                <w:rPrChange w:id="144" w:author="Sekar Subramanian" w:date="2021-07-16T13:03:00Z">
                  <w:rPr>
                    <w:noProof/>
                    <w:webHidden/>
                  </w:rPr>
                </w:rPrChange>
              </w:rPr>
              <w:delText>3</w:delText>
            </w:r>
            <w:r w:rsidR="00D66920" w:rsidRPr="00780602" w:rsidDel="00D26D7B">
              <w:rPr>
                <w:rFonts w:cstheme="minorHAnsi"/>
                <w:noProof/>
                <w:webHidden/>
                <w:sz w:val="28"/>
                <w:szCs w:val="28"/>
                <w:rPrChange w:id="145" w:author="Sekar Subramanian" w:date="2021-07-16T13:03:00Z">
                  <w:rPr>
                    <w:noProof/>
                    <w:webHidden/>
                  </w:rPr>
                </w:rPrChange>
              </w:rPr>
              <w:fldChar w:fldCharType="end"/>
            </w:r>
            <w:r w:rsidRPr="00780602" w:rsidDel="00D26D7B">
              <w:rPr>
                <w:rFonts w:cstheme="minorHAnsi"/>
                <w:noProof/>
                <w:sz w:val="28"/>
                <w:szCs w:val="28"/>
                <w:rPrChange w:id="146" w:author="Sekar Subramanian" w:date="2021-07-16T13:03:00Z">
                  <w:rPr>
                    <w:noProof/>
                  </w:rPr>
                </w:rPrChange>
              </w:rPr>
              <w:fldChar w:fldCharType="end"/>
            </w:r>
          </w:del>
        </w:p>
        <w:p w14:paraId="5CFE80F1" w14:textId="40148577" w:rsidR="00D66920" w:rsidRPr="00780602" w:rsidDel="00D26D7B" w:rsidRDefault="00616A18">
          <w:pPr>
            <w:pStyle w:val="TOC3"/>
            <w:tabs>
              <w:tab w:val="right" w:leader="dot" w:pos="10043"/>
            </w:tabs>
            <w:spacing w:before="120" w:after="120" w:line="240" w:lineRule="auto"/>
            <w:rPr>
              <w:del w:id="147" w:author="Sekar Subramanian" w:date="2021-07-16T12:10:00Z"/>
              <w:rFonts w:cstheme="minorHAnsi"/>
              <w:noProof/>
              <w:sz w:val="28"/>
              <w:szCs w:val="28"/>
              <w:rPrChange w:id="148" w:author="Sekar Subramanian" w:date="2021-07-16T13:03:00Z">
                <w:rPr>
                  <w:del w:id="149" w:author="Sekar Subramanian" w:date="2021-07-16T12:10:00Z"/>
                  <w:noProof/>
                </w:rPr>
              </w:rPrChange>
            </w:rPr>
            <w:pPrChange w:id="150" w:author="Sekar Subramanian" w:date="2021-07-16T12:36:00Z">
              <w:pPr>
                <w:pStyle w:val="TOC3"/>
                <w:tabs>
                  <w:tab w:val="right" w:leader="dot" w:pos="10043"/>
                </w:tabs>
              </w:pPr>
            </w:pPrChange>
          </w:pPr>
          <w:del w:id="151" w:author="Sekar Subramanian" w:date="2021-07-16T12:10:00Z">
            <w:r w:rsidRPr="00780602" w:rsidDel="00D26D7B">
              <w:rPr>
                <w:rFonts w:cstheme="minorHAnsi"/>
                <w:noProof/>
                <w:sz w:val="28"/>
                <w:szCs w:val="28"/>
                <w:rPrChange w:id="152" w:author="Sekar Subramanian" w:date="2021-07-16T13:03:00Z">
                  <w:rPr>
                    <w:noProof/>
                  </w:rPr>
                </w:rPrChange>
              </w:rPr>
              <w:fldChar w:fldCharType="begin"/>
            </w:r>
            <w:r w:rsidRPr="00780602" w:rsidDel="00D26D7B">
              <w:rPr>
                <w:rFonts w:cstheme="minorHAnsi"/>
                <w:noProof/>
                <w:sz w:val="28"/>
                <w:szCs w:val="28"/>
                <w:rPrChange w:id="153" w:author="Sekar Subramanian" w:date="2021-07-16T13:03:00Z">
                  <w:rPr>
                    <w:noProof/>
                  </w:rPr>
                </w:rPrChange>
              </w:rPr>
              <w:delInstrText xml:space="preserve"> HYPERLINK \l "_Toc77059469" </w:delInstrText>
            </w:r>
            <w:r w:rsidRPr="00780602" w:rsidDel="00D26D7B">
              <w:rPr>
                <w:rFonts w:cstheme="minorHAnsi"/>
                <w:noProof/>
                <w:sz w:val="28"/>
                <w:szCs w:val="28"/>
                <w:rPrChange w:id="154" w:author="Sekar Subramanian" w:date="2021-07-16T13:03:00Z">
                  <w:rPr>
                    <w:noProof/>
                  </w:rPr>
                </w:rPrChange>
              </w:rPr>
              <w:fldChar w:fldCharType="separate"/>
            </w:r>
            <w:r w:rsidR="00D66920" w:rsidRPr="00780602" w:rsidDel="00D26D7B">
              <w:rPr>
                <w:rStyle w:val="Hyperlink"/>
                <w:rFonts w:cstheme="minorHAnsi"/>
                <w:noProof/>
                <w:sz w:val="28"/>
                <w:szCs w:val="28"/>
                <w:rPrChange w:id="155" w:author="Sekar Subramanian" w:date="2021-07-16T13:03:00Z">
                  <w:rPr>
                    <w:rStyle w:val="Hyperlink"/>
                    <w:rFonts w:ascii="Cambria Math" w:cstheme="minorHAnsi"/>
                    <w:noProof/>
                  </w:rPr>
                </w:rPrChange>
              </w:rPr>
              <w:delText>Volume=Intercept</w:delText>
            </w:r>
            <w:r w:rsidR="00D66920" w:rsidRPr="00780602" w:rsidDel="00D26D7B">
              <w:rPr>
                <w:rStyle w:val="Hyperlink"/>
                <w:rFonts w:ascii="Cambria Math" w:hAnsi="Cambria Math" w:cs="Cambria Math"/>
                <w:noProof/>
                <w:sz w:val="28"/>
                <w:szCs w:val="28"/>
                <w:rPrChange w:id="156"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57" w:author="Sekar Subramanian" w:date="2021-07-16T13:03:00Z">
                  <w:rPr>
                    <w:rStyle w:val="Hyperlink"/>
                    <w:rFonts w:ascii="Cambria Math" w:cstheme="minorHAnsi"/>
                    <w:noProof/>
                  </w:rPr>
                </w:rPrChange>
              </w:rPr>
              <w:delText xml:space="preserve"> e^(</w:delText>
            </w:r>
            <w:r w:rsidR="00D66920" w:rsidRPr="00780602" w:rsidDel="00D26D7B">
              <w:rPr>
                <w:rStyle w:val="Hyperlink"/>
                <w:rFonts w:cstheme="minorHAnsi"/>
                <w:noProof/>
                <w:sz w:val="28"/>
                <w:szCs w:val="28"/>
                <w:rPrChange w:id="158"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59" w:author="Sekar Subramanian" w:date="2021-07-16T13:03:00Z">
                  <w:rPr>
                    <w:rStyle w:val="Hyperlink"/>
                    <w:rFonts w:ascii="Cambria Math" w:cstheme="minorHAnsi"/>
                    <w:noProof/>
                  </w:rPr>
                </w:rPrChange>
              </w:rPr>
              <w:delText>1* Precipitation )</w:delText>
            </w:r>
            <w:r w:rsidR="00D66920" w:rsidRPr="00780602" w:rsidDel="00D26D7B">
              <w:rPr>
                <w:rStyle w:val="Hyperlink"/>
                <w:rFonts w:ascii="Cambria Math" w:hAnsi="Cambria Math" w:cs="Cambria Math"/>
                <w:noProof/>
                <w:sz w:val="28"/>
                <w:szCs w:val="28"/>
                <w:rPrChange w:id="160"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61" w:author="Sekar Subramanian" w:date="2021-07-16T13:03:00Z">
                  <w:rPr>
                    <w:rStyle w:val="Hyperlink"/>
                    <w:rFonts w:ascii="Cambria Math" w:cstheme="minorHAnsi"/>
                    <w:noProof/>
                  </w:rPr>
                </w:rPrChange>
              </w:rPr>
              <w:delText>e^(</w:delText>
            </w:r>
            <w:r w:rsidR="00D66920" w:rsidRPr="00780602" w:rsidDel="00D26D7B">
              <w:rPr>
                <w:rStyle w:val="Hyperlink"/>
                <w:rFonts w:cstheme="minorHAnsi"/>
                <w:noProof/>
                <w:sz w:val="28"/>
                <w:szCs w:val="28"/>
                <w:rPrChange w:id="162"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63" w:author="Sekar Subramanian" w:date="2021-07-16T13:03:00Z">
                  <w:rPr>
                    <w:rStyle w:val="Hyperlink"/>
                    <w:rFonts w:ascii="Cambria Math" w:cstheme="minorHAnsi"/>
                    <w:noProof/>
                  </w:rPr>
                </w:rPrChange>
              </w:rPr>
              <w:delText>2* Media )</w:delText>
            </w:r>
            <w:r w:rsidR="00D66920" w:rsidRPr="00780602" w:rsidDel="00D26D7B">
              <w:rPr>
                <w:rStyle w:val="Hyperlink"/>
                <w:rFonts w:ascii="Cambria Math" w:hAnsi="Cambria Math" w:cs="Cambria Math"/>
                <w:noProof/>
                <w:sz w:val="28"/>
                <w:szCs w:val="28"/>
                <w:rPrChange w:id="164"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65" w:author="Sekar Subramanian" w:date="2021-07-16T13:03:00Z">
                  <w:rPr>
                    <w:rStyle w:val="Hyperlink"/>
                    <w:rFonts w:ascii="Cambria Math" w:cstheme="minorHAnsi"/>
                    <w:noProof/>
                  </w:rPr>
                </w:rPrChange>
              </w:rPr>
              <w:delText>e^(</w:delText>
            </w:r>
            <w:r w:rsidR="00D66920" w:rsidRPr="00780602" w:rsidDel="00D26D7B">
              <w:rPr>
                <w:rStyle w:val="Hyperlink"/>
                <w:rFonts w:cstheme="minorHAnsi"/>
                <w:noProof/>
                <w:sz w:val="28"/>
                <w:szCs w:val="28"/>
                <w:rPrChange w:id="166"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67" w:author="Sekar Subramanian" w:date="2021-07-16T13:03:00Z">
                  <w:rPr>
                    <w:rStyle w:val="Hyperlink"/>
                    <w:rFonts w:ascii="Cambria Math" w:cstheme="minorHAnsi"/>
                    <w:noProof/>
                  </w:rPr>
                </w:rPrChange>
              </w:rPr>
              <w:delText>3* Promo)</w:delText>
            </w:r>
            <w:r w:rsidR="00D66920" w:rsidRPr="00780602" w:rsidDel="00D26D7B">
              <w:rPr>
                <w:rStyle w:val="Hyperlink"/>
                <w:rFonts w:ascii="Cambria Math" w:hAnsi="Cambria Math" w:cs="Cambria Math"/>
                <w:noProof/>
                <w:sz w:val="28"/>
                <w:szCs w:val="28"/>
                <w:rPrChange w:id="168"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69" w:author="Sekar Subramanian" w:date="2021-07-16T13:03:00Z">
                  <w:rPr>
                    <w:rStyle w:val="Hyperlink"/>
                    <w:rFonts w:ascii="Cambria Math" w:cstheme="minorHAnsi"/>
                    <w:noProof/>
                  </w:rPr>
                </w:rPrChange>
              </w:rPr>
              <w:delText>...</w:delText>
            </w:r>
            <w:r w:rsidR="00D66920" w:rsidRPr="00780602" w:rsidDel="00D26D7B">
              <w:rPr>
                <w:rFonts w:cstheme="minorHAnsi"/>
                <w:noProof/>
                <w:webHidden/>
                <w:sz w:val="28"/>
                <w:szCs w:val="28"/>
                <w:rPrChange w:id="170" w:author="Sekar Subramanian" w:date="2021-07-16T13:03:00Z">
                  <w:rPr>
                    <w:noProof/>
                    <w:webHidden/>
                  </w:rPr>
                </w:rPrChange>
              </w:rPr>
              <w:tab/>
            </w:r>
            <w:r w:rsidR="00D66920" w:rsidRPr="00780602" w:rsidDel="00D26D7B">
              <w:rPr>
                <w:rFonts w:cstheme="minorHAnsi"/>
                <w:noProof/>
                <w:webHidden/>
                <w:sz w:val="28"/>
                <w:szCs w:val="28"/>
                <w:rPrChange w:id="171" w:author="Sekar Subramanian" w:date="2021-07-16T13:03:00Z">
                  <w:rPr>
                    <w:noProof/>
                    <w:webHidden/>
                  </w:rPr>
                </w:rPrChange>
              </w:rPr>
              <w:fldChar w:fldCharType="begin"/>
            </w:r>
            <w:r w:rsidR="00D66920" w:rsidRPr="00780602" w:rsidDel="00D26D7B">
              <w:rPr>
                <w:rFonts w:cstheme="minorHAnsi"/>
                <w:noProof/>
                <w:webHidden/>
                <w:sz w:val="28"/>
                <w:szCs w:val="28"/>
                <w:rPrChange w:id="172" w:author="Sekar Subramanian" w:date="2021-07-16T13:03:00Z">
                  <w:rPr>
                    <w:noProof/>
                    <w:webHidden/>
                  </w:rPr>
                </w:rPrChange>
              </w:rPr>
              <w:delInstrText xml:space="preserve"> PAGEREF _Toc77059469 \h </w:delInstrText>
            </w:r>
            <w:r w:rsidR="00D66920" w:rsidRPr="00780602" w:rsidDel="00D26D7B">
              <w:rPr>
                <w:rFonts w:cstheme="minorHAnsi"/>
                <w:noProof/>
                <w:webHidden/>
                <w:sz w:val="28"/>
                <w:szCs w:val="28"/>
                <w:rPrChange w:id="17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74" w:author="Sekar Subramanian" w:date="2021-07-16T13:03:00Z">
                  <w:rPr>
                    <w:noProof/>
                    <w:webHidden/>
                  </w:rPr>
                </w:rPrChange>
              </w:rPr>
              <w:fldChar w:fldCharType="separate"/>
            </w:r>
            <w:r w:rsidR="00285094" w:rsidRPr="00780602" w:rsidDel="00D26D7B">
              <w:rPr>
                <w:rFonts w:cstheme="minorHAnsi"/>
                <w:noProof/>
                <w:webHidden/>
                <w:sz w:val="28"/>
                <w:szCs w:val="28"/>
                <w:rPrChange w:id="175" w:author="Sekar Subramanian" w:date="2021-07-16T13:03:00Z">
                  <w:rPr>
                    <w:noProof/>
                    <w:webHidden/>
                  </w:rPr>
                </w:rPrChange>
              </w:rPr>
              <w:delText>3</w:delText>
            </w:r>
            <w:r w:rsidR="00D66920" w:rsidRPr="00780602" w:rsidDel="00D26D7B">
              <w:rPr>
                <w:rFonts w:cstheme="minorHAnsi"/>
                <w:noProof/>
                <w:webHidden/>
                <w:sz w:val="28"/>
                <w:szCs w:val="28"/>
                <w:rPrChange w:id="176" w:author="Sekar Subramanian" w:date="2021-07-16T13:03:00Z">
                  <w:rPr>
                    <w:noProof/>
                    <w:webHidden/>
                  </w:rPr>
                </w:rPrChange>
              </w:rPr>
              <w:fldChar w:fldCharType="end"/>
            </w:r>
            <w:r w:rsidRPr="00780602" w:rsidDel="00D26D7B">
              <w:rPr>
                <w:rFonts w:cstheme="minorHAnsi"/>
                <w:noProof/>
                <w:sz w:val="28"/>
                <w:szCs w:val="28"/>
                <w:rPrChange w:id="177" w:author="Sekar Subramanian" w:date="2021-07-16T13:03:00Z">
                  <w:rPr>
                    <w:noProof/>
                  </w:rPr>
                </w:rPrChange>
              </w:rPr>
              <w:fldChar w:fldCharType="end"/>
            </w:r>
          </w:del>
        </w:p>
        <w:p w14:paraId="2AA57C1D" w14:textId="6E50FF78" w:rsidR="00D66920" w:rsidRPr="00780602" w:rsidDel="00D26D7B" w:rsidRDefault="00616A18">
          <w:pPr>
            <w:pStyle w:val="TOC1"/>
            <w:tabs>
              <w:tab w:val="left" w:pos="440"/>
              <w:tab w:val="right" w:leader="dot" w:pos="10043"/>
            </w:tabs>
            <w:spacing w:before="120" w:after="120" w:line="240" w:lineRule="auto"/>
            <w:rPr>
              <w:del w:id="178" w:author="Sekar Subramanian" w:date="2021-07-16T12:10:00Z"/>
              <w:rFonts w:cstheme="minorHAnsi"/>
              <w:noProof/>
              <w:rPrChange w:id="179" w:author="Sekar Subramanian" w:date="2021-07-16T13:03:00Z">
                <w:rPr>
                  <w:del w:id="180" w:author="Sekar Subramanian" w:date="2021-07-16T12:10:00Z"/>
                  <w:noProof/>
                </w:rPr>
              </w:rPrChange>
            </w:rPr>
            <w:pPrChange w:id="181" w:author="Sekar Subramanian" w:date="2021-07-16T12:36:00Z">
              <w:pPr>
                <w:pStyle w:val="TOC1"/>
                <w:tabs>
                  <w:tab w:val="left" w:pos="440"/>
                  <w:tab w:val="right" w:leader="dot" w:pos="10043"/>
                </w:tabs>
              </w:pPr>
            </w:pPrChange>
          </w:pPr>
          <w:del w:id="182" w:author="Sekar Subramanian" w:date="2021-07-16T12:10:00Z">
            <w:r w:rsidRPr="00780602" w:rsidDel="00D26D7B">
              <w:rPr>
                <w:rFonts w:cstheme="minorHAnsi"/>
                <w:bCs w:val="0"/>
                <w:noProof/>
                <w:rPrChange w:id="183"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184" w:author="Sekar Subramanian" w:date="2021-07-16T13:03:00Z">
                  <w:rPr>
                    <w:rFonts w:eastAsiaTheme="majorEastAsia" w:cstheme="majorBidi"/>
                    <w:bCs/>
                    <w:noProof/>
                    <w:color w:val="000000" w:themeColor="text1"/>
                    <w:szCs w:val="28"/>
                  </w:rPr>
                </w:rPrChange>
              </w:rPr>
              <w:delInstrText xml:space="preserve"> HYPERLINK \l "_Toc77059470" </w:delInstrText>
            </w:r>
            <w:r w:rsidRPr="00780602" w:rsidDel="00D26D7B">
              <w:rPr>
                <w:rFonts w:cstheme="minorHAnsi"/>
                <w:bCs w:val="0"/>
                <w:noProof/>
                <w:rPrChange w:id="185"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3.</w:delText>
            </w:r>
            <w:r w:rsidR="00D66920" w:rsidRPr="00780602" w:rsidDel="00D26D7B">
              <w:rPr>
                <w:rFonts w:cstheme="minorHAnsi"/>
                <w:bCs w:val="0"/>
                <w:noProof/>
                <w:rPrChange w:id="186"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Model Specifications -</w:delText>
            </w:r>
            <w:r w:rsidR="00D66920" w:rsidRPr="00780602" w:rsidDel="00D26D7B">
              <w:rPr>
                <w:rFonts w:cstheme="minorHAnsi"/>
                <w:bCs w:val="0"/>
                <w:noProof/>
                <w:webHidden/>
                <w:rPrChange w:id="187"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188"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189" w:author="Sekar Subramanian" w:date="2021-07-16T13:03:00Z">
                  <w:rPr>
                    <w:rFonts w:eastAsiaTheme="majorEastAsia" w:cstheme="majorBidi"/>
                    <w:bCs/>
                    <w:noProof/>
                    <w:webHidden/>
                    <w:color w:val="000000" w:themeColor="text1"/>
                    <w:szCs w:val="28"/>
                  </w:rPr>
                </w:rPrChange>
              </w:rPr>
              <w:delInstrText xml:space="preserve"> PAGEREF _Toc77059470 \h </w:delInstrText>
            </w:r>
            <w:r w:rsidR="00D66920" w:rsidRPr="00780602" w:rsidDel="00D26D7B">
              <w:rPr>
                <w:rFonts w:cstheme="minorHAnsi"/>
                <w:noProof/>
                <w:webHidden/>
                <w:rPrChange w:id="190"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191" w:author="Sekar Subramanian" w:date="2021-07-16T13:03:00Z">
                  <w:rPr>
                    <w:rFonts w:eastAsiaTheme="majorEastAsia" w:cstheme="majorBidi"/>
                    <w:bCs/>
                    <w:noProof/>
                    <w:webHidden/>
                    <w:color w:val="000000" w:themeColor="text1"/>
                    <w:szCs w:val="28"/>
                  </w:rPr>
                </w:rPrChange>
              </w:rPr>
              <w:fldChar w:fldCharType="separate"/>
            </w:r>
            <w:r w:rsidR="00285094" w:rsidRPr="00780602" w:rsidDel="00D26D7B">
              <w:rPr>
                <w:rFonts w:cstheme="minorHAnsi"/>
                <w:bCs w:val="0"/>
                <w:noProof/>
                <w:webHidden/>
                <w:rPrChange w:id="192" w:author="Sekar Subramanian" w:date="2021-07-16T13:03:00Z">
                  <w:rPr>
                    <w:rFonts w:eastAsiaTheme="majorEastAsia" w:cstheme="majorBidi"/>
                    <w:bCs/>
                    <w:noProof/>
                    <w:webHidden/>
                    <w:color w:val="000000" w:themeColor="text1"/>
                    <w:szCs w:val="28"/>
                  </w:rPr>
                </w:rPrChange>
              </w:rPr>
              <w:delText>3</w:delText>
            </w:r>
            <w:r w:rsidR="00D66920" w:rsidRPr="00780602" w:rsidDel="00D26D7B">
              <w:rPr>
                <w:rFonts w:cstheme="minorHAnsi"/>
                <w:bCs w:val="0"/>
                <w:noProof/>
                <w:webHidden/>
                <w:rPrChange w:id="193"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194" w:author="Sekar Subramanian" w:date="2021-07-16T13:03:00Z">
                  <w:rPr>
                    <w:rFonts w:eastAsiaTheme="majorEastAsia" w:cstheme="majorBidi"/>
                    <w:bCs/>
                    <w:noProof/>
                    <w:color w:val="000000" w:themeColor="text1"/>
                    <w:szCs w:val="28"/>
                  </w:rPr>
                </w:rPrChange>
              </w:rPr>
              <w:fldChar w:fldCharType="end"/>
            </w:r>
          </w:del>
        </w:p>
        <w:p w14:paraId="299720DB" w14:textId="35B59608" w:rsidR="00D66920" w:rsidRPr="00780602" w:rsidDel="00D26D7B" w:rsidRDefault="00616A18">
          <w:pPr>
            <w:pStyle w:val="TOC3"/>
            <w:tabs>
              <w:tab w:val="left" w:pos="1100"/>
              <w:tab w:val="right" w:leader="dot" w:pos="10043"/>
            </w:tabs>
            <w:spacing w:before="120" w:after="120" w:line="240" w:lineRule="auto"/>
            <w:rPr>
              <w:del w:id="195" w:author="Sekar Subramanian" w:date="2021-07-16T12:10:00Z"/>
              <w:rFonts w:cstheme="minorHAnsi"/>
              <w:noProof/>
              <w:sz w:val="28"/>
              <w:szCs w:val="28"/>
              <w:rPrChange w:id="196" w:author="Sekar Subramanian" w:date="2021-07-16T13:03:00Z">
                <w:rPr>
                  <w:del w:id="197" w:author="Sekar Subramanian" w:date="2021-07-16T12:10:00Z"/>
                  <w:noProof/>
                </w:rPr>
              </w:rPrChange>
            </w:rPr>
            <w:pPrChange w:id="198" w:author="Sekar Subramanian" w:date="2021-07-16T12:36:00Z">
              <w:pPr>
                <w:pStyle w:val="TOC3"/>
                <w:tabs>
                  <w:tab w:val="left" w:pos="1100"/>
                  <w:tab w:val="right" w:leader="dot" w:pos="10043"/>
                </w:tabs>
              </w:pPr>
            </w:pPrChange>
          </w:pPr>
          <w:del w:id="199" w:author="Sekar Subramanian" w:date="2021-07-16T12:10:00Z">
            <w:r w:rsidRPr="00780602" w:rsidDel="00D26D7B">
              <w:rPr>
                <w:rFonts w:cstheme="minorHAnsi"/>
                <w:noProof/>
                <w:sz w:val="28"/>
                <w:szCs w:val="28"/>
                <w:rPrChange w:id="200" w:author="Sekar Subramanian" w:date="2021-07-16T13:03:00Z">
                  <w:rPr>
                    <w:noProof/>
                  </w:rPr>
                </w:rPrChange>
              </w:rPr>
              <w:fldChar w:fldCharType="begin"/>
            </w:r>
            <w:r w:rsidRPr="00780602" w:rsidDel="00D26D7B">
              <w:rPr>
                <w:rFonts w:cstheme="minorHAnsi"/>
                <w:noProof/>
                <w:sz w:val="28"/>
                <w:szCs w:val="28"/>
                <w:rPrChange w:id="201" w:author="Sekar Subramanian" w:date="2021-07-16T13:03:00Z">
                  <w:rPr>
                    <w:noProof/>
                  </w:rPr>
                </w:rPrChange>
              </w:rPr>
              <w:delInstrText xml:space="preserve"> HYPERLINK \l "_Toc77059471" </w:delInstrText>
            </w:r>
            <w:r w:rsidRPr="00780602" w:rsidDel="00D26D7B">
              <w:rPr>
                <w:rFonts w:cstheme="minorHAnsi"/>
                <w:noProof/>
                <w:sz w:val="28"/>
                <w:szCs w:val="28"/>
                <w:rPrChange w:id="202" w:author="Sekar Subramanian" w:date="2021-07-16T13:03:00Z">
                  <w:rPr>
                    <w:noProof/>
                  </w:rPr>
                </w:rPrChange>
              </w:rPr>
              <w:fldChar w:fldCharType="separate"/>
            </w:r>
            <w:r w:rsidR="00D66920" w:rsidRPr="00780602" w:rsidDel="00D26D7B">
              <w:rPr>
                <w:rStyle w:val="Hyperlink"/>
                <w:rFonts w:cstheme="minorHAnsi"/>
                <w:b/>
                <w:noProof/>
                <w:sz w:val="28"/>
                <w:szCs w:val="28"/>
                <w:lang w:eastAsia="ja-JP"/>
                <w:rPrChange w:id="203" w:author="Sekar Subramanian" w:date="2021-07-16T13:03:00Z">
                  <w:rPr>
                    <w:rStyle w:val="Hyperlink"/>
                    <w:rFonts w:cstheme="minorHAnsi"/>
                    <w:b/>
                    <w:noProof/>
                    <w:lang w:eastAsia="ja-JP"/>
                  </w:rPr>
                </w:rPrChange>
              </w:rPr>
              <w:delText>3.2</w:delText>
            </w:r>
            <w:r w:rsidR="00D66920" w:rsidRPr="00780602" w:rsidDel="00D26D7B">
              <w:rPr>
                <w:rFonts w:cstheme="minorHAnsi"/>
                <w:noProof/>
                <w:sz w:val="28"/>
                <w:szCs w:val="28"/>
                <w:rPrChange w:id="204" w:author="Sekar Subramanian" w:date="2021-07-16T13:03:00Z">
                  <w:rPr>
                    <w:noProof/>
                  </w:rPr>
                </w:rPrChange>
              </w:rPr>
              <w:tab/>
            </w:r>
            <w:r w:rsidR="00D66920" w:rsidRPr="00780602" w:rsidDel="00D26D7B">
              <w:rPr>
                <w:rStyle w:val="Hyperlink"/>
                <w:rFonts w:cstheme="minorHAnsi"/>
                <w:b/>
                <w:noProof/>
                <w:sz w:val="28"/>
                <w:szCs w:val="28"/>
                <w:lang w:eastAsia="ja-JP"/>
                <w:rPrChange w:id="205" w:author="Sekar Subramanian" w:date="2021-07-16T13:03:00Z">
                  <w:rPr>
                    <w:rStyle w:val="Hyperlink"/>
                    <w:rFonts w:cstheme="minorHAnsi"/>
                    <w:b/>
                    <w:noProof/>
                    <w:lang w:eastAsia="ja-JP"/>
                  </w:rPr>
                </w:rPrChange>
              </w:rPr>
              <w:delText>Model Measures</w:delText>
            </w:r>
            <w:r w:rsidR="00D66920" w:rsidRPr="00780602" w:rsidDel="00D26D7B">
              <w:rPr>
                <w:rFonts w:cstheme="minorHAnsi"/>
                <w:noProof/>
                <w:webHidden/>
                <w:sz w:val="28"/>
                <w:szCs w:val="28"/>
                <w:rPrChange w:id="206" w:author="Sekar Subramanian" w:date="2021-07-16T13:03:00Z">
                  <w:rPr>
                    <w:noProof/>
                    <w:webHidden/>
                  </w:rPr>
                </w:rPrChange>
              </w:rPr>
              <w:tab/>
            </w:r>
            <w:r w:rsidR="00D66920" w:rsidRPr="00780602" w:rsidDel="00D26D7B">
              <w:rPr>
                <w:rFonts w:cstheme="minorHAnsi"/>
                <w:noProof/>
                <w:webHidden/>
                <w:sz w:val="28"/>
                <w:szCs w:val="28"/>
                <w:rPrChange w:id="207" w:author="Sekar Subramanian" w:date="2021-07-16T13:03:00Z">
                  <w:rPr>
                    <w:noProof/>
                    <w:webHidden/>
                  </w:rPr>
                </w:rPrChange>
              </w:rPr>
              <w:fldChar w:fldCharType="begin"/>
            </w:r>
            <w:r w:rsidR="00D66920" w:rsidRPr="00780602" w:rsidDel="00D26D7B">
              <w:rPr>
                <w:rFonts w:cstheme="minorHAnsi"/>
                <w:noProof/>
                <w:webHidden/>
                <w:sz w:val="28"/>
                <w:szCs w:val="28"/>
                <w:rPrChange w:id="208" w:author="Sekar Subramanian" w:date="2021-07-16T13:03:00Z">
                  <w:rPr>
                    <w:noProof/>
                    <w:webHidden/>
                  </w:rPr>
                </w:rPrChange>
              </w:rPr>
              <w:delInstrText xml:space="preserve"> PAGEREF _Toc77059471 \h </w:delInstrText>
            </w:r>
            <w:r w:rsidR="00D66920" w:rsidRPr="00780602" w:rsidDel="00D26D7B">
              <w:rPr>
                <w:rFonts w:cstheme="minorHAnsi"/>
                <w:noProof/>
                <w:webHidden/>
                <w:sz w:val="28"/>
                <w:szCs w:val="28"/>
                <w:rPrChange w:id="209"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210" w:author="Sekar Subramanian" w:date="2021-07-16T13:03:00Z">
                  <w:rPr>
                    <w:noProof/>
                    <w:webHidden/>
                  </w:rPr>
                </w:rPrChange>
              </w:rPr>
              <w:fldChar w:fldCharType="separate"/>
            </w:r>
            <w:r w:rsidR="00285094" w:rsidRPr="00780602" w:rsidDel="00D26D7B">
              <w:rPr>
                <w:rFonts w:cstheme="minorHAnsi"/>
                <w:noProof/>
                <w:webHidden/>
                <w:sz w:val="28"/>
                <w:szCs w:val="28"/>
                <w:rPrChange w:id="211" w:author="Sekar Subramanian" w:date="2021-07-16T13:03:00Z">
                  <w:rPr>
                    <w:noProof/>
                    <w:webHidden/>
                  </w:rPr>
                </w:rPrChange>
              </w:rPr>
              <w:delText>3</w:delText>
            </w:r>
            <w:r w:rsidR="00D66920" w:rsidRPr="00780602" w:rsidDel="00D26D7B">
              <w:rPr>
                <w:rFonts w:cstheme="minorHAnsi"/>
                <w:noProof/>
                <w:webHidden/>
                <w:sz w:val="28"/>
                <w:szCs w:val="28"/>
                <w:rPrChange w:id="212" w:author="Sekar Subramanian" w:date="2021-07-16T13:03:00Z">
                  <w:rPr>
                    <w:noProof/>
                    <w:webHidden/>
                  </w:rPr>
                </w:rPrChange>
              </w:rPr>
              <w:fldChar w:fldCharType="end"/>
            </w:r>
            <w:r w:rsidRPr="00780602" w:rsidDel="00D26D7B">
              <w:rPr>
                <w:rFonts w:cstheme="minorHAnsi"/>
                <w:noProof/>
                <w:sz w:val="28"/>
                <w:szCs w:val="28"/>
                <w:rPrChange w:id="213" w:author="Sekar Subramanian" w:date="2021-07-16T13:03:00Z">
                  <w:rPr>
                    <w:noProof/>
                  </w:rPr>
                </w:rPrChange>
              </w:rPr>
              <w:fldChar w:fldCharType="end"/>
            </w:r>
          </w:del>
        </w:p>
        <w:p w14:paraId="25D42D81" w14:textId="12498A13" w:rsidR="00D66920" w:rsidRPr="00780602" w:rsidDel="00D26D7B" w:rsidRDefault="00616A18">
          <w:pPr>
            <w:pStyle w:val="TOC3"/>
            <w:tabs>
              <w:tab w:val="left" w:pos="1100"/>
              <w:tab w:val="right" w:leader="dot" w:pos="10043"/>
            </w:tabs>
            <w:spacing w:before="120" w:after="120" w:line="240" w:lineRule="auto"/>
            <w:rPr>
              <w:del w:id="214" w:author="Sekar Subramanian" w:date="2021-07-16T12:10:00Z"/>
              <w:rFonts w:cstheme="minorHAnsi"/>
              <w:noProof/>
              <w:sz w:val="28"/>
              <w:szCs w:val="28"/>
              <w:rPrChange w:id="215" w:author="Sekar Subramanian" w:date="2021-07-16T13:03:00Z">
                <w:rPr>
                  <w:del w:id="216" w:author="Sekar Subramanian" w:date="2021-07-16T12:10:00Z"/>
                  <w:noProof/>
                </w:rPr>
              </w:rPrChange>
            </w:rPr>
            <w:pPrChange w:id="217" w:author="Sekar Subramanian" w:date="2021-07-16T12:36:00Z">
              <w:pPr>
                <w:pStyle w:val="TOC3"/>
                <w:tabs>
                  <w:tab w:val="left" w:pos="1100"/>
                  <w:tab w:val="right" w:leader="dot" w:pos="10043"/>
                </w:tabs>
              </w:pPr>
            </w:pPrChange>
          </w:pPr>
          <w:del w:id="218" w:author="Sekar Subramanian" w:date="2021-07-16T12:10:00Z">
            <w:r w:rsidRPr="00780602" w:rsidDel="00D26D7B">
              <w:rPr>
                <w:rFonts w:cstheme="minorHAnsi"/>
                <w:noProof/>
                <w:sz w:val="28"/>
                <w:szCs w:val="28"/>
                <w:rPrChange w:id="219" w:author="Sekar Subramanian" w:date="2021-07-16T13:03:00Z">
                  <w:rPr>
                    <w:noProof/>
                  </w:rPr>
                </w:rPrChange>
              </w:rPr>
              <w:fldChar w:fldCharType="begin"/>
            </w:r>
            <w:r w:rsidRPr="00780602" w:rsidDel="00D26D7B">
              <w:rPr>
                <w:rFonts w:cstheme="minorHAnsi"/>
                <w:noProof/>
                <w:sz w:val="28"/>
                <w:szCs w:val="28"/>
                <w:rPrChange w:id="220" w:author="Sekar Subramanian" w:date="2021-07-16T13:03:00Z">
                  <w:rPr>
                    <w:noProof/>
                  </w:rPr>
                </w:rPrChange>
              </w:rPr>
              <w:delInstrText xml:space="preserve"> HYPERLINK \l "_Toc77059472" </w:delInstrText>
            </w:r>
            <w:r w:rsidRPr="00780602" w:rsidDel="00D26D7B">
              <w:rPr>
                <w:rFonts w:cstheme="minorHAnsi"/>
                <w:noProof/>
                <w:sz w:val="28"/>
                <w:szCs w:val="28"/>
                <w:rPrChange w:id="221" w:author="Sekar Subramanian" w:date="2021-07-16T13:03:00Z">
                  <w:rPr>
                    <w:noProof/>
                  </w:rPr>
                </w:rPrChange>
              </w:rPr>
              <w:fldChar w:fldCharType="separate"/>
            </w:r>
            <w:r w:rsidR="00D66920" w:rsidRPr="00780602" w:rsidDel="00D26D7B">
              <w:rPr>
                <w:rStyle w:val="Hyperlink"/>
                <w:rFonts w:cstheme="minorHAnsi"/>
                <w:b/>
                <w:noProof/>
                <w:sz w:val="28"/>
                <w:szCs w:val="28"/>
                <w:highlight w:val="yellow"/>
                <w:lang w:eastAsia="ja-JP"/>
                <w:rPrChange w:id="222" w:author="Sekar Subramanian" w:date="2021-07-16T13:03:00Z">
                  <w:rPr>
                    <w:rStyle w:val="Hyperlink"/>
                    <w:rFonts w:cstheme="minorHAnsi"/>
                    <w:b/>
                    <w:noProof/>
                    <w:highlight w:val="yellow"/>
                    <w:lang w:eastAsia="ja-JP"/>
                  </w:rPr>
                </w:rPrChange>
              </w:rPr>
              <w:delText>3.3.</w:delText>
            </w:r>
            <w:r w:rsidR="00D66920" w:rsidRPr="00780602" w:rsidDel="00D26D7B">
              <w:rPr>
                <w:rFonts w:cstheme="minorHAnsi"/>
                <w:noProof/>
                <w:sz w:val="28"/>
                <w:szCs w:val="28"/>
                <w:rPrChange w:id="223" w:author="Sekar Subramanian" w:date="2021-07-16T13:03:00Z">
                  <w:rPr>
                    <w:noProof/>
                  </w:rPr>
                </w:rPrChange>
              </w:rPr>
              <w:tab/>
            </w:r>
            <w:r w:rsidR="00D66920" w:rsidRPr="00780602" w:rsidDel="00D26D7B">
              <w:rPr>
                <w:rStyle w:val="Hyperlink"/>
                <w:rFonts w:cstheme="minorHAnsi"/>
                <w:b/>
                <w:noProof/>
                <w:sz w:val="28"/>
                <w:szCs w:val="28"/>
                <w:highlight w:val="yellow"/>
                <w:lang w:eastAsia="ja-JP"/>
                <w:rPrChange w:id="224" w:author="Sekar Subramanian" w:date="2021-07-16T13:03:00Z">
                  <w:rPr>
                    <w:rStyle w:val="Hyperlink"/>
                    <w:rFonts w:cstheme="minorHAnsi"/>
                    <w:b/>
                    <w:noProof/>
                    <w:highlight w:val="yellow"/>
                    <w:lang w:eastAsia="ja-JP"/>
                  </w:rPr>
                </w:rPrChange>
              </w:rPr>
              <w:delText>Measure Transformations – (NRC)-to be updated</w:delText>
            </w:r>
            <w:r w:rsidR="00D66920" w:rsidRPr="00780602" w:rsidDel="00D26D7B">
              <w:rPr>
                <w:rFonts w:cstheme="minorHAnsi"/>
                <w:noProof/>
                <w:webHidden/>
                <w:sz w:val="28"/>
                <w:szCs w:val="28"/>
                <w:rPrChange w:id="225" w:author="Sekar Subramanian" w:date="2021-07-16T13:03:00Z">
                  <w:rPr>
                    <w:noProof/>
                    <w:webHidden/>
                  </w:rPr>
                </w:rPrChange>
              </w:rPr>
              <w:tab/>
            </w:r>
            <w:r w:rsidR="00D66920" w:rsidRPr="00780602" w:rsidDel="00D26D7B">
              <w:rPr>
                <w:rFonts w:cstheme="minorHAnsi"/>
                <w:noProof/>
                <w:webHidden/>
                <w:sz w:val="28"/>
                <w:szCs w:val="28"/>
                <w:rPrChange w:id="226" w:author="Sekar Subramanian" w:date="2021-07-16T13:03:00Z">
                  <w:rPr>
                    <w:noProof/>
                    <w:webHidden/>
                  </w:rPr>
                </w:rPrChange>
              </w:rPr>
              <w:fldChar w:fldCharType="begin"/>
            </w:r>
            <w:r w:rsidR="00D66920" w:rsidRPr="00780602" w:rsidDel="00D26D7B">
              <w:rPr>
                <w:rFonts w:cstheme="minorHAnsi"/>
                <w:noProof/>
                <w:webHidden/>
                <w:sz w:val="28"/>
                <w:szCs w:val="28"/>
                <w:rPrChange w:id="227" w:author="Sekar Subramanian" w:date="2021-07-16T13:03:00Z">
                  <w:rPr>
                    <w:noProof/>
                    <w:webHidden/>
                  </w:rPr>
                </w:rPrChange>
              </w:rPr>
              <w:delInstrText xml:space="preserve"> PAGEREF _Toc77059472 \h </w:delInstrText>
            </w:r>
            <w:r w:rsidR="00D66920" w:rsidRPr="00780602" w:rsidDel="00D26D7B">
              <w:rPr>
                <w:rFonts w:cstheme="minorHAnsi"/>
                <w:noProof/>
                <w:webHidden/>
                <w:sz w:val="28"/>
                <w:szCs w:val="28"/>
                <w:rPrChange w:id="228"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229" w:author="Sekar Subramanian" w:date="2021-07-16T13:03:00Z">
                  <w:rPr>
                    <w:noProof/>
                    <w:webHidden/>
                  </w:rPr>
                </w:rPrChange>
              </w:rPr>
              <w:fldChar w:fldCharType="separate"/>
            </w:r>
            <w:r w:rsidR="00285094" w:rsidRPr="00780602" w:rsidDel="00D26D7B">
              <w:rPr>
                <w:rFonts w:cstheme="minorHAnsi"/>
                <w:noProof/>
                <w:webHidden/>
                <w:sz w:val="28"/>
                <w:szCs w:val="28"/>
                <w:rPrChange w:id="230" w:author="Sekar Subramanian" w:date="2021-07-16T13:03:00Z">
                  <w:rPr>
                    <w:noProof/>
                    <w:webHidden/>
                  </w:rPr>
                </w:rPrChange>
              </w:rPr>
              <w:delText>4</w:delText>
            </w:r>
            <w:r w:rsidR="00D66920" w:rsidRPr="00780602" w:rsidDel="00D26D7B">
              <w:rPr>
                <w:rFonts w:cstheme="minorHAnsi"/>
                <w:noProof/>
                <w:webHidden/>
                <w:sz w:val="28"/>
                <w:szCs w:val="28"/>
                <w:rPrChange w:id="231" w:author="Sekar Subramanian" w:date="2021-07-16T13:03:00Z">
                  <w:rPr>
                    <w:noProof/>
                    <w:webHidden/>
                  </w:rPr>
                </w:rPrChange>
              </w:rPr>
              <w:fldChar w:fldCharType="end"/>
            </w:r>
            <w:r w:rsidRPr="00780602" w:rsidDel="00D26D7B">
              <w:rPr>
                <w:rFonts w:cstheme="minorHAnsi"/>
                <w:noProof/>
                <w:sz w:val="28"/>
                <w:szCs w:val="28"/>
                <w:rPrChange w:id="232" w:author="Sekar Subramanian" w:date="2021-07-16T13:03:00Z">
                  <w:rPr>
                    <w:noProof/>
                  </w:rPr>
                </w:rPrChange>
              </w:rPr>
              <w:fldChar w:fldCharType="end"/>
            </w:r>
          </w:del>
        </w:p>
        <w:p w14:paraId="57E26D54" w14:textId="2A42B439" w:rsidR="00D66920" w:rsidRPr="00780602" w:rsidDel="00D26D7B" w:rsidRDefault="00616A18">
          <w:pPr>
            <w:pStyle w:val="TOC1"/>
            <w:tabs>
              <w:tab w:val="left" w:pos="440"/>
              <w:tab w:val="right" w:leader="dot" w:pos="10043"/>
            </w:tabs>
            <w:spacing w:before="120" w:after="120" w:line="240" w:lineRule="auto"/>
            <w:rPr>
              <w:del w:id="233" w:author="Sekar Subramanian" w:date="2021-07-16T12:10:00Z"/>
              <w:rFonts w:cstheme="minorHAnsi"/>
              <w:noProof/>
              <w:rPrChange w:id="234" w:author="Sekar Subramanian" w:date="2021-07-16T13:03:00Z">
                <w:rPr>
                  <w:del w:id="235" w:author="Sekar Subramanian" w:date="2021-07-16T12:10:00Z"/>
                  <w:noProof/>
                </w:rPr>
              </w:rPrChange>
            </w:rPr>
            <w:pPrChange w:id="236" w:author="Sekar Subramanian" w:date="2021-07-16T12:36:00Z">
              <w:pPr>
                <w:pStyle w:val="TOC1"/>
                <w:tabs>
                  <w:tab w:val="left" w:pos="440"/>
                  <w:tab w:val="right" w:leader="dot" w:pos="10043"/>
                </w:tabs>
              </w:pPr>
            </w:pPrChange>
          </w:pPr>
          <w:del w:id="237" w:author="Sekar Subramanian" w:date="2021-07-16T12:10:00Z">
            <w:r w:rsidRPr="00780602" w:rsidDel="00D26D7B">
              <w:rPr>
                <w:rFonts w:cstheme="minorHAnsi"/>
                <w:bCs w:val="0"/>
                <w:noProof/>
                <w:rPrChange w:id="238"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239" w:author="Sekar Subramanian" w:date="2021-07-16T13:03:00Z">
                  <w:rPr>
                    <w:rFonts w:eastAsiaTheme="majorEastAsia" w:cstheme="majorBidi"/>
                    <w:bCs/>
                    <w:noProof/>
                    <w:color w:val="000000" w:themeColor="text1"/>
                    <w:szCs w:val="28"/>
                  </w:rPr>
                </w:rPrChange>
              </w:rPr>
              <w:delInstrText xml:space="preserve"> HYPERLINK \l "_Toc77059473" </w:delInstrText>
            </w:r>
            <w:r w:rsidRPr="00780602" w:rsidDel="00D26D7B">
              <w:rPr>
                <w:rFonts w:cstheme="minorHAnsi"/>
                <w:bCs w:val="0"/>
                <w:noProof/>
                <w:rPrChange w:id="240"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highlight w:val="yellow"/>
              </w:rPr>
              <w:delText>4.</w:delText>
            </w:r>
            <w:r w:rsidR="00D66920" w:rsidRPr="00780602" w:rsidDel="00D26D7B">
              <w:rPr>
                <w:rFonts w:cstheme="minorHAnsi"/>
                <w:bCs w:val="0"/>
                <w:noProof/>
                <w:rPrChange w:id="241"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highlight w:val="yellow"/>
              </w:rPr>
              <w:delText>Model Quality Criteria</w:delText>
            </w:r>
            <w:r w:rsidR="00D66920" w:rsidRPr="00780602" w:rsidDel="00D26D7B">
              <w:rPr>
                <w:rFonts w:cstheme="minorHAnsi"/>
                <w:bCs w:val="0"/>
                <w:noProof/>
                <w:webHidden/>
                <w:rPrChange w:id="242"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243"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244" w:author="Sekar Subramanian" w:date="2021-07-16T13:03:00Z">
                  <w:rPr>
                    <w:rFonts w:eastAsiaTheme="majorEastAsia" w:cstheme="majorBidi"/>
                    <w:bCs/>
                    <w:noProof/>
                    <w:webHidden/>
                    <w:color w:val="000000" w:themeColor="text1"/>
                    <w:szCs w:val="28"/>
                  </w:rPr>
                </w:rPrChange>
              </w:rPr>
              <w:delInstrText xml:space="preserve"> PAGEREF _Toc77059473 \h </w:delInstrText>
            </w:r>
            <w:r w:rsidR="00D66920" w:rsidRPr="00780602" w:rsidDel="00D26D7B">
              <w:rPr>
                <w:rFonts w:cstheme="minorHAnsi"/>
                <w:noProof/>
                <w:webHidden/>
                <w:rPrChange w:id="245"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246" w:author="Sekar Subramanian" w:date="2021-07-16T13:03:00Z">
                  <w:rPr>
                    <w:rFonts w:eastAsiaTheme="majorEastAsia" w:cstheme="majorBidi"/>
                    <w:bCs/>
                    <w:noProof/>
                    <w:webHidden/>
                    <w:color w:val="000000" w:themeColor="text1"/>
                    <w:szCs w:val="28"/>
                  </w:rPr>
                </w:rPrChange>
              </w:rPr>
              <w:fldChar w:fldCharType="separate"/>
            </w:r>
            <w:r w:rsidR="00285094" w:rsidRPr="00780602" w:rsidDel="00D26D7B">
              <w:rPr>
                <w:rFonts w:cstheme="minorHAnsi"/>
                <w:bCs w:val="0"/>
                <w:noProof/>
                <w:webHidden/>
                <w:rPrChange w:id="247" w:author="Sekar Subramanian" w:date="2021-07-16T13:03:00Z">
                  <w:rPr>
                    <w:rFonts w:eastAsiaTheme="majorEastAsia" w:cstheme="majorBidi"/>
                    <w:bCs/>
                    <w:noProof/>
                    <w:webHidden/>
                    <w:color w:val="000000" w:themeColor="text1"/>
                    <w:szCs w:val="28"/>
                  </w:rPr>
                </w:rPrChange>
              </w:rPr>
              <w:delText>5</w:delText>
            </w:r>
            <w:r w:rsidR="00D66920" w:rsidRPr="00780602" w:rsidDel="00D26D7B">
              <w:rPr>
                <w:rFonts w:cstheme="minorHAnsi"/>
                <w:bCs w:val="0"/>
                <w:noProof/>
                <w:webHidden/>
                <w:rPrChange w:id="248"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249" w:author="Sekar Subramanian" w:date="2021-07-16T13:03:00Z">
                  <w:rPr>
                    <w:rFonts w:eastAsiaTheme="majorEastAsia" w:cstheme="majorBidi"/>
                    <w:bCs/>
                    <w:noProof/>
                    <w:color w:val="000000" w:themeColor="text1"/>
                    <w:szCs w:val="28"/>
                  </w:rPr>
                </w:rPrChange>
              </w:rPr>
              <w:fldChar w:fldCharType="end"/>
            </w:r>
          </w:del>
        </w:p>
        <w:p w14:paraId="24890396" w14:textId="5C08C6D2" w:rsidR="00D66920" w:rsidRPr="00780602" w:rsidDel="00D26D7B" w:rsidRDefault="00616A18">
          <w:pPr>
            <w:pStyle w:val="TOC1"/>
            <w:tabs>
              <w:tab w:val="left" w:pos="440"/>
              <w:tab w:val="right" w:leader="dot" w:pos="10043"/>
            </w:tabs>
            <w:spacing w:before="120" w:after="120" w:line="240" w:lineRule="auto"/>
            <w:rPr>
              <w:del w:id="250" w:author="Sekar Subramanian" w:date="2021-07-16T12:10:00Z"/>
              <w:rFonts w:cstheme="minorHAnsi"/>
              <w:noProof/>
              <w:rPrChange w:id="251" w:author="Sekar Subramanian" w:date="2021-07-16T13:03:00Z">
                <w:rPr>
                  <w:del w:id="252" w:author="Sekar Subramanian" w:date="2021-07-16T12:10:00Z"/>
                  <w:noProof/>
                </w:rPr>
              </w:rPrChange>
            </w:rPr>
            <w:pPrChange w:id="253" w:author="Sekar Subramanian" w:date="2021-07-16T12:36:00Z">
              <w:pPr>
                <w:pStyle w:val="TOC1"/>
                <w:tabs>
                  <w:tab w:val="left" w:pos="440"/>
                  <w:tab w:val="right" w:leader="dot" w:pos="10043"/>
                </w:tabs>
              </w:pPr>
            </w:pPrChange>
          </w:pPr>
          <w:del w:id="254" w:author="Sekar Subramanian" w:date="2021-07-16T12:10:00Z">
            <w:r w:rsidRPr="00780602" w:rsidDel="00D26D7B">
              <w:rPr>
                <w:rFonts w:cstheme="minorHAnsi"/>
                <w:bCs w:val="0"/>
                <w:noProof/>
                <w:rPrChange w:id="255"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256" w:author="Sekar Subramanian" w:date="2021-07-16T13:03:00Z">
                  <w:rPr>
                    <w:rFonts w:eastAsiaTheme="majorEastAsia" w:cstheme="majorBidi"/>
                    <w:bCs/>
                    <w:noProof/>
                    <w:color w:val="000000" w:themeColor="text1"/>
                    <w:szCs w:val="28"/>
                  </w:rPr>
                </w:rPrChange>
              </w:rPr>
              <w:delInstrText xml:space="preserve"> HYPERLINK \l "_Toc77059474" </w:delInstrText>
            </w:r>
            <w:r w:rsidRPr="00780602" w:rsidDel="00D26D7B">
              <w:rPr>
                <w:rFonts w:cstheme="minorHAnsi"/>
                <w:bCs w:val="0"/>
                <w:noProof/>
                <w:rPrChange w:id="257"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5.</w:delText>
            </w:r>
            <w:r w:rsidR="00D66920" w:rsidRPr="00780602" w:rsidDel="00D26D7B">
              <w:rPr>
                <w:rFonts w:cstheme="minorHAnsi"/>
                <w:bCs w:val="0"/>
                <w:noProof/>
                <w:rPrChange w:id="258"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Model treatment</w:delText>
            </w:r>
            <w:r w:rsidR="00D66920" w:rsidRPr="00780602" w:rsidDel="00D26D7B">
              <w:rPr>
                <w:rStyle w:val="Hyperlink"/>
                <w:rFonts w:eastAsia="Times New Roman" w:cstheme="minorHAnsi"/>
                <w:bCs w:val="0"/>
                <w:noProof/>
                <w:rPrChange w:id="259" w:author="Sekar Subramanian" w:date="2021-07-16T13:03:00Z">
                  <w:rPr>
                    <w:rStyle w:val="Hyperlink"/>
                    <w:rFonts w:ascii="Calibri" w:eastAsia="Times New Roman" w:hAnsi="Calibri" w:cs="Calibri"/>
                    <w:bCs/>
                    <w:noProof/>
                    <w:szCs w:val="28"/>
                  </w:rPr>
                </w:rPrChange>
              </w:rPr>
              <w:delText xml:space="preserve"> – </w:delText>
            </w:r>
            <w:r w:rsidR="00D66920" w:rsidRPr="00780602" w:rsidDel="00D26D7B">
              <w:rPr>
                <w:rStyle w:val="Hyperlink"/>
                <w:rFonts w:cstheme="minorHAnsi"/>
                <w:bCs w:val="0"/>
                <w:noProof/>
              </w:rPr>
              <w:delText>(specific to Bolt’s marketing variables)</w:delText>
            </w:r>
            <w:r w:rsidR="00D66920" w:rsidRPr="00780602" w:rsidDel="00D26D7B">
              <w:rPr>
                <w:rFonts w:cstheme="minorHAnsi"/>
                <w:bCs w:val="0"/>
                <w:noProof/>
                <w:webHidden/>
                <w:rPrChange w:id="260"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261"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262" w:author="Sekar Subramanian" w:date="2021-07-16T13:03:00Z">
                  <w:rPr>
                    <w:rFonts w:eastAsiaTheme="majorEastAsia" w:cstheme="majorBidi"/>
                    <w:bCs/>
                    <w:noProof/>
                    <w:webHidden/>
                    <w:color w:val="000000" w:themeColor="text1"/>
                    <w:szCs w:val="28"/>
                  </w:rPr>
                </w:rPrChange>
              </w:rPr>
              <w:delInstrText xml:space="preserve"> PAGEREF _Toc77059474 \h </w:delInstrText>
            </w:r>
            <w:r w:rsidR="00D66920" w:rsidRPr="00780602" w:rsidDel="00D26D7B">
              <w:rPr>
                <w:rFonts w:cstheme="minorHAnsi"/>
                <w:noProof/>
                <w:webHidden/>
                <w:rPrChange w:id="263"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264" w:author="Sekar Subramanian" w:date="2021-07-16T13:03:00Z">
                  <w:rPr>
                    <w:rFonts w:eastAsiaTheme="majorEastAsia" w:cstheme="majorBidi"/>
                    <w:bCs/>
                    <w:noProof/>
                    <w:webHidden/>
                    <w:color w:val="000000" w:themeColor="text1"/>
                    <w:szCs w:val="28"/>
                  </w:rPr>
                </w:rPrChange>
              </w:rPr>
              <w:fldChar w:fldCharType="separate"/>
            </w:r>
            <w:r w:rsidR="00285094" w:rsidRPr="00780602" w:rsidDel="00D26D7B">
              <w:rPr>
                <w:rFonts w:cstheme="minorHAnsi"/>
                <w:bCs w:val="0"/>
                <w:noProof/>
                <w:webHidden/>
                <w:rPrChange w:id="265" w:author="Sekar Subramanian" w:date="2021-07-16T13:03:00Z">
                  <w:rPr>
                    <w:rFonts w:eastAsiaTheme="majorEastAsia" w:cstheme="majorBidi"/>
                    <w:bCs/>
                    <w:noProof/>
                    <w:webHidden/>
                    <w:color w:val="000000" w:themeColor="text1"/>
                    <w:szCs w:val="28"/>
                  </w:rPr>
                </w:rPrChange>
              </w:rPr>
              <w:delText>5</w:delText>
            </w:r>
            <w:r w:rsidR="00D66920" w:rsidRPr="00780602" w:rsidDel="00D26D7B">
              <w:rPr>
                <w:rFonts w:cstheme="minorHAnsi"/>
                <w:bCs w:val="0"/>
                <w:noProof/>
                <w:webHidden/>
                <w:rPrChange w:id="266"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267" w:author="Sekar Subramanian" w:date="2021-07-16T13:03:00Z">
                  <w:rPr>
                    <w:rFonts w:eastAsiaTheme="majorEastAsia" w:cstheme="majorBidi"/>
                    <w:bCs/>
                    <w:noProof/>
                    <w:color w:val="000000" w:themeColor="text1"/>
                    <w:szCs w:val="28"/>
                  </w:rPr>
                </w:rPrChange>
              </w:rPr>
              <w:fldChar w:fldCharType="end"/>
            </w:r>
          </w:del>
        </w:p>
        <w:p w14:paraId="375B63B0" w14:textId="57C05781" w:rsidR="00D66920" w:rsidRPr="00780602" w:rsidDel="00D26D7B" w:rsidRDefault="00616A18">
          <w:pPr>
            <w:pStyle w:val="TOC1"/>
            <w:tabs>
              <w:tab w:val="left" w:pos="440"/>
              <w:tab w:val="right" w:leader="dot" w:pos="10043"/>
            </w:tabs>
            <w:spacing w:before="120" w:after="120" w:line="240" w:lineRule="auto"/>
            <w:rPr>
              <w:del w:id="268" w:author="Sekar Subramanian" w:date="2021-07-16T12:10:00Z"/>
              <w:rFonts w:cstheme="minorHAnsi"/>
              <w:noProof/>
              <w:rPrChange w:id="269" w:author="Sekar Subramanian" w:date="2021-07-16T13:03:00Z">
                <w:rPr>
                  <w:del w:id="270" w:author="Sekar Subramanian" w:date="2021-07-16T12:10:00Z"/>
                  <w:noProof/>
                </w:rPr>
              </w:rPrChange>
            </w:rPr>
            <w:pPrChange w:id="271" w:author="Sekar Subramanian" w:date="2021-07-16T12:36:00Z">
              <w:pPr>
                <w:pStyle w:val="TOC1"/>
                <w:tabs>
                  <w:tab w:val="left" w:pos="440"/>
                  <w:tab w:val="right" w:leader="dot" w:pos="10043"/>
                </w:tabs>
              </w:pPr>
            </w:pPrChange>
          </w:pPr>
          <w:del w:id="272" w:author="Sekar Subramanian" w:date="2021-07-16T12:10:00Z">
            <w:r w:rsidRPr="00780602" w:rsidDel="00D26D7B">
              <w:rPr>
                <w:rFonts w:cstheme="minorHAnsi"/>
                <w:bCs w:val="0"/>
                <w:noProof/>
                <w:rPrChange w:id="273"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274" w:author="Sekar Subramanian" w:date="2021-07-16T13:03:00Z">
                  <w:rPr>
                    <w:rFonts w:eastAsiaTheme="majorEastAsia" w:cstheme="majorBidi"/>
                    <w:bCs/>
                    <w:noProof/>
                    <w:color w:val="000000" w:themeColor="text1"/>
                    <w:szCs w:val="28"/>
                  </w:rPr>
                </w:rPrChange>
              </w:rPr>
              <w:delInstrText xml:space="preserve"> HYPERLINK \l "_Toc77059475" </w:delInstrText>
            </w:r>
            <w:r w:rsidRPr="00780602" w:rsidDel="00D26D7B">
              <w:rPr>
                <w:rFonts w:cstheme="minorHAnsi"/>
                <w:bCs w:val="0"/>
                <w:noProof/>
                <w:rPrChange w:id="275"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4.</w:delText>
            </w:r>
            <w:r w:rsidR="00D66920" w:rsidRPr="00780602" w:rsidDel="00D26D7B">
              <w:rPr>
                <w:rFonts w:cstheme="minorHAnsi"/>
                <w:bCs w:val="0"/>
                <w:noProof/>
                <w:rPrChange w:id="276"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MMx Reports</w:delText>
            </w:r>
            <w:r w:rsidR="00D66920" w:rsidRPr="00780602" w:rsidDel="00D26D7B">
              <w:rPr>
                <w:rFonts w:cstheme="minorHAnsi"/>
                <w:bCs w:val="0"/>
                <w:noProof/>
                <w:webHidden/>
                <w:rPrChange w:id="277"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278"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279" w:author="Sekar Subramanian" w:date="2021-07-16T13:03:00Z">
                  <w:rPr>
                    <w:rFonts w:eastAsiaTheme="majorEastAsia" w:cstheme="majorBidi"/>
                    <w:bCs/>
                    <w:noProof/>
                    <w:webHidden/>
                    <w:color w:val="000000" w:themeColor="text1"/>
                    <w:szCs w:val="28"/>
                  </w:rPr>
                </w:rPrChange>
              </w:rPr>
              <w:delInstrText xml:space="preserve"> PAGEREF _Toc77059475 \h </w:delInstrText>
            </w:r>
            <w:r w:rsidR="00D66920" w:rsidRPr="00780602" w:rsidDel="00D26D7B">
              <w:rPr>
                <w:rFonts w:cstheme="minorHAnsi"/>
                <w:noProof/>
                <w:webHidden/>
                <w:rPrChange w:id="280"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281" w:author="Sekar Subramanian" w:date="2021-07-16T13:03:00Z">
                  <w:rPr>
                    <w:rFonts w:eastAsiaTheme="majorEastAsia" w:cstheme="majorBidi"/>
                    <w:bCs/>
                    <w:noProof/>
                    <w:webHidden/>
                    <w:color w:val="000000" w:themeColor="text1"/>
                    <w:szCs w:val="28"/>
                  </w:rPr>
                </w:rPrChange>
              </w:rPr>
              <w:fldChar w:fldCharType="separate"/>
            </w:r>
          </w:del>
          <w:del w:id="282" w:author="Sekar Subramanian" w:date="2021-07-16T12:00:00Z">
            <w:r w:rsidR="00D66920" w:rsidRPr="00780602" w:rsidDel="00285094">
              <w:rPr>
                <w:rFonts w:cstheme="minorHAnsi"/>
                <w:bCs w:val="0"/>
                <w:noProof/>
                <w:webHidden/>
                <w:rPrChange w:id="283" w:author="Sekar Subramanian" w:date="2021-07-16T13:03:00Z">
                  <w:rPr>
                    <w:rFonts w:eastAsiaTheme="majorEastAsia" w:cstheme="majorBidi"/>
                    <w:bCs/>
                    <w:noProof/>
                    <w:webHidden/>
                    <w:color w:val="000000" w:themeColor="text1"/>
                    <w:szCs w:val="28"/>
                  </w:rPr>
                </w:rPrChange>
              </w:rPr>
              <w:delText>8</w:delText>
            </w:r>
          </w:del>
          <w:del w:id="284" w:author="Sekar Subramanian" w:date="2021-07-16T12:10:00Z">
            <w:r w:rsidR="00D66920" w:rsidRPr="00780602" w:rsidDel="00D26D7B">
              <w:rPr>
                <w:rFonts w:cstheme="minorHAnsi"/>
                <w:bCs w:val="0"/>
                <w:noProof/>
                <w:webHidden/>
                <w:rPrChange w:id="285"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286" w:author="Sekar Subramanian" w:date="2021-07-16T13:03:00Z">
                  <w:rPr>
                    <w:rFonts w:eastAsiaTheme="majorEastAsia" w:cstheme="majorBidi"/>
                    <w:bCs/>
                    <w:noProof/>
                    <w:color w:val="000000" w:themeColor="text1"/>
                    <w:szCs w:val="28"/>
                  </w:rPr>
                </w:rPrChange>
              </w:rPr>
              <w:fldChar w:fldCharType="end"/>
            </w:r>
          </w:del>
        </w:p>
        <w:p w14:paraId="480C3ABE" w14:textId="08E9DB50" w:rsidR="00D66920" w:rsidRPr="00780602" w:rsidDel="00D26D7B" w:rsidRDefault="00616A18">
          <w:pPr>
            <w:pStyle w:val="TOC2"/>
            <w:tabs>
              <w:tab w:val="left" w:pos="880"/>
              <w:tab w:val="right" w:leader="dot" w:pos="10043"/>
            </w:tabs>
            <w:spacing w:before="120" w:after="120" w:line="240" w:lineRule="auto"/>
            <w:rPr>
              <w:del w:id="287" w:author="Sekar Subramanian" w:date="2021-07-16T12:10:00Z"/>
              <w:rFonts w:cstheme="minorHAnsi"/>
              <w:noProof/>
              <w:sz w:val="28"/>
              <w:szCs w:val="28"/>
              <w:rPrChange w:id="288" w:author="Sekar Subramanian" w:date="2021-07-16T13:03:00Z">
                <w:rPr>
                  <w:del w:id="289" w:author="Sekar Subramanian" w:date="2021-07-16T12:10:00Z"/>
                  <w:noProof/>
                </w:rPr>
              </w:rPrChange>
            </w:rPr>
            <w:pPrChange w:id="290" w:author="Sekar Subramanian" w:date="2021-07-16T12:36:00Z">
              <w:pPr>
                <w:pStyle w:val="TOC2"/>
                <w:tabs>
                  <w:tab w:val="left" w:pos="880"/>
                  <w:tab w:val="right" w:leader="dot" w:pos="10043"/>
                </w:tabs>
              </w:pPr>
            </w:pPrChange>
          </w:pPr>
          <w:del w:id="291" w:author="Sekar Subramanian" w:date="2021-07-16T12:10:00Z">
            <w:r w:rsidRPr="00780602" w:rsidDel="00D26D7B">
              <w:rPr>
                <w:rFonts w:cstheme="minorHAnsi"/>
                <w:noProof/>
                <w:sz w:val="28"/>
                <w:szCs w:val="28"/>
                <w:rPrChange w:id="292" w:author="Sekar Subramanian" w:date="2021-07-16T13:03:00Z">
                  <w:rPr>
                    <w:noProof/>
                  </w:rPr>
                </w:rPrChange>
              </w:rPr>
              <w:fldChar w:fldCharType="begin"/>
            </w:r>
            <w:r w:rsidRPr="00780602" w:rsidDel="00D26D7B">
              <w:rPr>
                <w:rFonts w:cstheme="minorHAnsi"/>
                <w:noProof/>
                <w:sz w:val="28"/>
                <w:szCs w:val="28"/>
                <w:rPrChange w:id="293" w:author="Sekar Subramanian" w:date="2021-07-16T13:03:00Z">
                  <w:rPr>
                    <w:noProof/>
                  </w:rPr>
                </w:rPrChange>
              </w:rPr>
              <w:delInstrText xml:space="preserve"> HYPERLINK \l "_Toc77059476" </w:delInstrText>
            </w:r>
            <w:r w:rsidRPr="00780602" w:rsidDel="00D26D7B">
              <w:rPr>
                <w:rFonts w:cstheme="minorHAnsi"/>
                <w:noProof/>
                <w:sz w:val="28"/>
                <w:szCs w:val="28"/>
                <w:rPrChange w:id="294" w:author="Sekar Subramanian" w:date="2021-07-16T13:03:00Z">
                  <w:rPr>
                    <w:noProof/>
                  </w:rPr>
                </w:rPrChange>
              </w:rPr>
              <w:fldChar w:fldCharType="separate"/>
            </w:r>
            <w:r w:rsidR="00D66920" w:rsidRPr="00780602" w:rsidDel="00D26D7B">
              <w:rPr>
                <w:rStyle w:val="Hyperlink"/>
                <w:rFonts w:cstheme="minorHAnsi"/>
                <w:noProof/>
                <w:sz w:val="28"/>
                <w:szCs w:val="28"/>
                <w:rPrChange w:id="295" w:author="Sekar Subramanian" w:date="2021-07-16T13:03:00Z">
                  <w:rPr>
                    <w:rStyle w:val="Hyperlink"/>
                    <w:rFonts w:cstheme="minorHAnsi"/>
                    <w:noProof/>
                  </w:rPr>
                </w:rPrChange>
              </w:rPr>
              <w:delText>4.1.</w:delText>
            </w:r>
            <w:r w:rsidR="00D66920" w:rsidRPr="00780602" w:rsidDel="00D26D7B">
              <w:rPr>
                <w:rFonts w:cstheme="minorHAnsi"/>
                <w:noProof/>
                <w:sz w:val="28"/>
                <w:szCs w:val="28"/>
                <w:rPrChange w:id="296" w:author="Sekar Subramanian" w:date="2021-07-16T13:03:00Z">
                  <w:rPr>
                    <w:noProof/>
                  </w:rPr>
                </w:rPrChange>
              </w:rPr>
              <w:tab/>
            </w:r>
            <w:r w:rsidR="00D66920" w:rsidRPr="00780602" w:rsidDel="00D26D7B">
              <w:rPr>
                <w:rStyle w:val="Hyperlink"/>
                <w:rFonts w:cstheme="minorHAnsi"/>
                <w:noProof/>
                <w:sz w:val="28"/>
                <w:szCs w:val="28"/>
                <w:rPrChange w:id="297" w:author="Sekar Subramanian" w:date="2021-07-16T13:03:00Z">
                  <w:rPr>
                    <w:rStyle w:val="Hyperlink"/>
                    <w:rFonts w:cstheme="minorHAnsi"/>
                    <w:noProof/>
                  </w:rPr>
                </w:rPrChange>
              </w:rPr>
              <w:delText>Volume Contribution</w:delText>
            </w:r>
            <w:r w:rsidR="00D66920" w:rsidRPr="00780602" w:rsidDel="00D26D7B">
              <w:rPr>
                <w:rFonts w:cstheme="minorHAnsi"/>
                <w:noProof/>
                <w:webHidden/>
                <w:sz w:val="28"/>
                <w:szCs w:val="28"/>
                <w:rPrChange w:id="298" w:author="Sekar Subramanian" w:date="2021-07-16T13:03:00Z">
                  <w:rPr>
                    <w:noProof/>
                    <w:webHidden/>
                  </w:rPr>
                </w:rPrChange>
              </w:rPr>
              <w:tab/>
            </w:r>
            <w:r w:rsidR="00D66920" w:rsidRPr="00780602" w:rsidDel="00D26D7B">
              <w:rPr>
                <w:rFonts w:cstheme="minorHAnsi"/>
                <w:noProof/>
                <w:webHidden/>
                <w:sz w:val="28"/>
                <w:szCs w:val="28"/>
                <w:rPrChange w:id="299" w:author="Sekar Subramanian" w:date="2021-07-16T13:03:00Z">
                  <w:rPr>
                    <w:noProof/>
                    <w:webHidden/>
                  </w:rPr>
                </w:rPrChange>
              </w:rPr>
              <w:fldChar w:fldCharType="begin"/>
            </w:r>
            <w:r w:rsidR="00D66920" w:rsidRPr="00780602" w:rsidDel="00D26D7B">
              <w:rPr>
                <w:rFonts w:cstheme="minorHAnsi"/>
                <w:noProof/>
                <w:webHidden/>
                <w:sz w:val="28"/>
                <w:szCs w:val="28"/>
                <w:rPrChange w:id="300" w:author="Sekar Subramanian" w:date="2021-07-16T13:03:00Z">
                  <w:rPr>
                    <w:noProof/>
                    <w:webHidden/>
                  </w:rPr>
                </w:rPrChange>
              </w:rPr>
              <w:delInstrText xml:space="preserve"> PAGEREF _Toc77059476 \h </w:delInstrText>
            </w:r>
            <w:r w:rsidR="00D66920" w:rsidRPr="00780602" w:rsidDel="00D26D7B">
              <w:rPr>
                <w:rFonts w:cstheme="minorHAnsi"/>
                <w:noProof/>
                <w:webHidden/>
                <w:sz w:val="28"/>
                <w:szCs w:val="28"/>
                <w:rPrChange w:id="301"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02" w:author="Sekar Subramanian" w:date="2021-07-16T13:03:00Z">
                  <w:rPr>
                    <w:noProof/>
                    <w:webHidden/>
                  </w:rPr>
                </w:rPrChange>
              </w:rPr>
              <w:fldChar w:fldCharType="separate"/>
            </w:r>
          </w:del>
          <w:del w:id="303" w:author="Sekar Subramanian" w:date="2021-07-16T12:00:00Z">
            <w:r w:rsidR="00D66920" w:rsidRPr="00780602" w:rsidDel="00285094">
              <w:rPr>
                <w:rFonts w:cstheme="minorHAnsi"/>
                <w:noProof/>
                <w:webHidden/>
                <w:sz w:val="28"/>
                <w:szCs w:val="28"/>
                <w:rPrChange w:id="304" w:author="Sekar Subramanian" w:date="2021-07-16T13:03:00Z">
                  <w:rPr>
                    <w:noProof/>
                    <w:webHidden/>
                  </w:rPr>
                </w:rPrChange>
              </w:rPr>
              <w:delText>8</w:delText>
            </w:r>
          </w:del>
          <w:del w:id="305" w:author="Sekar Subramanian" w:date="2021-07-16T12:10:00Z">
            <w:r w:rsidR="00D66920" w:rsidRPr="00780602" w:rsidDel="00D26D7B">
              <w:rPr>
                <w:rFonts w:cstheme="minorHAnsi"/>
                <w:noProof/>
                <w:webHidden/>
                <w:sz w:val="28"/>
                <w:szCs w:val="28"/>
                <w:rPrChange w:id="306" w:author="Sekar Subramanian" w:date="2021-07-16T13:03:00Z">
                  <w:rPr>
                    <w:noProof/>
                    <w:webHidden/>
                  </w:rPr>
                </w:rPrChange>
              </w:rPr>
              <w:fldChar w:fldCharType="end"/>
            </w:r>
            <w:r w:rsidRPr="00780602" w:rsidDel="00D26D7B">
              <w:rPr>
                <w:rFonts w:cstheme="minorHAnsi"/>
                <w:noProof/>
                <w:sz w:val="28"/>
                <w:szCs w:val="28"/>
                <w:rPrChange w:id="307" w:author="Sekar Subramanian" w:date="2021-07-16T13:03:00Z">
                  <w:rPr>
                    <w:noProof/>
                  </w:rPr>
                </w:rPrChange>
              </w:rPr>
              <w:fldChar w:fldCharType="end"/>
            </w:r>
          </w:del>
        </w:p>
        <w:p w14:paraId="183662C4" w14:textId="0E8F51AD" w:rsidR="00D66920" w:rsidRPr="00780602" w:rsidDel="00D26D7B" w:rsidRDefault="00616A18">
          <w:pPr>
            <w:pStyle w:val="TOC2"/>
            <w:tabs>
              <w:tab w:val="left" w:pos="880"/>
              <w:tab w:val="right" w:leader="dot" w:pos="10043"/>
            </w:tabs>
            <w:spacing w:before="120" w:after="120" w:line="240" w:lineRule="auto"/>
            <w:rPr>
              <w:del w:id="308" w:author="Sekar Subramanian" w:date="2021-07-16T12:10:00Z"/>
              <w:rFonts w:cstheme="minorHAnsi"/>
              <w:noProof/>
              <w:sz w:val="28"/>
              <w:szCs w:val="28"/>
              <w:rPrChange w:id="309" w:author="Sekar Subramanian" w:date="2021-07-16T13:03:00Z">
                <w:rPr>
                  <w:del w:id="310" w:author="Sekar Subramanian" w:date="2021-07-16T12:10:00Z"/>
                  <w:noProof/>
                </w:rPr>
              </w:rPrChange>
            </w:rPr>
            <w:pPrChange w:id="311" w:author="Sekar Subramanian" w:date="2021-07-16T12:36:00Z">
              <w:pPr>
                <w:pStyle w:val="TOC2"/>
                <w:tabs>
                  <w:tab w:val="left" w:pos="880"/>
                  <w:tab w:val="right" w:leader="dot" w:pos="10043"/>
                </w:tabs>
              </w:pPr>
            </w:pPrChange>
          </w:pPr>
          <w:del w:id="312" w:author="Sekar Subramanian" w:date="2021-07-16T12:10:00Z">
            <w:r w:rsidRPr="00780602" w:rsidDel="00D26D7B">
              <w:rPr>
                <w:rFonts w:cstheme="minorHAnsi"/>
                <w:noProof/>
                <w:sz w:val="28"/>
                <w:szCs w:val="28"/>
                <w:rPrChange w:id="313" w:author="Sekar Subramanian" w:date="2021-07-16T13:03:00Z">
                  <w:rPr>
                    <w:noProof/>
                  </w:rPr>
                </w:rPrChange>
              </w:rPr>
              <w:fldChar w:fldCharType="begin"/>
            </w:r>
            <w:r w:rsidRPr="00780602" w:rsidDel="00D26D7B">
              <w:rPr>
                <w:rFonts w:cstheme="minorHAnsi"/>
                <w:noProof/>
                <w:sz w:val="28"/>
                <w:szCs w:val="28"/>
                <w:rPrChange w:id="314" w:author="Sekar Subramanian" w:date="2021-07-16T13:03:00Z">
                  <w:rPr>
                    <w:noProof/>
                  </w:rPr>
                </w:rPrChange>
              </w:rPr>
              <w:delInstrText xml:space="preserve"> HYPERLINK \l "_Toc77059477" </w:delInstrText>
            </w:r>
            <w:r w:rsidRPr="00780602" w:rsidDel="00D26D7B">
              <w:rPr>
                <w:rFonts w:cstheme="minorHAnsi"/>
                <w:noProof/>
                <w:sz w:val="28"/>
                <w:szCs w:val="28"/>
                <w:rPrChange w:id="315" w:author="Sekar Subramanian" w:date="2021-07-16T13:03:00Z">
                  <w:rPr>
                    <w:noProof/>
                  </w:rPr>
                </w:rPrChange>
              </w:rPr>
              <w:fldChar w:fldCharType="separate"/>
            </w:r>
            <w:r w:rsidR="00D66920" w:rsidRPr="00780602" w:rsidDel="00D26D7B">
              <w:rPr>
                <w:rStyle w:val="Hyperlink"/>
                <w:rFonts w:cstheme="minorHAnsi"/>
                <w:noProof/>
                <w:sz w:val="28"/>
                <w:szCs w:val="28"/>
                <w:highlight w:val="yellow"/>
                <w:rPrChange w:id="316" w:author="Sekar Subramanian" w:date="2021-07-16T13:03:00Z">
                  <w:rPr>
                    <w:rStyle w:val="Hyperlink"/>
                    <w:rFonts w:cstheme="minorHAnsi"/>
                    <w:noProof/>
                    <w:highlight w:val="yellow"/>
                  </w:rPr>
                </w:rPrChange>
              </w:rPr>
              <w:delText>4.2.</w:delText>
            </w:r>
            <w:r w:rsidR="00D66920" w:rsidRPr="00780602" w:rsidDel="00D26D7B">
              <w:rPr>
                <w:rFonts w:cstheme="minorHAnsi"/>
                <w:noProof/>
                <w:sz w:val="28"/>
                <w:szCs w:val="28"/>
                <w:rPrChange w:id="317" w:author="Sekar Subramanian" w:date="2021-07-16T13:03:00Z">
                  <w:rPr>
                    <w:noProof/>
                  </w:rPr>
                </w:rPrChange>
              </w:rPr>
              <w:tab/>
            </w:r>
            <w:r w:rsidR="00D66920" w:rsidRPr="00780602" w:rsidDel="00D26D7B">
              <w:rPr>
                <w:rStyle w:val="Hyperlink"/>
                <w:rFonts w:cstheme="minorHAnsi"/>
                <w:noProof/>
                <w:sz w:val="28"/>
                <w:szCs w:val="28"/>
                <w:highlight w:val="yellow"/>
                <w:rPrChange w:id="318" w:author="Sekar Subramanian" w:date="2021-07-16T13:03:00Z">
                  <w:rPr>
                    <w:rStyle w:val="Hyperlink"/>
                    <w:rFonts w:cstheme="minorHAnsi"/>
                    <w:noProof/>
                    <w:highlight w:val="yellow"/>
                  </w:rPr>
                </w:rPrChange>
              </w:rPr>
              <w:delText>Due-To Change YOY (NRC)</w:delText>
            </w:r>
            <w:r w:rsidR="00D66920" w:rsidRPr="00780602" w:rsidDel="00D26D7B">
              <w:rPr>
                <w:rFonts w:cstheme="minorHAnsi"/>
                <w:noProof/>
                <w:webHidden/>
                <w:sz w:val="28"/>
                <w:szCs w:val="28"/>
                <w:rPrChange w:id="319" w:author="Sekar Subramanian" w:date="2021-07-16T13:03:00Z">
                  <w:rPr>
                    <w:noProof/>
                    <w:webHidden/>
                  </w:rPr>
                </w:rPrChange>
              </w:rPr>
              <w:tab/>
            </w:r>
            <w:r w:rsidR="00D66920" w:rsidRPr="00780602" w:rsidDel="00D26D7B">
              <w:rPr>
                <w:rFonts w:cstheme="minorHAnsi"/>
                <w:noProof/>
                <w:webHidden/>
                <w:sz w:val="28"/>
                <w:szCs w:val="28"/>
                <w:rPrChange w:id="320" w:author="Sekar Subramanian" w:date="2021-07-16T13:03:00Z">
                  <w:rPr>
                    <w:noProof/>
                    <w:webHidden/>
                  </w:rPr>
                </w:rPrChange>
              </w:rPr>
              <w:fldChar w:fldCharType="begin"/>
            </w:r>
            <w:r w:rsidR="00D66920" w:rsidRPr="00780602" w:rsidDel="00D26D7B">
              <w:rPr>
                <w:rFonts w:cstheme="minorHAnsi"/>
                <w:noProof/>
                <w:webHidden/>
                <w:sz w:val="28"/>
                <w:szCs w:val="28"/>
                <w:rPrChange w:id="321" w:author="Sekar Subramanian" w:date="2021-07-16T13:03:00Z">
                  <w:rPr>
                    <w:noProof/>
                    <w:webHidden/>
                  </w:rPr>
                </w:rPrChange>
              </w:rPr>
              <w:delInstrText xml:space="preserve"> PAGEREF _Toc77059477 \h </w:delInstrText>
            </w:r>
            <w:r w:rsidR="00D66920" w:rsidRPr="00780602" w:rsidDel="00D26D7B">
              <w:rPr>
                <w:rFonts w:cstheme="minorHAnsi"/>
                <w:noProof/>
                <w:webHidden/>
                <w:sz w:val="28"/>
                <w:szCs w:val="28"/>
                <w:rPrChange w:id="322"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23" w:author="Sekar Subramanian" w:date="2021-07-16T13:03:00Z">
                  <w:rPr>
                    <w:noProof/>
                    <w:webHidden/>
                  </w:rPr>
                </w:rPrChange>
              </w:rPr>
              <w:fldChar w:fldCharType="separate"/>
            </w:r>
          </w:del>
          <w:del w:id="324" w:author="Sekar Subramanian" w:date="2021-07-16T12:00:00Z">
            <w:r w:rsidR="00D66920" w:rsidRPr="00780602" w:rsidDel="00285094">
              <w:rPr>
                <w:rFonts w:cstheme="minorHAnsi"/>
                <w:noProof/>
                <w:webHidden/>
                <w:sz w:val="28"/>
                <w:szCs w:val="28"/>
                <w:rPrChange w:id="325" w:author="Sekar Subramanian" w:date="2021-07-16T13:03:00Z">
                  <w:rPr>
                    <w:noProof/>
                    <w:webHidden/>
                  </w:rPr>
                </w:rPrChange>
              </w:rPr>
              <w:delText>8</w:delText>
            </w:r>
          </w:del>
          <w:del w:id="326" w:author="Sekar Subramanian" w:date="2021-07-16T12:10:00Z">
            <w:r w:rsidR="00D66920" w:rsidRPr="00780602" w:rsidDel="00D26D7B">
              <w:rPr>
                <w:rFonts w:cstheme="minorHAnsi"/>
                <w:noProof/>
                <w:webHidden/>
                <w:sz w:val="28"/>
                <w:szCs w:val="28"/>
                <w:rPrChange w:id="327" w:author="Sekar Subramanian" w:date="2021-07-16T13:03:00Z">
                  <w:rPr>
                    <w:noProof/>
                    <w:webHidden/>
                  </w:rPr>
                </w:rPrChange>
              </w:rPr>
              <w:fldChar w:fldCharType="end"/>
            </w:r>
            <w:r w:rsidRPr="00780602" w:rsidDel="00D26D7B">
              <w:rPr>
                <w:rFonts w:cstheme="minorHAnsi"/>
                <w:noProof/>
                <w:sz w:val="28"/>
                <w:szCs w:val="28"/>
                <w:rPrChange w:id="328" w:author="Sekar Subramanian" w:date="2021-07-16T13:03:00Z">
                  <w:rPr>
                    <w:noProof/>
                  </w:rPr>
                </w:rPrChange>
              </w:rPr>
              <w:fldChar w:fldCharType="end"/>
            </w:r>
          </w:del>
        </w:p>
        <w:p w14:paraId="7977C793" w14:textId="5EBC6BC4" w:rsidR="00D66920" w:rsidRPr="00780602" w:rsidDel="00D26D7B" w:rsidRDefault="00616A18">
          <w:pPr>
            <w:pStyle w:val="TOC2"/>
            <w:tabs>
              <w:tab w:val="left" w:pos="880"/>
              <w:tab w:val="right" w:leader="dot" w:pos="10043"/>
            </w:tabs>
            <w:spacing w:before="120" w:after="120" w:line="240" w:lineRule="auto"/>
            <w:rPr>
              <w:del w:id="329" w:author="Sekar Subramanian" w:date="2021-07-16T12:10:00Z"/>
              <w:rFonts w:cstheme="minorHAnsi"/>
              <w:noProof/>
              <w:sz w:val="28"/>
              <w:szCs w:val="28"/>
              <w:rPrChange w:id="330" w:author="Sekar Subramanian" w:date="2021-07-16T13:03:00Z">
                <w:rPr>
                  <w:del w:id="331" w:author="Sekar Subramanian" w:date="2021-07-16T12:10:00Z"/>
                  <w:noProof/>
                </w:rPr>
              </w:rPrChange>
            </w:rPr>
            <w:pPrChange w:id="332" w:author="Sekar Subramanian" w:date="2021-07-16T12:36:00Z">
              <w:pPr>
                <w:pStyle w:val="TOC2"/>
                <w:tabs>
                  <w:tab w:val="left" w:pos="880"/>
                  <w:tab w:val="right" w:leader="dot" w:pos="10043"/>
                </w:tabs>
              </w:pPr>
            </w:pPrChange>
          </w:pPr>
          <w:del w:id="333" w:author="Sekar Subramanian" w:date="2021-07-16T12:10:00Z">
            <w:r w:rsidRPr="00780602" w:rsidDel="00D26D7B">
              <w:rPr>
                <w:rFonts w:cstheme="minorHAnsi"/>
                <w:noProof/>
                <w:sz w:val="28"/>
                <w:szCs w:val="28"/>
                <w:rPrChange w:id="334" w:author="Sekar Subramanian" w:date="2021-07-16T13:03:00Z">
                  <w:rPr>
                    <w:noProof/>
                  </w:rPr>
                </w:rPrChange>
              </w:rPr>
              <w:fldChar w:fldCharType="begin"/>
            </w:r>
            <w:r w:rsidRPr="00780602" w:rsidDel="00D26D7B">
              <w:rPr>
                <w:rFonts w:cstheme="minorHAnsi"/>
                <w:noProof/>
                <w:sz w:val="28"/>
                <w:szCs w:val="28"/>
                <w:rPrChange w:id="335" w:author="Sekar Subramanian" w:date="2021-07-16T13:03:00Z">
                  <w:rPr>
                    <w:noProof/>
                  </w:rPr>
                </w:rPrChange>
              </w:rPr>
              <w:delInstrText xml:space="preserve"> HYPERLINK \l "_Toc77059478" </w:delInstrText>
            </w:r>
            <w:r w:rsidRPr="00780602" w:rsidDel="00D26D7B">
              <w:rPr>
                <w:rFonts w:cstheme="minorHAnsi"/>
                <w:noProof/>
                <w:sz w:val="28"/>
                <w:szCs w:val="28"/>
                <w:rPrChange w:id="336" w:author="Sekar Subramanian" w:date="2021-07-16T13:03:00Z">
                  <w:rPr>
                    <w:noProof/>
                  </w:rPr>
                </w:rPrChange>
              </w:rPr>
              <w:fldChar w:fldCharType="separate"/>
            </w:r>
            <w:r w:rsidR="00D66920" w:rsidRPr="00780602" w:rsidDel="00D26D7B">
              <w:rPr>
                <w:rStyle w:val="Hyperlink"/>
                <w:rFonts w:cstheme="minorHAnsi"/>
                <w:noProof/>
                <w:sz w:val="28"/>
                <w:szCs w:val="28"/>
                <w:rPrChange w:id="337" w:author="Sekar Subramanian" w:date="2021-07-16T13:03:00Z">
                  <w:rPr>
                    <w:rStyle w:val="Hyperlink"/>
                    <w:rFonts w:cstheme="minorHAnsi"/>
                    <w:noProof/>
                  </w:rPr>
                </w:rPrChange>
              </w:rPr>
              <w:delText>4.3.</w:delText>
            </w:r>
            <w:r w:rsidR="00D66920" w:rsidRPr="00780602" w:rsidDel="00D26D7B">
              <w:rPr>
                <w:rFonts w:cstheme="minorHAnsi"/>
                <w:noProof/>
                <w:sz w:val="28"/>
                <w:szCs w:val="28"/>
                <w:rPrChange w:id="338" w:author="Sekar Subramanian" w:date="2021-07-16T13:03:00Z">
                  <w:rPr>
                    <w:noProof/>
                  </w:rPr>
                </w:rPrChange>
              </w:rPr>
              <w:tab/>
            </w:r>
            <w:r w:rsidR="00D66920" w:rsidRPr="00780602" w:rsidDel="00D26D7B">
              <w:rPr>
                <w:rStyle w:val="Hyperlink"/>
                <w:rFonts w:cstheme="minorHAnsi"/>
                <w:noProof/>
                <w:sz w:val="28"/>
                <w:szCs w:val="28"/>
                <w:rPrChange w:id="339" w:author="Sekar Subramanian" w:date="2021-07-16T13:03:00Z">
                  <w:rPr>
                    <w:rStyle w:val="Hyperlink"/>
                    <w:rFonts w:cstheme="minorHAnsi"/>
                    <w:noProof/>
                  </w:rPr>
                </w:rPrChange>
              </w:rPr>
              <w:delText>Cost of Acquisition</w:delText>
            </w:r>
            <w:r w:rsidR="00D66920" w:rsidRPr="00780602" w:rsidDel="00D26D7B">
              <w:rPr>
                <w:rFonts w:cstheme="minorHAnsi"/>
                <w:noProof/>
                <w:webHidden/>
                <w:sz w:val="28"/>
                <w:szCs w:val="28"/>
                <w:rPrChange w:id="340" w:author="Sekar Subramanian" w:date="2021-07-16T13:03:00Z">
                  <w:rPr>
                    <w:noProof/>
                    <w:webHidden/>
                  </w:rPr>
                </w:rPrChange>
              </w:rPr>
              <w:tab/>
            </w:r>
            <w:r w:rsidR="00D66920" w:rsidRPr="00780602" w:rsidDel="00D26D7B">
              <w:rPr>
                <w:rFonts w:cstheme="minorHAnsi"/>
                <w:noProof/>
                <w:webHidden/>
                <w:sz w:val="28"/>
                <w:szCs w:val="28"/>
                <w:rPrChange w:id="341" w:author="Sekar Subramanian" w:date="2021-07-16T13:03:00Z">
                  <w:rPr>
                    <w:noProof/>
                    <w:webHidden/>
                  </w:rPr>
                </w:rPrChange>
              </w:rPr>
              <w:fldChar w:fldCharType="begin"/>
            </w:r>
            <w:r w:rsidR="00D66920" w:rsidRPr="00780602" w:rsidDel="00D26D7B">
              <w:rPr>
                <w:rFonts w:cstheme="minorHAnsi"/>
                <w:noProof/>
                <w:webHidden/>
                <w:sz w:val="28"/>
                <w:szCs w:val="28"/>
                <w:rPrChange w:id="342" w:author="Sekar Subramanian" w:date="2021-07-16T13:03:00Z">
                  <w:rPr>
                    <w:noProof/>
                    <w:webHidden/>
                  </w:rPr>
                </w:rPrChange>
              </w:rPr>
              <w:delInstrText xml:space="preserve"> PAGEREF _Toc77059478 \h </w:delInstrText>
            </w:r>
            <w:r w:rsidR="00D66920" w:rsidRPr="00780602" w:rsidDel="00D26D7B">
              <w:rPr>
                <w:rFonts w:cstheme="minorHAnsi"/>
                <w:noProof/>
                <w:webHidden/>
                <w:sz w:val="28"/>
                <w:szCs w:val="28"/>
                <w:rPrChange w:id="34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44" w:author="Sekar Subramanian" w:date="2021-07-16T13:03:00Z">
                  <w:rPr>
                    <w:noProof/>
                    <w:webHidden/>
                  </w:rPr>
                </w:rPrChange>
              </w:rPr>
              <w:fldChar w:fldCharType="separate"/>
            </w:r>
          </w:del>
          <w:del w:id="345" w:author="Sekar Subramanian" w:date="2021-07-16T12:00:00Z">
            <w:r w:rsidR="00D66920" w:rsidRPr="00780602" w:rsidDel="00285094">
              <w:rPr>
                <w:rFonts w:cstheme="minorHAnsi"/>
                <w:noProof/>
                <w:webHidden/>
                <w:sz w:val="28"/>
                <w:szCs w:val="28"/>
                <w:rPrChange w:id="346" w:author="Sekar Subramanian" w:date="2021-07-16T13:03:00Z">
                  <w:rPr>
                    <w:noProof/>
                    <w:webHidden/>
                  </w:rPr>
                </w:rPrChange>
              </w:rPr>
              <w:delText>9</w:delText>
            </w:r>
          </w:del>
          <w:del w:id="347" w:author="Sekar Subramanian" w:date="2021-07-16T12:10:00Z">
            <w:r w:rsidR="00D66920" w:rsidRPr="00780602" w:rsidDel="00D26D7B">
              <w:rPr>
                <w:rFonts w:cstheme="minorHAnsi"/>
                <w:noProof/>
                <w:webHidden/>
                <w:sz w:val="28"/>
                <w:szCs w:val="28"/>
                <w:rPrChange w:id="348" w:author="Sekar Subramanian" w:date="2021-07-16T13:03:00Z">
                  <w:rPr>
                    <w:noProof/>
                    <w:webHidden/>
                  </w:rPr>
                </w:rPrChange>
              </w:rPr>
              <w:fldChar w:fldCharType="end"/>
            </w:r>
            <w:r w:rsidRPr="00780602" w:rsidDel="00D26D7B">
              <w:rPr>
                <w:rFonts w:cstheme="minorHAnsi"/>
                <w:noProof/>
                <w:sz w:val="28"/>
                <w:szCs w:val="28"/>
                <w:rPrChange w:id="349" w:author="Sekar Subramanian" w:date="2021-07-16T13:03:00Z">
                  <w:rPr>
                    <w:noProof/>
                  </w:rPr>
                </w:rPrChange>
              </w:rPr>
              <w:fldChar w:fldCharType="end"/>
            </w:r>
          </w:del>
        </w:p>
        <w:p w14:paraId="03305275" w14:textId="7D7F1A5D" w:rsidR="00D66920" w:rsidRPr="00780602" w:rsidDel="00D26D7B" w:rsidRDefault="00616A18">
          <w:pPr>
            <w:pStyle w:val="TOC3"/>
            <w:tabs>
              <w:tab w:val="left" w:pos="1320"/>
              <w:tab w:val="right" w:leader="dot" w:pos="10043"/>
            </w:tabs>
            <w:spacing w:before="120" w:after="120" w:line="240" w:lineRule="auto"/>
            <w:rPr>
              <w:del w:id="350" w:author="Sekar Subramanian" w:date="2021-07-16T12:10:00Z"/>
              <w:rFonts w:cstheme="minorHAnsi"/>
              <w:noProof/>
              <w:sz w:val="28"/>
              <w:szCs w:val="28"/>
              <w:rPrChange w:id="351" w:author="Sekar Subramanian" w:date="2021-07-16T13:03:00Z">
                <w:rPr>
                  <w:del w:id="352" w:author="Sekar Subramanian" w:date="2021-07-16T12:10:00Z"/>
                  <w:noProof/>
                </w:rPr>
              </w:rPrChange>
            </w:rPr>
            <w:pPrChange w:id="353" w:author="Sekar Subramanian" w:date="2021-07-16T12:36:00Z">
              <w:pPr>
                <w:pStyle w:val="TOC3"/>
                <w:tabs>
                  <w:tab w:val="left" w:pos="1320"/>
                  <w:tab w:val="right" w:leader="dot" w:pos="10043"/>
                </w:tabs>
              </w:pPr>
            </w:pPrChange>
          </w:pPr>
          <w:del w:id="354" w:author="Sekar Subramanian" w:date="2021-07-16T12:10:00Z">
            <w:r w:rsidRPr="00780602" w:rsidDel="00D26D7B">
              <w:rPr>
                <w:rFonts w:cstheme="minorHAnsi"/>
                <w:noProof/>
                <w:sz w:val="28"/>
                <w:szCs w:val="28"/>
                <w:rPrChange w:id="355" w:author="Sekar Subramanian" w:date="2021-07-16T13:03:00Z">
                  <w:rPr>
                    <w:noProof/>
                  </w:rPr>
                </w:rPrChange>
              </w:rPr>
              <w:fldChar w:fldCharType="begin"/>
            </w:r>
            <w:r w:rsidRPr="00780602" w:rsidDel="00D26D7B">
              <w:rPr>
                <w:rFonts w:cstheme="minorHAnsi"/>
                <w:noProof/>
                <w:sz w:val="28"/>
                <w:szCs w:val="28"/>
                <w:rPrChange w:id="356" w:author="Sekar Subramanian" w:date="2021-07-16T13:03:00Z">
                  <w:rPr>
                    <w:noProof/>
                  </w:rPr>
                </w:rPrChange>
              </w:rPr>
              <w:delInstrText xml:space="preserve"> HYPERLINK \l "_Toc77059479" </w:delInstrText>
            </w:r>
            <w:r w:rsidRPr="00780602" w:rsidDel="00D26D7B">
              <w:rPr>
                <w:rFonts w:cstheme="minorHAnsi"/>
                <w:noProof/>
                <w:sz w:val="28"/>
                <w:szCs w:val="28"/>
                <w:rPrChange w:id="357" w:author="Sekar Subramanian" w:date="2021-07-16T13:03:00Z">
                  <w:rPr>
                    <w:noProof/>
                  </w:rPr>
                </w:rPrChange>
              </w:rPr>
              <w:fldChar w:fldCharType="separate"/>
            </w:r>
            <w:r w:rsidR="00D66920" w:rsidRPr="00780602" w:rsidDel="00D26D7B">
              <w:rPr>
                <w:rStyle w:val="Hyperlink"/>
                <w:rFonts w:cstheme="minorHAnsi"/>
                <w:b/>
                <w:noProof/>
                <w:sz w:val="28"/>
                <w:szCs w:val="28"/>
                <w:rPrChange w:id="358" w:author="Sekar Subramanian" w:date="2021-07-16T13:03:00Z">
                  <w:rPr>
                    <w:rStyle w:val="Hyperlink"/>
                    <w:rFonts w:cstheme="minorHAnsi"/>
                    <w:b/>
                    <w:noProof/>
                  </w:rPr>
                </w:rPrChange>
              </w:rPr>
              <w:delText>2.1.1.2</w:delText>
            </w:r>
            <w:r w:rsidR="00D66920" w:rsidRPr="00780602" w:rsidDel="00D26D7B">
              <w:rPr>
                <w:rFonts w:cstheme="minorHAnsi"/>
                <w:noProof/>
                <w:sz w:val="28"/>
                <w:szCs w:val="28"/>
                <w:rPrChange w:id="359" w:author="Sekar Subramanian" w:date="2021-07-16T13:03:00Z">
                  <w:rPr>
                    <w:noProof/>
                  </w:rPr>
                </w:rPrChange>
              </w:rPr>
              <w:tab/>
            </w:r>
            <w:r w:rsidR="00D66920" w:rsidRPr="00780602" w:rsidDel="00D26D7B">
              <w:rPr>
                <w:rStyle w:val="Hyperlink"/>
                <w:rFonts w:cstheme="minorHAnsi"/>
                <w:b/>
                <w:noProof/>
                <w:sz w:val="28"/>
                <w:szCs w:val="28"/>
                <w:rPrChange w:id="360" w:author="Sekar Subramanian" w:date="2021-07-16T13:03:00Z">
                  <w:rPr>
                    <w:rStyle w:val="Hyperlink"/>
                    <w:rFonts w:cstheme="minorHAnsi"/>
                    <w:b/>
                    <w:noProof/>
                  </w:rPr>
                </w:rPrChange>
              </w:rPr>
              <w:delText>Pooled Model</w:delText>
            </w:r>
            <w:r w:rsidR="00D66920" w:rsidRPr="00780602" w:rsidDel="00D26D7B">
              <w:rPr>
                <w:rFonts w:cstheme="minorHAnsi"/>
                <w:noProof/>
                <w:webHidden/>
                <w:sz w:val="28"/>
                <w:szCs w:val="28"/>
                <w:rPrChange w:id="361" w:author="Sekar Subramanian" w:date="2021-07-16T13:03:00Z">
                  <w:rPr>
                    <w:noProof/>
                    <w:webHidden/>
                  </w:rPr>
                </w:rPrChange>
              </w:rPr>
              <w:tab/>
            </w:r>
            <w:r w:rsidR="00D66920" w:rsidRPr="00780602" w:rsidDel="00D26D7B">
              <w:rPr>
                <w:rFonts w:cstheme="minorHAnsi"/>
                <w:noProof/>
                <w:webHidden/>
                <w:sz w:val="28"/>
                <w:szCs w:val="28"/>
                <w:rPrChange w:id="362" w:author="Sekar Subramanian" w:date="2021-07-16T13:03:00Z">
                  <w:rPr>
                    <w:noProof/>
                    <w:webHidden/>
                  </w:rPr>
                </w:rPrChange>
              </w:rPr>
              <w:fldChar w:fldCharType="begin"/>
            </w:r>
            <w:r w:rsidR="00D66920" w:rsidRPr="00780602" w:rsidDel="00D26D7B">
              <w:rPr>
                <w:rFonts w:cstheme="minorHAnsi"/>
                <w:noProof/>
                <w:webHidden/>
                <w:sz w:val="28"/>
                <w:szCs w:val="28"/>
                <w:rPrChange w:id="363" w:author="Sekar Subramanian" w:date="2021-07-16T13:03:00Z">
                  <w:rPr>
                    <w:noProof/>
                    <w:webHidden/>
                  </w:rPr>
                </w:rPrChange>
              </w:rPr>
              <w:delInstrText xml:space="preserve"> PAGEREF _Toc77059479 \h </w:delInstrText>
            </w:r>
            <w:r w:rsidR="00D66920" w:rsidRPr="00780602" w:rsidDel="00D26D7B">
              <w:rPr>
                <w:rFonts w:cstheme="minorHAnsi"/>
                <w:noProof/>
                <w:webHidden/>
                <w:sz w:val="28"/>
                <w:szCs w:val="28"/>
                <w:rPrChange w:id="364"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65" w:author="Sekar Subramanian" w:date="2021-07-16T13:03:00Z">
                  <w:rPr>
                    <w:noProof/>
                    <w:webHidden/>
                  </w:rPr>
                </w:rPrChange>
              </w:rPr>
              <w:fldChar w:fldCharType="separate"/>
            </w:r>
          </w:del>
          <w:del w:id="366" w:author="Sekar Subramanian" w:date="2021-07-16T12:00:00Z">
            <w:r w:rsidR="00D66920" w:rsidRPr="00780602" w:rsidDel="00285094">
              <w:rPr>
                <w:rFonts w:cstheme="minorHAnsi"/>
                <w:noProof/>
                <w:webHidden/>
                <w:sz w:val="28"/>
                <w:szCs w:val="28"/>
                <w:rPrChange w:id="367" w:author="Sekar Subramanian" w:date="2021-07-16T13:03:00Z">
                  <w:rPr>
                    <w:noProof/>
                    <w:webHidden/>
                  </w:rPr>
                </w:rPrChange>
              </w:rPr>
              <w:delText>10</w:delText>
            </w:r>
          </w:del>
          <w:del w:id="368" w:author="Sekar Subramanian" w:date="2021-07-16T12:10:00Z">
            <w:r w:rsidR="00D66920" w:rsidRPr="00780602" w:rsidDel="00D26D7B">
              <w:rPr>
                <w:rFonts w:cstheme="minorHAnsi"/>
                <w:noProof/>
                <w:webHidden/>
                <w:sz w:val="28"/>
                <w:szCs w:val="28"/>
                <w:rPrChange w:id="369" w:author="Sekar Subramanian" w:date="2021-07-16T13:03:00Z">
                  <w:rPr>
                    <w:noProof/>
                    <w:webHidden/>
                  </w:rPr>
                </w:rPrChange>
              </w:rPr>
              <w:fldChar w:fldCharType="end"/>
            </w:r>
            <w:r w:rsidRPr="00780602" w:rsidDel="00D26D7B">
              <w:rPr>
                <w:rFonts w:cstheme="minorHAnsi"/>
                <w:noProof/>
                <w:sz w:val="28"/>
                <w:szCs w:val="28"/>
                <w:rPrChange w:id="370" w:author="Sekar Subramanian" w:date="2021-07-16T13:03:00Z">
                  <w:rPr>
                    <w:noProof/>
                  </w:rPr>
                </w:rPrChange>
              </w:rPr>
              <w:fldChar w:fldCharType="end"/>
            </w:r>
          </w:del>
        </w:p>
        <w:p w14:paraId="6FD81650" w14:textId="10234BA9" w:rsidR="00D66920" w:rsidRPr="00780602" w:rsidDel="00D26D7B" w:rsidRDefault="00616A18">
          <w:pPr>
            <w:pStyle w:val="TOC3"/>
            <w:tabs>
              <w:tab w:val="left" w:pos="1320"/>
              <w:tab w:val="right" w:leader="dot" w:pos="10043"/>
            </w:tabs>
            <w:spacing w:before="120" w:after="120" w:line="240" w:lineRule="auto"/>
            <w:rPr>
              <w:del w:id="371" w:author="Sekar Subramanian" w:date="2021-07-16T12:10:00Z"/>
              <w:rFonts w:cstheme="minorHAnsi"/>
              <w:noProof/>
              <w:sz w:val="28"/>
              <w:szCs w:val="28"/>
              <w:rPrChange w:id="372" w:author="Sekar Subramanian" w:date="2021-07-16T13:03:00Z">
                <w:rPr>
                  <w:del w:id="373" w:author="Sekar Subramanian" w:date="2021-07-16T12:10:00Z"/>
                  <w:noProof/>
                </w:rPr>
              </w:rPrChange>
            </w:rPr>
            <w:pPrChange w:id="374" w:author="Sekar Subramanian" w:date="2021-07-16T12:36:00Z">
              <w:pPr>
                <w:pStyle w:val="TOC3"/>
                <w:tabs>
                  <w:tab w:val="left" w:pos="1320"/>
                  <w:tab w:val="right" w:leader="dot" w:pos="10043"/>
                </w:tabs>
              </w:pPr>
            </w:pPrChange>
          </w:pPr>
          <w:del w:id="375" w:author="Sekar Subramanian" w:date="2021-07-16T12:10:00Z">
            <w:r w:rsidRPr="00780602" w:rsidDel="00D26D7B">
              <w:rPr>
                <w:rFonts w:cstheme="minorHAnsi"/>
                <w:noProof/>
                <w:sz w:val="28"/>
                <w:szCs w:val="28"/>
                <w:rPrChange w:id="376" w:author="Sekar Subramanian" w:date="2021-07-16T13:03:00Z">
                  <w:rPr>
                    <w:noProof/>
                  </w:rPr>
                </w:rPrChange>
              </w:rPr>
              <w:fldChar w:fldCharType="begin"/>
            </w:r>
            <w:r w:rsidRPr="00780602" w:rsidDel="00D26D7B">
              <w:rPr>
                <w:rFonts w:cstheme="minorHAnsi"/>
                <w:noProof/>
                <w:sz w:val="28"/>
                <w:szCs w:val="28"/>
                <w:rPrChange w:id="377" w:author="Sekar Subramanian" w:date="2021-07-16T13:03:00Z">
                  <w:rPr>
                    <w:noProof/>
                  </w:rPr>
                </w:rPrChange>
              </w:rPr>
              <w:delInstrText xml:space="preserve"> HYPERLINK \l "_Toc77059480" </w:delInstrText>
            </w:r>
            <w:r w:rsidRPr="00780602" w:rsidDel="00D26D7B">
              <w:rPr>
                <w:rFonts w:cstheme="minorHAnsi"/>
                <w:noProof/>
                <w:sz w:val="28"/>
                <w:szCs w:val="28"/>
                <w:rPrChange w:id="378" w:author="Sekar Subramanian" w:date="2021-07-16T13:03:00Z">
                  <w:rPr>
                    <w:noProof/>
                  </w:rPr>
                </w:rPrChange>
              </w:rPr>
              <w:fldChar w:fldCharType="separate"/>
            </w:r>
            <w:r w:rsidR="00D66920" w:rsidRPr="00780602" w:rsidDel="00D26D7B">
              <w:rPr>
                <w:rStyle w:val="Hyperlink"/>
                <w:rFonts w:cstheme="minorHAnsi"/>
                <w:b/>
                <w:noProof/>
                <w:sz w:val="28"/>
                <w:szCs w:val="28"/>
                <w:rPrChange w:id="379" w:author="Sekar Subramanian" w:date="2021-07-16T13:03:00Z">
                  <w:rPr>
                    <w:rStyle w:val="Hyperlink"/>
                    <w:rFonts w:cstheme="minorHAnsi"/>
                    <w:b/>
                    <w:noProof/>
                  </w:rPr>
                </w:rPrChange>
              </w:rPr>
              <w:delText>2.1.1.3</w:delText>
            </w:r>
            <w:r w:rsidR="00D66920" w:rsidRPr="00780602" w:rsidDel="00D26D7B">
              <w:rPr>
                <w:rFonts w:cstheme="minorHAnsi"/>
                <w:noProof/>
                <w:sz w:val="28"/>
                <w:szCs w:val="28"/>
                <w:rPrChange w:id="380" w:author="Sekar Subramanian" w:date="2021-07-16T13:03:00Z">
                  <w:rPr>
                    <w:noProof/>
                  </w:rPr>
                </w:rPrChange>
              </w:rPr>
              <w:tab/>
            </w:r>
            <w:r w:rsidR="00D66920" w:rsidRPr="00780602" w:rsidDel="00D26D7B">
              <w:rPr>
                <w:rStyle w:val="Hyperlink"/>
                <w:rFonts w:cstheme="minorHAnsi"/>
                <w:b/>
                <w:noProof/>
                <w:sz w:val="28"/>
                <w:szCs w:val="28"/>
                <w:rPrChange w:id="381" w:author="Sekar Subramanian" w:date="2021-07-16T13:03:00Z">
                  <w:rPr>
                    <w:rStyle w:val="Hyperlink"/>
                    <w:rFonts w:cstheme="minorHAnsi"/>
                    <w:b/>
                    <w:noProof/>
                  </w:rPr>
                </w:rPrChange>
              </w:rPr>
              <w:delText>Bayesian Shrinkage</w:delText>
            </w:r>
            <w:r w:rsidR="00D66920" w:rsidRPr="00780602" w:rsidDel="00D26D7B">
              <w:rPr>
                <w:rFonts w:cstheme="minorHAnsi"/>
                <w:noProof/>
                <w:webHidden/>
                <w:sz w:val="28"/>
                <w:szCs w:val="28"/>
                <w:rPrChange w:id="382" w:author="Sekar Subramanian" w:date="2021-07-16T13:03:00Z">
                  <w:rPr>
                    <w:noProof/>
                    <w:webHidden/>
                  </w:rPr>
                </w:rPrChange>
              </w:rPr>
              <w:tab/>
            </w:r>
            <w:r w:rsidR="00D66920" w:rsidRPr="00780602" w:rsidDel="00D26D7B">
              <w:rPr>
                <w:rFonts w:cstheme="minorHAnsi"/>
                <w:noProof/>
                <w:webHidden/>
                <w:sz w:val="28"/>
                <w:szCs w:val="28"/>
                <w:rPrChange w:id="383" w:author="Sekar Subramanian" w:date="2021-07-16T13:03:00Z">
                  <w:rPr>
                    <w:noProof/>
                    <w:webHidden/>
                  </w:rPr>
                </w:rPrChange>
              </w:rPr>
              <w:fldChar w:fldCharType="begin"/>
            </w:r>
            <w:r w:rsidR="00D66920" w:rsidRPr="00780602" w:rsidDel="00D26D7B">
              <w:rPr>
                <w:rFonts w:cstheme="minorHAnsi"/>
                <w:noProof/>
                <w:webHidden/>
                <w:sz w:val="28"/>
                <w:szCs w:val="28"/>
                <w:rPrChange w:id="384" w:author="Sekar Subramanian" w:date="2021-07-16T13:03:00Z">
                  <w:rPr>
                    <w:noProof/>
                    <w:webHidden/>
                  </w:rPr>
                </w:rPrChange>
              </w:rPr>
              <w:delInstrText xml:space="preserve"> PAGEREF _Toc77059480 \h </w:delInstrText>
            </w:r>
            <w:r w:rsidR="00D66920" w:rsidRPr="00780602" w:rsidDel="00D26D7B">
              <w:rPr>
                <w:rFonts w:cstheme="minorHAnsi"/>
                <w:noProof/>
                <w:webHidden/>
                <w:sz w:val="28"/>
                <w:szCs w:val="28"/>
                <w:rPrChange w:id="385"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86" w:author="Sekar Subramanian" w:date="2021-07-16T13:03:00Z">
                  <w:rPr>
                    <w:noProof/>
                    <w:webHidden/>
                  </w:rPr>
                </w:rPrChange>
              </w:rPr>
              <w:fldChar w:fldCharType="separate"/>
            </w:r>
          </w:del>
          <w:del w:id="387" w:author="Sekar Subramanian" w:date="2021-07-16T12:00:00Z">
            <w:r w:rsidR="00D66920" w:rsidRPr="00780602" w:rsidDel="00285094">
              <w:rPr>
                <w:rFonts w:cstheme="minorHAnsi"/>
                <w:noProof/>
                <w:webHidden/>
                <w:sz w:val="28"/>
                <w:szCs w:val="28"/>
                <w:rPrChange w:id="388" w:author="Sekar Subramanian" w:date="2021-07-16T13:03:00Z">
                  <w:rPr>
                    <w:noProof/>
                    <w:webHidden/>
                  </w:rPr>
                </w:rPrChange>
              </w:rPr>
              <w:delText>10</w:delText>
            </w:r>
          </w:del>
          <w:del w:id="389" w:author="Sekar Subramanian" w:date="2021-07-16T12:10:00Z">
            <w:r w:rsidR="00D66920" w:rsidRPr="00780602" w:rsidDel="00D26D7B">
              <w:rPr>
                <w:rFonts w:cstheme="minorHAnsi"/>
                <w:noProof/>
                <w:webHidden/>
                <w:sz w:val="28"/>
                <w:szCs w:val="28"/>
                <w:rPrChange w:id="390" w:author="Sekar Subramanian" w:date="2021-07-16T13:03:00Z">
                  <w:rPr>
                    <w:noProof/>
                    <w:webHidden/>
                  </w:rPr>
                </w:rPrChange>
              </w:rPr>
              <w:fldChar w:fldCharType="end"/>
            </w:r>
            <w:r w:rsidRPr="00780602" w:rsidDel="00D26D7B">
              <w:rPr>
                <w:rFonts w:cstheme="minorHAnsi"/>
                <w:noProof/>
                <w:sz w:val="28"/>
                <w:szCs w:val="28"/>
                <w:rPrChange w:id="391" w:author="Sekar Subramanian" w:date="2021-07-16T13:03:00Z">
                  <w:rPr>
                    <w:noProof/>
                  </w:rPr>
                </w:rPrChange>
              </w:rPr>
              <w:fldChar w:fldCharType="end"/>
            </w:r>
          </w:del>
        </w:p>
        <w:p w14:paraId="4FDCE3AA" w14:textId="351A5F32" w:rsidR="00D66920" w:rsidRPr="00780602" w:rsidDel="00D26D7B" w:rsidRDefault="00616A18">
          <w:pPr>
            <w:pStyle w:val="TOC3"/>
            <w:tabs>
              <w:tab w:val="left" w:pos="1540"/>
              <w:tab w:val="right" w:leader="dot" w:pos="10043"/>
            </w:tabs>
            <w:spacing w:before="120" w:after="120" w:line="240" w:lineRule="auto"/>
            <w:rPr>
              <w:del w:id="392" w:author="Sekar Subramanian" w:date="2021-07-16T12:10:00Z"/>
              <w:rFonts w:cstheme="minorHAnsi"/>
              <w:noProof/>
              <w:sz w:val="28"/>
              <w:szCs w:val="28"/>
              <w:rPrChange w:id="393" w:author="Sekar Subramanian" w:date="2021-07-16T13:03:00Z">
                <w:rPr>
                  <w:del w:id="394" w:author="Sekar Subramanian" w:date="2021-07-16T12:10:00Z"/>
                  <w:noProof/>
                </w:rPr>
              </w:rPrChange>
            </w:rPr>
            <w:pPrChange w:id="395" w:author="Sekar Subramanian" w:date="2021-07-16T12:36:00Z">
              <w:pPr>
                <w:pStyle w:val="TOC3"/>
                <w:tabs>
                  <w:tab w:val="left" w:pos="1540"/>
                  <w:tab w:val="right" w:leader="dot" w:pos="10043"/>
                </w:tabs>
              </w:pPr>
            </w:pPrChange>
          </w:pPr>
          <w:del w:id="396" w:author="Sekar Subramanian" w:date="2021-07-16T12:10:00Z">
            <w:r w:rsidRPr="00780602" w:rsidDel="00D26D7B">
              <w:rPr>
                <w:rFonts w:cstheme="minorHAnsi"/>
                <w:noProof/>
                <w:sz w:val="28"/>
                <w:szCs w:val="28"/>
                <w:rPrChange w:id="397" w:author="Sekar Subramanian" w:date="2021-07-16T13:03:00Z">
                  <w:rPr>
                    <w:noProof/>
                  </w:rPr>
                </w:rPrChange>
              </w:rPr>
              <w:fldChar w:fldCharType="begin"/>
            </w:r>
            <w:r w:rsidRPr="00780602" w:rsidDel="00D26D7B">
              <w:rPr>
                <w:rFonts w:cstheme="minorHAnsi"/>
                <w:noProof/>
                <w:sz w:val="28"/>
                <w:szCs w:val="28"/>
                <w:rPrChange w:id="398" w:author="Sekar Subramanian" w:date="2021-07-16T13:03:00Z">
                  <w:rPr>
                    <w:noProof/>
                  </w:rPr>
                </w:rPrChange>
              </w:rPr>
              <w:delInstrText xml:space="preserve"> HYPERLINK \l "_Toc77059481" </w:delInstrText>
            </w:r>
            <w:r w:rsidRPr="00780602" w:rsidDel="00D26D7B">
              <w:rPr>
                <w:rFonts w:cstheme="minorHAnsi"/>
                <w:noProof/>
                <w:sz w:val="28"/>
                <w:szCs w:val="28"/>
                <w:rPrChange w:id="399" w:author="Sekar Subramanian" w:date="2021-07-16T13:03:00Z">
                  <w:rPr>
                    <w:noProof/>
                  </w:rPr>
                </w:rPrChange>
              </w:rPr>
              <w:fldChar w:fldCharType="separate"/>
            </w:r>
            <w:r w:rsidR="00D66920" w:rsidRPr="00780602" w:rsidDel="00D26D7B">
              <w:rPr>
                <w:rStyle w:val="Hyperlink"/>
                <w:rFonts w:cstheme="minorHAnsi"/>
                <w:b/>
                <w:noProof/>
                <w:sz w:val="28"/>
                <w:szCs w:val="28"/>
                <w:rPrChange w:id="400" w:author="Sekar Subramanian" w:date="2021-07-16T13:03:00Z">
                  <w:rPr>
                    <w:rStyle w:val="Hyperlink"/>
                    <w:rFonts w:cstheme="minorHAnsi"/>
                    <w:b/>
                    <w:noProof/>
                  </w:rPr>
                </w:rPrChange>
              </w:rPr>
              <w:delText>2.1.1.3.1</w:delText>
            </w:r>
            <w:r w:rsidR="00D66920" w:rsidRPr="00780602" w:rsidDel="00D26D7B">
              <w:rPr>
                <w:rFonts w:cstheme="minorHAnsi"/>
                <w:noProof/>
                <w:sz w:val="28"/>
                <w:szCs w:val="28"/>
                <w:rPrChange w:id="401" w:author="Sekar Subramanian" w:date="2021-07-16T13:03:00Z">
                  <w:rPr>
                    <w:noProof/>
                  </w:rPr>
                </w:rPrChange>
              </w:rPr>
              <w:tab/>
            </w:r>
            <w:r w:rsidR="00D66920" w:rsidRPr="00780602" w:rsidDel="00D26D7B">
              <w:rPr>
                <w:rStyle w:val="Hyperlink"/>
                <w:rFonts w:cstheme="minorHAnsi"/>
                <w:b/>
                <w:noProof/>
                <w:sz w:val="28"/>
                <w:szCs w:val="28"/>
                <w:rPrChange w:id="402" w:author="Sekar Subramanian" w:date="2021-07-16T13:03:00Z">
                  <w:rPr>
                    <w:rStyle w:val="Hyperlink"/>
                    <w:rFonts w:cstheme="minorHAnsi"/>
                    <w:b/>
                    <w:noProof/>
                  </w:rPr>
                </w:rPrChange>
              </w:rPr>
              <w:delText>Bayesian Priors</w:delText>
            </w:r>
            <w:r w:rsidR="00D66920" w:rsidRPr="00780602" w:rsidDel="00D26D7B">
              <w:rPr>
                <w:rFonts w:cstheme="minorHAnsi"/>
                <w:noProof/>
                <w:webHidden/>
                <w:sz w:val="28"/>
                <w:szCs w:val="28"/>
                <w:rPrChange w:id="403" w:author="Sekar Subramanian" w:date="2021-07-16T13:03:00Z">
                  <w:rPr>
                    <w:noProof/>
                    <w:webHidden/>
                  </w:rPr>
                </w:rPrChange>
              </w:rPr>
              <w:tab/>
            </w:r>
            <w:r w:rsidR="00D66920" w:rsidRPr="00780602" w:rsidDel="00D26D7B">
              <w:rPr>
                <w:rFonts w:cstheme="minorHAnsi"/>
                <w:noProof/>
                <w:webHidden/>
                <w:sz w:val="28"/>
                <w:szCs w:val="28"/>
                <w:rPrChange w:id="404" w:author="Sekar Subramanian" w:date="2021-07-16T13:03:00Z">
                  <w:rPr>
                    <w:noProof/>
                    <w:webHidden/>
                  </w:rPr>
                </w:rPrChange>
              </w:rPr>
              <w:fldChar w:fldCharType="begin"/>
            </w:r>
            <w:r w:rsidR="00D66920" w:rsidRPr="00780602" w:rsidDel="00D26D7B">
              <w:rPr>
                <w:rFonts w:cstheme="minorHAnsi"/>
                <w:noProof/>
                <w:webHidden/>
                <w:sz w:val="28"/>
                <w:szCs w:val="28"/>
                <w:rPrChange w:id="405" w:author="Sekar Subramanian" w:date="2021-07-16T13:03:00Z">
                  <w:rPr>
                    <w:noProof/>
                    <w:webHidden/>
                  </w:rPr>
                </w:rPrChange>
              </w:rPr>
              <w:delInstrText xml:space="preserve"> PAGEREF _Toc77059481 \h </w:delInstrText>
            </w:r>
            <w:r w:rsidR="00D66920" w:rsidRPr="00780602" w:rsidDel="00D26D7B">
              <w:rPr>
                <w:rFonts w:cstheme="minorHAnsi"/>
                <w:noProof/>
                <w:webHidden/>
                <w:sz w:val="28"/>
                <w:szCs w:val="28"/>
                <w:rPrChange w:id="406"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07" w:author="Sekar Subramanian" w:date="2021-07-16T13:03:00Z">
                  <w:rPr>
                    <w:noProof/>
                    <w:webHidden/>
                  </w:rPr>
                </w:rPrChange>
              </w:rPr>
              <w:fldChar w:fldCharType="separate"/>
            </w:r>
          </w:del>
          <w:del w:id="408" w:author="Sekar Subramanian" w:date="2021-07-16T12:00:00Z">
            <w:r w:rsidR="00D66920" w:rsidRPr="00780602" w:rsidDel="00285094">
              <w:rPr>
                <w:rFonts w:cstheme="minorHAnsi"/>
                <w:noProof/>
                <w:webHidden/>
                <w:sz w:val="28"/>
                <w:szCs w:val="28"/>
                <w:rPrChange w:id="409" w:author="Sekar Subramanian" w:date="2021-07-16T13:03:00Z">
                  <w:rPr>
                    <w:noProof/>
                    <w:webHidden/>
                  </w:rPr>
                </w:rPrChange>
              </w:rPr>
              <w:delText>12</w:delText>
            </w:r>
          </w:del>
          <w:del w:id="410" w:author="Sekar Subramanian" w:date="2021-07-16T12:10:00Z">
            <w:r w:rsidR="00D66920" w:rsidRPr="00780602" w:rsidDel="00D26D7B">
              <w:rPr>
                <w:rFonts w:cstheme="minorHAnsi"/>
                <w:noProof/>
                <w:webHidden/>
                <w:sz w:val="28"/>
                <w:szCs w:val="28"/>
                <w:rPrChange w:id="411" w:author="Sekar Subramanian" w:date="2021-07-16T13:03:00Z">
                  <w:rPr>
                    <w:noProof/>
                    <w:webHidden/>
                  </w:rPr>
                </w:rPrChange>
              </w:rPr>
              <w:fldChar w:fldCharType="end"/>
            </w:r>
            <w:r w:rsidRPr="00780602" w:rsidDel="00D26D7B">
              <w:rPr>
                <w:rFonts w:cstheme="minorHAnsi"/>
                <w:noProof/>
                <w:sz w:val="28"/>
                <w:szCs w:val="28"/>
                <w:rPrChange w:id="412" w:author="Sekar Subramanian" w:date="2021-07-16T13:03:00Z">
                  <w:rPr>
                    <w:noProof/>
                  </w:rPr>
                </w:rPrChange>
              </w:rPr>
              <w:fldChar w:fldCharType="end"/>
            </w:r>
          </w:del>
        </w:p>
        <w:p w14:paraId="6816D130" w14:textId="4FC2E1F9" w:rsidR="00D66920" w:rsidRPr="00780602" w:rsidDel="00D26D7B" w:rsidRDefault="00616A18">
          <w:pPr>
            <w:pStyle w:val="TOC3"/>
            <w:tabs>
              <w:tab w:val="left" w:pos="1540"/>
              <w:tab w:val="right" w:leader="dot" w:pos="10043"/>
            </w:tabs>
            <w:spacing w:before="120" w:after="120" w:line="240" w:lineRule="auto"/>
            <w:rPr>
              <w:del w:id="413" w:author="Sekar Subramanian" w:date="2021-07-16T12:10:00Z"/>
              <w:rFonts w:cstheme="minorHAnsi"/>
              <w:noProof/>
              <w:sz w:val="28"/>
              <w:szCs w:val="28"/>
              <w:rPrChange w:id="414" w:author="Sekar Subramanian" w:date="2021-07-16T13:03:00Z">
                <w:rPr>
                  <w:del w:id="415" w:author="Sekar Subramanian" w:date="2021-07-16T12:10:00Z"/>
                  <w:noProof/>
                </w:rPr>
              </w:rPrChange>
            </w:rPr>
            <w:pPrChange w:id="416" w:author="Sekar Subramanian" w:date="2021-07-16T12:36:00Z">
              <w:pPr>
                <w:pStyle w:val="TOC3"/>
                <w:tabs>
                  <w:tab w:val="left" w:pos="1540"/>
                  <w:tab w:val="right" w:leader="dot" w:pos="10043"/>
                </w:tabs>
              </w:pPr>
            </w:pPrChange>
          </w:pPr>
          <w:del w:id="417" w:author="Sekar Subramanian" w:date="2021-07-16T12:10:00Z">
            <w:r w:rsidRPr="00780602" w:rsidDel="00D26D7B">
              <w:rPr>
                <w:rFonts w:cstheme="minorHAnsi"/>
                <w:noProof/>
                <w:sz w:val="28"/>
                <w:szCs w:val="28"/>
                <w:rPrChange w:id="418" w:author="Sekar Subramanian" w:date="2021-07-16T13:03:00Z">
                  <w:rPr>
                    <w:noProof/>
                  </w:rPr>
                </w:rPrChange>
              </w:rPr>
              <w:fldChar w:fldCharType="begin"/>
            </w:r>
            <w:r w:rsidRPr="00780602" w:rsidDel="00D26D7B">
              <w:rPr>
                <w:rFonts w:cstheme="minorHAnsi"/>
                <w:noProof/>
                <w:sz w:val="28"/>
                <w:szCs w:val="28"/>
                <w:rPrChange w:id="419" w:author="Sekar Subramanian" w:date="2021-07-16T13:03:00Z">
                  <w:rPr>
                    <w:noProof/>
                  </w:rPr>
                </w:rPrChange>
              </w:rPr>
              <w:delInstrText xml:space="preserve"> HYPERLINK \l "_Toc77059482" </w:delInstrText>
            </w:r>
            <w:r w:rsidRPr="00780602" w:rsidDel="00D26D7B">
              <w:rPr>
                <w:rFonts w:cstheme="minorHAnsi"/>
                <w:noProof/>
                <w:sz w:val="28"/>
                <w:szCs w:val="28"/>
                <w:rPrChange w:id="420" w:author="Sekar Subramanian" w:date="2021-07-16T13:03:00Z">
                  <w:rPr>
                    <w:noProof/>
                  </w:rPr>
                </w:rPrChange>
              </w:rPr>
              <w:fldChar w:fldCharType="separate"/>
            </w:r>
            <w:r w:rsidR="00D66920" w:rsidRPr="00780602" w:rsidDel="00D26D7B">
              <w:rPr>
                <w:rStyle w:val="Hyperlink"/>
                <w:rFonts w:cstheme="minorHAnsi"/>
                <w:b/>
                <w:noProof/>
                <w:sz w:val="28"/>
                <w:szCs w:val="28"/>
                <w:rPrChange w:id="421" w:author="Sekar Subramanian" w:date="2021-07-16T13:03:00Z">
                  <w:rPr>
                    <w:rStyle w:val="Hyperlink"/>
                    <w:rFonts w:cstheme="minorHAnsi"/>
                    <w:b/>
                    <w:noProof/>
                  </w:rPr>
                </w:rPrChange>
              </w:rPr>
              <w:delText>2.1.1.3.2</w:delText>
            </w:r>
            <w:r w:rsidR="00D66920" w:rsidRPr="00780602" w:rsidDel="00D26D7B">
              <w:rPr>
                <w:rFonts w:cstheme="minorHAnsi"/>
                <w:noProof/>
                <w:sz w:val="28"/>
                <w:szCs w:val="28"/>
                <w:rPrChange w:id="422" w:author="Sekar Subramanian" w:date="2021-07-16T13:03:00Z">
                  <w:rPr>
                    <w:noProof/>
                  </w:rPr>
                </w:rPrChange>
              </w:rPr>
              <w:tab/>
            </w:r>
            <w:r w:rsidR="00D66920" w:rsidRPr="00780602" w:rsidDel="00D26D7B">
              <w:rPr>
                <w:rStyle w:val="Hyperlink"/>
                <w:rFonts w:cstheme="minorHAnsi"/>
                <w:b/>
                <w:noProof/>
                <w:sz w:val="28"/>
                <w:szCs w:val="28"/>
                <w:rPrChange w:id="423" w:author="Sekar Subramanian" w:date="2021-07-16T13:03:00Z">
                  <w:rPr>
                    <w:rStyle w:val="Hyperlink"/>
                    <w:rFonts w:cstheme="minorHAnsi"/>
                    <w:b/>
                    <w:noProof/>
                  </w:rPr>
                </w:rPrChange>
              </w:rPr>
              <w:delText>Estimation</w:delText>
            </w:r>
            <w:r w:rsidR="00D66920" w:rsidRPr="00780602" w:rsidDel="00D26D7B">
              <w:rPr>
                <w:rFonts w:cstheme="minorHAnsi"/>
                <w:noProof/>
                <w:webHidden/>
                <w:sz w:val="28"/>
                <w:szCs w:val="28"/>
                <w:rPrChange w:id="424" w:author="Sekar Subramanian" w:date="2021-07-16T13:03:00Z">
                  <w:rPr>
                    <w:noProof/>
                    <w:webHidden/>
                  </w:rPr>
                </w:rPrChange>
              </w:rPr>
              <w:tab/>
            </w:r>
            <w:r w:rsidR="00D66920" w:rsidRPr="00780602" w:rsidDel="00D26D7B">
              <w:rPr>
                <w:rFonts w:cstheme="minorHAnsi"/>
                <w:noProof/>
                <w:webHidden/>
                <w:sz w:val="28"/>
                <w:szCs w:val="28"/>
                <w:rPrChange w:id="425" w:author="Sekar Subramanian" w:date="2021-07-16T13:03:00Z">
                  <w:rPr>
                    <w:noProof/>
                    <w:webHidden/>
                  </w:rPr>
                </w:rPrChange>
              </w:rPr>
              <w:fldChar w:fldCharType="begin"/>
            </w:r>
            <w:r w:rsidR="00D66920" w:rsidRPr="00780602" w:rsidDel="00D26D7B">
              <w:rPr>
                <w:rFonts w:cstheme="minorHAnsi"/>
                <w:noProof/>
                <w:webHidden/>
                <w:sz w:val="28"/>
                <w:szCs w:val="28"/>
                <w:rPrChange w:id="426" w:author="Sekar Subramanian" w:date="2021-07-16T13:03:00Z">
                  <w:rPr>
                    <w:noProof/>
                    <w:webHidden/>
                  </w:rPr>
                </w:rPrChange>
              </w:rPr>
              <w:delInstrText xml:space="preserve"> PAGEREF _Toc77059482 \h </w:delInstrText>
            </w:r>
            <w:r w:rsidR="00D66920" w:rsidRPr="00780602" w:rsidDel="00D26D7B">
              <w:rPr>
                <w:rFonts w:cstheme="minorHAnsi"/>
                <w:noProof/>
                <w:webHidden/>
                <w:sz w:val="28"/>
                <w:szCs w:val="28"/>
                <w:rPrChange w:id="427"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28" w:author="Sekar Subramanian" w:date="2021-07-16T13:03:00Z">
                  <w:rPr>
                    <w:noProof/>
                    <w:webHidden/>
                  </w:rPr>
                </w:rPrChange>
              </w:rPr>
              <w:fldChar w:fldCharType="separate"/>
            </w:r>
          </w:del>
          <w:del w:id="429" w:author="Sekar Subramanian" w:date="2021-07-16T12:00:00Z">
            <w:r w:rsidR="00D66920" w:rsidRPr="00780602" w:rsidDel="00285094">
              <w:rPr>
                <w:rFonts w:cstheme="minorHAnsi"/>
                <w:noProof/>
                <w:webHidden/>
                <w:sz w:val="28"/>
                <w:szCs w:val="28"/>
                <w:rPrChange w:id="430" w:author="Sekar Subramanian" w:date="2021-07-16T13:03:00Z">
                  <w:rPr>
                    <w:noProof/>
                    <w:webHidden/>
                  </w:rPr>
                </w:rPrChange>
              </w:rPr>
              <w:delText>12</w:delText>
            </w:r>
          </w:del>
          <w:del w:id="431" w:author="Sekar Subramanian" w:date="2021-07-16T12:10:00Z">
            <w:r w:rsidR="00D66920" w:rsidRPr="00780602" w:rsidDel="00D26D7B">
              <w:rPr>
                <w:rFonts w:cstheme="minorHAnsi"/>
                <w:noProof/>
                <w:webHidden/>
                <w:sz w:val="28"/>
                <w:szCs w:val="28"/>
                <w:rPrChange w:id="432" w:author="Sekar Subramanian" w:date="2021-07-16T13:03:00Z">
                  <w:rPr>
                    <w:noProof/>
                    <w:webHidden/>
                  </w:rPr>
                </w:rPrChange>
              </w:rPr>
              <w:fldChar w:fldCharType="end"/>
            </w:r>
            <w:r w:rsidRPr="00780602" w:rsidDel="00D26D7B">
              <w:rPr>
                <w:rFonts w:cstheme="minorHAnsi"/>
                <w:noProof/>
                <w:sz w:val="28"/>
                <w:szCs w:val="28"/>
                <w:rPrChange w:id="433" w:author="Sekar Subramanian" w:date="2021-07-16T13:03:00Z">
                  <w:rPr>
                    <w:noProof/>
                  </w:rPr>
                </w:rPrChange>
              </w:rPr>
              <w:fldChar w:fldCharType="end"/>
            </w:r>
          </w:del>
        </w:p>
        <w:p w14:paraId="4E6415DF" w14:textId="0263DB03" w:rsidR="00D66920" w:rsidRPr="00780602" w:rsidDel="00D26D7B" w:rsidRDefault="00616A18">
          <w:pPr>
            <w:pStyle w:val="TOC2"/>
            <w:tabs>
              <w:tab w:val="left" w:pos="880"/>
              <w:tab w:val="right" w:leader="dot" w:pos="10043"/>
            </w:tabs>
            <w:spacing w:before="120" w:after="120" w:line="240" w:lineRule="auto"/>
            <w:rPr>
              <w:del w:id="434" w:author="Sekar Subramanian" w:date="2021-07-16T12:10:00Z"/>
              <w:rFonts w:cstheme="minorHAnsi"/>
              <w:noProof/>
              <w:sz w:val="28"/>
              <w:szCs w:val="28"/>
              <w:rPrChange w:id="435" w:author="Sekar Subramanian" w:date="2021-07-16T13:03:00Z">
                <w:rPr>
                  <w:del w:id="436" w:author="Sekar Subramanian" w:date="2021-07-16T12:10:00Z"/>
                  <w:noProof/>
                </w:rPr>
              </w:rPrChange>
            </w:rPr>
            <w:pPrChange w:id="437" w:author="Sekar Subramanian" w:date="2021-07-16T12:36:00Z">
              <w:pPr>
                <w:pStyle w:val="TOC2"/>
                <w:tabs>
                  <w:tab w:val="left" w:pos="880"/>
                  <w:tab w:val="right" w:leader="dot" w:pos="10043"/>
                </w:tabs>
              </w:pPr>
            </w:pPrChange>
          </w:pPr>
          <w:del w:id="438" w:author="Sekar Subramanian" w:date="2021-07-16T12:10:00Z">
            <w:r w:rsidRPr="00780602" w:rsidDel="00D26D7B">
              <w:rPr>
                <w:rFonts w:cstheme="minorHAnsi"/>
                <w:noProof/>
                <w:sz w:val="28"/>
                <w:szCs w:val="28"/>
                <w:rPrChange w:id="439" w:author="Sekar Subramanian" w:date="2021-07-16T13:03:00Z">
                  <w:rPr>
                    <w:noProof/>
                  </w:rPr>
                </w:rPrChange>
              </w:rPr>
              <w:fldChar w:fldCharType="begin"/>
            </w:r>
            <w:r w:rsidRPr="00780602" w:rsidDel="00D26D7B">
              <w:rPr>
                <w:rFonts w:cstheme="minorHAnsi"/>
                <w:noProof/>
                <w:sz w:val="28"/>
                <w:szCs w:val="28"/>
                <w:rPrChange w:id="440" w:author="Sekar Subramanian" w:date="2021-07-16T13:03:00Z">
                  <w:rPr>
                    <w:noProof/>
                  </w:rPr>
                </w:rPrChange>
              </w:rPr>
              <w:delInstrText xml:space="preserve"> HYPERLINK \l "_Toc77059483" </w:delInstrText>
            </w:r>
            <w:r w:rsidRPr="00780602" w:rsidDel="00D26D7B">
              <w:rPr>
                <w:rFonts w:cstheme="minorHAnsi"/>
                <w:noProof/>
                <w:sz w:val="28"/>
                <w:szCs w:val="28"/>
                <w:rPrChange w:id="441" w:author="Sekar Subramanian" w:date="2021-07-16T13:03:00Z">
                  <w:rPr>
                    <w:noProof/>
                  </w:rPr>
                </w:rPrChange>
              </w:rPr>
              <w:fldChar w:fldCharType="separate"/>
            </w:r>
            <w:r w:rsidR="00D66920" w:rsidRPr="00780602" w:rsidDel="00D26D7B">
              <w:rPr>
                <w:rStyle w:val="Hyperlink"/>
                <w:rFonts w:cstheme="minorHAnsi"/>
                <w:noProof/>
                <w:sz w:val="28"/>
                <w:szCs w:val="28"/>
                <w:rPrChange w:id="442" w:author="Sekar Subramanian" w:date="2021-07-16T13:03:00Z">
                  <w:rPr>
                    <w:rStyle w:val="Hyperlink"/>
                    <w:rFonts w:cstheme="minorHAnsi"/>
                    <w:noProof/>
                  </w:rPr>
                </w:rPrChange>
              </w:rPr>
              <w:delText>4.4.</w:delText>
            </w:r>
            <w:r w:rsidR="00D66920" w:rsidRPr="00780602" w:rsidDel="00D26D7B">
              <w:rPr>
                <w:rFonts w:cstheme="minorHAnsi"/>
                <w:noProof/>
                <w:sz w:val="28"/>
                <w:szCs w:val="28"/>
                <w:rPrChange w:id="443" w:author="Sekar Subramanian" w:date="2021-07-16T13:03:00Z">
                  <w:rPr>
                    <w:noProof/>
                  </w:rPr>
                </w:rPrChange>
              </w:rPr>
              <w:tab/>
            </w:r>
            <w:r w:rsidR="00D66920" w:rsidRPr="00780602" w:rsidDel="00D26D7B">
              <w:rPr>
                <w:rStyle w:val="Hyperlink"/>
                <w:rFonts w:cstheme="minorHAnsi"/>
                <w:noProof/>
                <w:sz w:val="28"/>
                <w:szCs w:val="28"/>
                <w:rPrChange w:id="444" w:author="Sekar Subramanian" w:date="2021-07-16T13:03:00Z">
                  <w:rPr>
                    <w:rStyle w:val="Hyperlink"/>
                    <w:rFonts w:cstheme="minorHAnsi"/>
                    <w:noProof/>
                  </w:rPr>
                </w:rPrChange>
              </w:rPr>
              <w:delText>Synergy</w:delText>
            </w:r>
            <w:r w:rsidR="00D66920" w:rsidRPr="00780602" w:rsidDel="00D26D7B">
              <w:rPr>
                <w:rFonts w:cstheme="minorHAnsi"/>
                <w:noProof/>
                <w:webHidden/>
                <w:sz w:val="28"/>
                <w:szCs w:val="28"/>
                <w:rPrChange w:id="445" w:author="Sekar Subramanian" w:date="2021-07-16T13:03:00Z">
                  <w:rPr>
                    <w:noProof/>
                    <w:webHidden/>
                  </w:rPr>
                </w:rPrChange>
              </w:rPr>
              <w:tab/>
            </w:r>
            <w:r w:rsidR="00D66920" w:rsidRPr="00780602" w:rsidDel="00D26D7B">
              <w:rPr>
                <w:rFonts w:cstheme="minorHAnsi"/>
                <w:noProof/>
                <w:webHidden/>
                <w:sz w:val="28"/>
                <w:szCs w:val="28"/>
                <w:rPrChange w:id="446" w:author="Sekar Subramanian" w:date="2021-07-16T13:03:00Z">
                  <w:rPr>
                    <w:noProof/>
                    <w:webHidden/>
                  </w:rPr>
                </w:rPrChange>
              </w:rPr>
              <w:fldChar w:fldCharType="begin"/>
            </w:r>
            <w:r w:rsidR="00D66920" w:rsidRPr="00780602" w:rsidDel="00D26D7B">
              <w:rPr>
                <w:rFonts w:cstheme="minorHAnsi"/>
                <w:noProof/>
                <w:webHidden/>
                <w:sz w:val="28"/>
                <w:szCs w:val="28"/>
                <w:rPrChange w:id="447" w:author="Sekar Subramanian" w:date="2021-07-16T13:03:00Z">
                  <w:rPr>
                    <w:noProof/>
                    <w:webHidden/>
                  </w:rPr>
                </w:rPrChange>
              </w:rPr>
              <w:delInstrText xml:space="preserve"> PAGEREF _Toc77059483 \h </w:delInstrText>
            </w:r>
            <w:r w:rsidR="00D66920" w:rsidRPr="00780602" w:rsidDel="00D26D7B">
              <w:rPr>
                <w:rFonts w:cstheme="minorHAnsi"/>
                <w:noProof/>
                <w:webHidden/>
                <w:sz w:val="28"/>
                <w:szCs w:val="28"/>
                <w:rPrChange w:id="448"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49" w:author="Sekar Subramanian" w:date="2021-07-16T13:03:00Z">
                  <w:rPr>
                    <w:noProof/>
                    <w:webHidden/>
                  </w:rPr>
                </w:rPrChange>
              </w:rPr>
              <w:fldChar w:fldCharType="separate"/>
            </w:r>
          </w:del>
          <w:del w:id="450" w:author="Sekar Subramanian" w:date="2021-07-16T12:00:00Z">
            <w:r w:rsidR="00D66920" w:rsidRPr="00780602" w:rsidDel="00285094">
              <w:rPr>
                <w:rFonts w:cstheme="minorHAnsi"/>
                <w:noProof/>
                <w:webHidden/>
                <w:sz w:val="28"/>
                <w:szCs w:val="28"/>
                <w:rPrChange w:id="451" w:author="Sekar Subramanian" w:date="2021-07-16T13:03:00Z">
                  <w:rPr>
                    <w:noProof/>
                    <w:webHidden/>
                  </w:rPr>
                </w:rPrChange>
              </w:rPr>
              <w:delText>13</w:delText>
            </w:r>
          </w:del>
          <w:del w:id="452" w:author="Sekar Subramanian" w:date="2021-07-16T12:10:00Z">
            <w:r w:rsidR="00D66920" w:rsidRPr="00780602" w:rsidDel="00D26D7B">
              <w:rPr>
                <w:rFonts w:cstheme="minorHAnsi"/>
                <w:noProof/>
                <w:webHidden/>
                <w:sz w:val="28"/>
                <w:szCs w:val="28"/>
                <w:rPrChange w:id="453" w:author="Sekar Subramanian" w:date="2021-07-16T13:03:00Z">
                  <w:rPr>
                    <w:noProof/>
                    <w:webHidden/>
                  </w:rPr>
                </w:rPrChange>
              </w:rPr>
              <w:fldChar w:fldCharType="end"/>
            </w:r>
            <w:r w:rsidRPr="00780602" w:rsidDel="00D26D7B">
              <w:rPr>
                <w:rFonts w:cstheme="minorHAnsi"/>
                <w:noProof/>
                <w:sz w:val="28"/>
                <w:szCs w:val="28"/>
                <w:rPrChange w:id="454" w:author="Sekar Subramanian" w:date="2021-07-16T13:03:00Z">
                  <w:rPr>
                    <w:noProof/>
                  </w:rPr>
                </w:rPrChange>
              </w:rPr>
              <w:fldChar w:fldCharType="end"/>
            </w:r>
          </w:del>
        </w:p>
        <w:p w14:paraId="70A7FA61" w14:textId="4BD5B57E" w:rsidR="00D66920" w:rsidRPr="00780602" w:rsidDel="00D26D7B" w:rsidRDefault="00616A18">
          <w:pPr>
            <w:pStyle w:val="TOC2"/>
            <w:tabs>
              <w:tab w:val="left" w:pos="880"/>
              <w:tab w:val="right" w:leader="dot" w:pos="10043"/>
            </w:tabs>
            <w:spacing w:before="120" w:after="120" w:line="240" w:lineRule="auto"/>
            <w:rPr>
              <w:del w:id="455" w:author="Sekar Subramanian" w:date="2021-07-16T12:10:00Z"/>
              <w:rFonts w:cstheme="minorHAnsi"/>
              <w:noProof/>
              <w:sz w:val="28"/>
              <w:szCs w:val="28"/>
              <w:rPrChange w:id="456" w:author="Sekar Subramanian" w:date="2021-07-16T13:03:00Z">
                <w:rPr>
                  <w:del w:id="457" w:author="Sekar Subramanian" w:date="2021-07-16T12:10:00Z"/>
                  <w:noProof/>
                </w:rPr>
              </w:rPrChange>
            </w:rPr>
            <w:pPrChange w:id="458" w:author="Sekar Subramanian" w:date="2021-07-16T12:36:00Z">
              <w:pPr>
                <w:pStyle w:val="TOC2"/>
                <w:tabs>
                  <w:tab w:val="left" w:pos="880"/>
                  <w:tab w:val="right" w:leader="dot" w:pos="10043"/>
                </w:tabs>
              </w:pPr>
            </w:pPrChange>
          </w:pPr>
          <w:del w:id="459" w:author="Sekar Subramanian" w:date="2021-07-16T12:10:00Z">
            <w:r w:rsidRPr="00780602" w:rsidDel="00D26D7B">
              <w:rPr>
                <w:rFonts w:cstheme="minorHAnsi"/>
                <w:noProof/>
                <w:sz w:val="28"/>
                <w:szCs w:val="28"/>
                <w:rPrChange w:id="460" w:author="Sekar Subramanian" w:date="2021-07-16T13:03:00Z">
                  <w:rPr>
                    <w:noProof/>
                  </w:rPr>
                </w:rPrChange>
              </w:rPr>
              <w:fldChar w:fldCharType="begin"/>
            </w:r>
            <w:r w:rsidRPr="00780602" w:rsidDel="00D26D7B">
              <w:rPr>
                <w:rFonts w:cstheme="minorHAnsi"/>
                <w:noProof/>
                <w:sz w:val="28"/>
                <w:szCs w:val="28"/>
                <w:rPrChange w:id="461" w:author="Sekar Subramanian" w:date="2021-07-16T13:03:00Z">
                  <w:rPr>
                    <w:noProof/>
                  </w:rPr>
                </w:rPrChange>
              </w:rPr>
              <w:delInstrText xml:space="preserve"> HYPERLINK \l "_Toc77059484" </w:delInstrText>
            </w:r>
            <w:r w:rsidRPr="00780602" w:rsidDel="00D26D7B">
              <w:rPr>
                <w:rFonts w:cstheme="minorHAnsi"/>
                <w:noProof/>
                <w:sz w:val="28"/>
                <w:szCs w:val="28"/>
                <w:rPrChange w:id="462" w:author="Sekar Subramanian" w:date="2021-07-16T13:03:00Z">
                  <w:rPr>
                    <w:noProof/>
                  </w:rPr>
                </w:rPrChange>
              </w:rPr>
              <w:fldChar w:fldCharType="separate"/>
            </w:r>
            <w:r w:rsidR="00D66920" w:rsidRPr="00780602" w:rsidDel="00D26D7B">
              <w:rPr>
                <w:rStyle w:val="Hyperlink"/>
                <w:rFonts w:cstheme="minorHAnsi"/>
                <w:noProof/>
                <w:sz w:val="28"/>
                <w:szCs w:val="28"/>
                <w:rPrChange w:id="463" w:author="Sekar Subramanian" w:date="2021-07-16T13:03:00Z">
                  <w:rPr>
                    <w:rStyle w:val="Hyperlink"/>
                    <w:rFonts w:cstheme="minorHAnsi"/>
                    <w:noProof/>
                  </w:rPr>
                </w:rPrChange>
              </w:rPr>
              <w:delText>4.5.</w:delText>
            </w:r>
            <w:r w:rsidR="00D66920" w:rsidRPr="00780602" w:rsidDel="00D26D7B">
              <w:rPr>
                <w:rFonts w:cstheme="minorHAnsi"/>
                <w:noProof/>
                <w:sz w:val="28"/>
                <w:szCs w:val="28"/>
                <w:rPrChange w:id="464" w:author="Sekar Subramanian" w:date="2021-07-16T13:03:00Z">
                  <w:rPr>
                    <w:noProof/>
                  </w:rPr>
                </w:rPrChange>
              </w:rPr>
              <w:tab/>
            </w:r>
            <w:r w:rsidR="00D66920" w:rsidRPr="00780602" w:rsidDel="00D26D7B">
              <w:rPr>
                <w:rStyle w:val="Hyperlink"/>
                <w:rFonts w:cstheme="minorHAnsi"/>
                <w:noProof/>
                <w:sz w:val="28"/>
                <w:szCs w:val="28"/>
                <w:rPrChange w:id="465" w:author="Sekar Subramanian" w:date="2021-07-16T13:03:00Z">
                  <w:rPr>
                    <w:rStyle w:val="Hyperlink"/>
                    <w:rFonts w:cstheme="minorHAnsi"/>
                    <w:noProof/>
                  </w:rPr>
                </w:rPrChange>
              </w:rPr>
              <w:delText>Face Validity 1: Data transformations based on mental models and adhering to global best practices</w:delText>
            </w:r>
            <w:r w:rsidR="00D66920" w:rsidRPr="00780602" w:rsidDel="00D26D7B">
              <w:rPr>
                <w:rFonts w:cstheme="minorHAnsi"/>
                <w:noProof/>
                <w:webHidden/>
                <w:sz w:val="28"/>
                <w:szCs w:val="28"/>
                <w:rPrChange w:id="466" w:author="Sekar Subramanian" w:date="2021-07-16T13:03:00Z">
                  <w:rPr>
                    <w:noProof/>
                    <w:webHidden/>
                  </w:rPr>
                </w:rPrChange>
              </w:rPr>
              <w:tab/>
            </w:r>
            <w:r w:rsidR="00D66920" w:rsidRPr="00780602" w:rsidDel="00D26D7B">
              <w:rPr>
                <w:rFonts w:cstheme="minorHAnsi"/>
                <w:noProof/>
                <w:webHidden/>
                <w:sz w:val="28"/>
                <w:szCs w:val="28"/>
                <w:rPrChange w:id="467" w:author="Sekar Subramanian" w:date="2021-07-16T13:03:00Z">
                  <w:rPr>
                    <w:noProof/>
                    <w:webHidden/>
                  </w:rPr>
                </w:rPrChange>
              </w:rPr>
              <w:fldChar w:fldCharType="begin"/>
            </w:r>
            <w:r w:rsidR="00D66920" w:rsidRPr="00780602" w:rsidDel="00D26D7B">
              <w:rPr>
                <w:rFonts w:cstheme="minorHAnsi"/>
                <w:noProof/>
                <w:webHidden/>
                <w:sz w:val="28"/>
                <w:szCs w:val="28"/>
                <w:rPrChange w:id="468" w:author="Sekar Subramanian" w:date="2021-07-16T13:03:00Z">
                  <w:rPr>
                    <w:noProof/>
                    <w:webHidden/>
                  </w:rPr>
                </w:rPrChange>
              </w:rPr>
              <w:delInstrText xml:space="preserve"> PAGEREF _Toc77059484 \h </w:delInstrText>
            </w:r>
            <w:r w:rsidR="00D66920" w:rsidRPr="00780602" w:rsidDel="00D26D7B">
              <w:rPr>
                <w:rFonts w:cstheme="minorHAnsi"/>
                <w:noProof/>
                <w:webHidden/>
                <w:sz w:val="28"/>
                <w:szCs w:val="28"/>
                <w:rPrChange w:id="469"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70" w:author="Sekar Subramanian" w:date="2021-07-16T13:03:00Z">
                  <w:rPr>
                    <w:noProof/>
                    <w:webHidden/>
                  </w:rPr>
                </w:rPrChange>
              </w:rPr>
              <w:fldChar w:fldCharType="separate"/>
            </w:r>
          </w:del>
          <w:del w:id="471" w:author="Sekar Subramanian" w:date="2021-07-16T12:00:00Z">
            <w:r w:rsidR="00D66920" w:rsidRPr="00780602" w:rsidDel="00285094">
              <w:rPr>
                <w:rFonts w:cstheme="minorHAnsi"/>
                <w:noProof/>
                <w:webHidden/>
                <w:sz w:val="28"/>
                <w:szCs w:val="28"/>
                <w:rPrChange w:id="472" w:author="Sekar Subramanian" w:date="2021-07-16T13:03:00Z">
                  <w:rPr>
                    <w:noProof/>
                    <w:webHidden/>
                  </w:rPr>
                </w:rPrChange>
              </w:rPr>
              <w:delText>14</w:delText>
            </w:r>
          </w:del>
          <w:del w:id="473" w:author="Sekar Subramanian" w:date="2021-07-16T12:10:00Z">
            <w:r w:rsidR="00D66920" w:rsidRPr="00780602" w:rsidDel="00D26D7B">
              <w:rPr>
                <w:rFonts w:cstheme="minorHAnsi"/>
                <w:noProof/>
                <w:webHidden/>
                <w:sz w:val="28"/>
                <w:szCs w:val="28"/>
                <w:rPrChange w:id="474" w:author="Sekar Subramanian" w:date="2021-07-16T13:03:00Z">
                  <w:rPr>
                    <w:noProof/>
                    <w:webHidden/>
                  </w:rPr>
                </w:rPrChange>
              </w:rPr>
              <w:fldChar w:fldCharType="end"/>
            </w:r>
            <w:r w:rsidRPr="00780602" w:rsidDel="00D26D7B">
              <w:rPr>
                <w:rFonts w:cstheme="minorHAnsi"/>
                <w:noProof/>
                <w:sz w:val="28"/>
                <w:szCs w:val="28"/>
                <w:rPrChange w:id="475" w:author="Sekar Subramanian" w:date="2021-07-16T13:03:00Z">
                  <w:rPr>
                    <w:noProof/>
                  </w:rPr>
                </w:rPrChange>
              </w:rPr>
              <w:fldChar w:fldCharType="end"/>
            </w:r>
          </w:del>
        </w:p>
        <w:p w14:paraId="773D4A6E" w14:textId="0594D5D6" w:rsidR="00D66920" w:rsidRPr="00780602" w:rsidDel="00D26D7B" w:rsidRDefault="00616A18">
          <w:pPr>
            <w:pStyle w:val="TOC2"/>
            <w:tabs>
              <w:tab w:val="left" w:pos="880"/>
              <w:tab w:val="right" w:leader="dot" w:pos="10043"/>
            </w:tabs>
            <w:spacing w:before="120" w:after="120" w:line="240" w:lineRule="auto"/>
            <w:rPr>
              <w:del w:id="476" w:author="Sekar Subramanian" w:date="2021-07-16T12:10:00Z"/>
              <w:rFonts w:cstheme="minorHAnsi"/>
              <w:noProof/>
              <w:sz w:val="28"/>
              <w:szCs w:val="28"/>
              <w:rPrChange w:id="477" w:author="Sekar Subramanian" w:date="2021-07-16T13:03:00Z">
                <w:rPr>
                  <w:del w:id="478" w:author="Sekar Subramanian" w:date="2021-07-16T12:10:00Z"/>
                  <w:noProof/>
                </w:rPr>
              </w:rPrChange>
            </w:rPr>
            <w:pPrChange w:id="479" w:author="Sekar Subramanian" w:date="2021-07-16T12:36:00Z">
              <w:pPr>
                <w:pStyle w:val="TOC2"/>
                <w:tabs>
                  <w:tab w:val="left" w:pos="880"/>
                  <w:tab w:val="right" w:leader="dot" w:pos="10043"/>
                </w:tabs>
              </w:pPr>
            </w:pPrChange>
          </w:pPr>
          <w:del w:id="480" w:author="Sekar Subramanian" w:date="2021-07-16T12:10:00Z">
            <w:r w:rsidRPr="00780602" w:rsidDel="00D26D7B">
              <w:rPr>
                <w:rFonts w:cstheme="minorHAnsi"/>
                <w:noProof/>
                <w:sz w:val="28"/>
                <w:szCs w:val="28"/>
                <w:rPrChange w:id="481" w:author="Sekar Subramanian" w:date="2021-07-16T13:03:00Z">
                  <w:rPr>
                    <w:noProof/>
                  </w:rPr>
                </w:rPrChange>
              </w:rPr>
              <w:fldChar w:fldCharType="begin"/>
            </w:r>
            <w:r w:rsidRPr="00780602" w:rsidDel="00D26D7B">
              <w:rPr>
                <w:rFonts w:cstheme="minorHAnsi"/>
                <w:noProof/>
                <w:sz w:val="28"/>
                <w:szCs w:val="28"/>
                <w:rPrChange w:id="482" w:author="Sekar Subramanian" w:date="2021-07-16T13:03:00Z">
                  <w:rPr>
                    <w:noProof/>
                  </w:rPr>
                </w:rPrChange>
              </w:rPr>
              <w:delInstrText xml:space="preserve"> HYPERLINK \l "_Toc77059485" </w:delInstrText>
            </w:r>
            <w:r w:rsidRPr="00780602" w:rsidDel="00D26D7B">
              <w:rPr>
                <w:rFonts w:cstheme="minorHAnsi"/>
                <w:noProof/>
                <w:sz w:val="28"/>
                <w:szCs w:val="28"/>
                <w:rPrChange w:id="483" w:author="Sekar Subramanian" w:date="2021-07-16T13:03:00Z">
                  <w:rPr>
                    <w:noProof/>
                  </w:rPr>
                </w:rPrChange>
              </w:rPr>
              <w:fldChar w:fldCharType="separate"/>
            </w:r>
            <w:r w:rsidR="00D66920" w:rsidRPr="00780602" w:rsidDel="00D26D7B">
              <w:rPr>
                <w:rStyle w:val="Hyperlink"/>
                <w:rFonts w:cstheme="minorHAnsi"/>
                <w:noProof/>
                <w:sz w:val="28"/>
                <w:szCs w:val="28"/>
                <w:rPrChange w:id="484" w:author="Sekar Subramanian" w:date="2021-07-16T13:03:00Z">
                  <w:rPr>
                    <w:rStyle w:val="Hyperlink"/>
                    <w:rFonts w:cstheme="minorHAnsi"/>
                    <w:noProof/>
                  </w:rPr>
                </w:rPrChange>
              </w:rPr>
              <w:delText>4.6.</w:delText>
            </w:r>
            <w:r w:rsidR="00D66920" w:rsidRPr="00780602" w:rsidDel="00D26D7B">
              <w:rPr>
                <w:rFonts w:cstheme="minorHAnsi"/>
                <w:noProof/>
                <w:sz w:val="28"/>
                <w:szCs w:val="28"/>
                <w:rPrChange w:id="485" w:author="Sekar Subramanian" w:date="2021-07-16T13:03:00Z">
                  <w:rPr>
                    <w:noProof/>
                  </w:rPr>
                </w:rPrChange>
              </w:rPr>
              <w:tab/>
            </w:r>
            <w:r w:rsidR="00D66920" w:rsidRPr="00780602" w:rsidDel="00D26D7B">
              <w:rPr>
                <w:rStyle w:val="Hyperlink"/>
                <w:rFonts w:cstheme="minorHAnsi"/>
                <w:noProof/>
                <w:sz w:val="28"/>
                <w:szCs w:val="28"/>
                <w:rPrChange w:id="486" w:author="Sekar Subramanian" w:date="2021-07-16T13:03:00Z">
                  <w:rPr>
                    <w:rStyle w:val="Hyperlink"/>
                    <w:rFonts w:cstheme="minorHAnsi"/>
                    <w:noProof/>
                  </w:rPr>
                </w:rPrChange>
              </w:rPr>
              <w:delText>Face Validity 2: Correct signs on coefficients</w:delText>
            </w:r>
            <w:r w:rsidR="00D66920" w:rsidRPr="00780602" w:rsidDel="00D26D7B">
              <w:rPr>
                <w:rFonts w:cstheme="minorHAnsi"/>
                <w:noProof/>
                <w:webHidden/>
                <w:sz w:val="28"/>
                <w:szCs w:val="28"/>
                <w:rPrChange w:id="487" w:author="Sekar Subramanian" w:date="2021-07-16T13:03:00Z">
                  <w:rPr>
                    <w:noProof/>
                    <w:webHidden/>
                  </w:rPr>
                </w:rPrChange>
              </w:rPr>
              <w:tab/>
            </w:r>
            <w:r w:rsidR="00D66920" w:rsidRPr="00780602" w:rsidDel="00D26D7B">
              <w:rPr>
                <w:rFonts w:cstheme="minorHAnsi"/>
                <w:noProof/>
                <w:webHidden/>
                <w:sz w:val="28"/>
                <w:szCs w:val="28"/>
                <w:rPrChange w:id="488" w:author="Sekar Subramanian" w:date="2021-07-16T13:03:00Z">
                  <w:rPr>
                    <w:noProof/>
                    <w:webHidden/>
                  </w:rPr>
                </w:rPrChange>
              </w:rPr>
              <w:fldChar w:fldCharType="begin"/>
            </w:r>
            <w:r w:rsidR="00D66920" w:rsidRPr="00780602" w:rsidDel="00D26D7B">
              <w:rPr>
                <w:rFonts w:cstheme="minorHAnsi"/>
                <w:noProof/>
                <w:webHidden/>
                <w:sz w:val="28"/>
                <w:szCs w:val="28"/>
                <w:rPrChange w:id="489" w:author="Sekar Subramanian" w:date="2021-07-16T13:03:00Z">
                  <w:rPr>
                    <w:noProof/>
                    <w:webHidden/>
                  </w:rPr>
                </w:rPrChange>
              </w:rPr>
              <w:delInstrText xml:space="preserve"> PAGEREF _Toc77059485 \h </w:delInstrText>
            </w:r>
            <w:r w:rsidR="00D66920" w:rsidRPr="00780602" w:rsidDel="00D26D7B">
              <w:rPr>
                <w:rFonts w:cstheme="minorHAnsi"/>
                <w:noProof/>
                <w:webHidden/>
                <w:sz w:val="28"/>
                <w:szCs w:val="28"/>
                <w:rPrChange w:id="490"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91" w:author="Sekar Subramanian" w:date="2021-07-16T13:03:00Z">
                  <w:rPr>
                    <w:noProof/>
                    <w:webHidden/>
                  </w:rPr>
                </w:rPrChange>
              </w:rPr>
              <w:fldChar w:fldCharType="separate"/>
            </w:r>
          </w:del>
          <w:del w:id="492" w:author="Sekar Subramanian" w:date="2021-07-16T12:00:00Z">
            <w:r w:rsidR="00D66920" w:rsidRPr="00780602" w:rsidDel="00285094">
              <w:rPr>
                <w:rFonts w:cstheme="minorHAnsi"/>
                <w:noProof/>
                <w:webHidden/>
                <w:sz w:val="28"/>
                <w:szCs w:val="28"/>
                <w:rPrChange w:id="493" w:author="Sekar Subramanian" w:date="2021-07-16T13:03:00Z">
                  <w:rPr>
                    <w:noProof/>
                    <w:webHidden/>
                  </w:rPr>
                </w:rPrChange>
              </w:rPr>
              <w:delText>14</w:delText>
            </w:r>
          </w:del>
          <w:del w:id="494" w:author="Sekar Subramanian" w:date="2021-07-16T12:10:00Z">
            <w:r w:rsidR="00D66920" w:rsidRPr="00780602" w:rsidDel="00D26D7B">
              <w:rPr>
                <w:rFonts w:cstheme="minorHAnsi"/>
                <w:noProof/>
                <w:webHidden/>
                <w:sz w:val="28"/>
                <w:szCs w:val="28"/>
                <w:rPrChange w:id="495" w:author="Sekar Subramanian" w:date="2021-07-16T13:03:00Z">
                  <w:rPr>
                    <w:noProof/>
                    <w:webHidden/>
                  </w:rPr>
                </w:rPrChange>
              </w:rPr>
              <w:fldChar w:fldCharType="end"/>
            </w:r>
            <w:r w:rsidRPr="00780602" w:rsidDel="00D26D7B">
              <w:rPr>
                <w:rFonts w:cstheme="minorHAnsi"/>
                <w:noProof/>
                <w:sz w:val="28"/>
                <w:szCs w:val="28"/>
                <w:rPrChange w:id="496" w:author="Sekar Subramanian" w:date="2021-07-16T13:03:00Z">
                  <w:rPr>
                    <w:noProof/>
                  </w:rPr>
                </w:rPrChange>
              </w:rPr>
              <w:fldChar w:fldCharType="end"/>
            </w:r>
          </w:del>
        </w:p>
        <w:p w14:paraId="055D4D15" w14:textId="39DC3787" w:rsidR="00D66920" w:rsidRPr="00780602" w:rsidDel="00D26D7B" w:rsidRDefault="00616A18">
          <w:pPr>
            <w:pStyle w:val="TOC2"/>
            <w:tabs>
              <w:tab w:val="left" w:pos="880"/>
              <w:tab w:val="right" w:leader="dot" w:pos="10043"/>
            </w:tabs>
            <w:spacing w:before="120" w:after="120" w:line="240" w:lineRule="auto"/>
            <w:rPr>
              <w:del w:id="497" w:author="Sekar Subramanian" w:date="2021-07-16T12:10:00Z"/>
              <w:rFonts w:cstheme="minorHAnsi"/>
              <w:noProof/>
              <w:sz w:val="28"/>
              <w:szCs w:val="28"/>
              <w:rPrChange w:id="498" w:author="Sekar Subramanian" w:date="2021-07-16T13:03:00Z">
                <w:rPr>
                  <w:del w:id="499" w:author="Sekar Subramanian" w:date="2021-07-16T12:10:00Z"/>
                  <w:noProof/>
                </w:rPr>
              </w:rPrChange>
            </w:rPr>
            <w:pPrChange w:id="500" w:author="Sekar Subramanian" w:date="2021-07-16T12:36:00Z">
              <w:pPr>
                <w:pStyle w:val="TOC2"/>
                <w:tabs>
                  <w:tab w:val="left" w:pos="880"/>
                  <w:tab w:val="right" w:leader="dot" w:pos="10043"/>
                </w:tabs>
              </w:pPr>
            </w:pPrChange>
          </w:pPr>
          <w:del w:id="501" w:author="Sekar Subramanian" w:date="2021-07-16T12:10:00Z">
            <w:r w:rsidRPr="00780602" w:rsidDel="00D26D7B">
              <w:rPr>
                <w:rFonts w:cstheme="minorHAnsi"/>
                <w:noProof/>
                <w:sz w:val="28"/>
                <w:szCs w:val="28"/>
                <w:rPrChange w:id="502" w:author="Sekar Subramanian" w:date="2021-07-16T13:03:00Z">
                  <w:rPr>
                    <w:noProof/>
                  </w:rPr>
                </w:rPrChange>
              </w:rPr>
              <w:fldChar w:fldCharType="begin"/>
            </w:r>
            <w:r w:rsidRPr="00780602" w:rsidDel="00D26D7B">
              <w:rPr>
                <w:rFonts w:cstheme="minorHAnsi"/>
                <w:noProof/>
                <w:sz w:val="28"/>
                <w:szCs w:val="28"/>
                <w:rPrChange w:id="503" w:author="Sekar Subramanian" w:date="2021-07-16T13:03:00Z">
                  <w:rPr>
                    <w:noProof/>
                  </w:rPr>
                </w:rPrChange>
              </w:rPr>
              <w:delInstrText xml:space="preserve"> HYPERLINK \l "_Toc77059486" </w:delInstrText>
            </w:r>
            <w:r w:rsidRPr="00780602" w:rsidDel="00D26D7B">
              <w:rPr>
                <w:rFonts w:cstheme="minorHAnsi"/>
                <w:noProof/>
                <w:sz w:val="28"/>
                <w:szCs w:val="28"/>
                <w:rPrChange w:id="504" w:author="Sekar Subramanian" w:date="2021-07-16T13:03:00Z">
                  <w:rPr>
                    <w:noProof/>
                  </w:rPr>
                </w:rPrChange>
              </w:rPr>
              <w:fldChar w:fldCharType="separate"/>
            </w:r>
            <w:r w:rsidR="00D66920" w:rsidRPr="00780602" w:rsidDel="00D26D7B">
              <w:rPr>
                <w:rStyle w:val="Hyperlink"/>
                <w:rFonts w:cstheme="minorHAnsi"/>
                <w:noProof/>
                <w:sz w:val="28"/>
                <w:szCs w:val="28"/>
                <w:rPrChange w:id="505" w:author="Sekar Subramanian" w:date="2021-07-16T13:03:00Z">
                  <w:rPr>
                    <w:rStyle w:val="Hyperlink"/>
                    <w:rFonts w:cstheme="minorHAnsi"/>
                    <w:noProof/>
                  </w:rPr>
                </w:rPrChange>
              </w:rPr>
              <w:delText>4.7.</w:delText>
            </w:r>
            <w:r w:rsidR="00D66920" w:rsidRPr="00780602" w:rsidDel="00D26D7B">
              <w:rPr>
                <w:rFonts w:cstheme="minorHAnsi"/>
                <w:noProof/>
                <w:sz w:val="28"/>
                <w:szCs w:val="28"/>
                <w:rPrChange w:id="506" w:author="Sekar Subramanian" w:date="2021-07-16T13:03:00Z">
                  <w:rPr>
                    <w:noProof/>
                  </w:rPr>
                </w:rPrChange>
              </w:rPr>
              <w:tab/>
            </w:r>
            <w:r w:rsidR="00D66920" w:rsidRPr="00780602" w:rsidDel="00D26D7B">
              <w:rPr>
                <w:rStyle w:val="Hyperlink"/>
                <w:rFonts w:cstheme="minorHAnsi"/>
                <w:noProof/>
                <w:sz w:val="28"/>
                <w:szCs w:val="28"/>
                <w:rPrChange w:id="507" w:author="Sekar Subramanian" w:date="2021-07-16T13:03:00Z">
                  <w:rPr>
                    <w:rStyle w:val="Hyperlink"/>
                    <w:rFonts w:cstheme="minorHAnsi"/>
                    <w:noProof/>
                  </w:rPr>
                </w:rPrChange>
              </w:rPr>
              <w:delText>Face Validity 3: Elasticities or volume response rates within reasonable ranges</w:delText>
            </w:r>
            <w:r w:rsidR="00D66920" w:rsidRPr="00780602" w:rsidDel="00D26D7B">
              <w:rPr>
                <w:rFonts w:cstheme="minorHAnsi"/>
                <w:noProof/>
                <w:webHidden/>
                <w:sz w:val="28"/>
                <w:szCs w:val="28"/>
                <w:rPrChange w:id="508" w:author="Sekar Subramanian" w:date="2021-07-16T13:03:00Z">
                  <w:rPr>
                    <w:noProof/>
                    <w:webHidden/>
                  </w:rPr>
                </w:rPrChange>
              </w:rPr>
              <w:tab/>
            </w:r>
            <w:r w:rsidR="00D66920" w:rsidRPr="00780602" w:rsidDel="00D26D7B">
              <w:rPr>
                <w:rFonts w:cstheme="minorHAnsi"/>
                <w:noProof/>
                <w:webHidden/>
                <w:sz w:val="28"/>
                <w:szCs w:val="28"/>
                <w:rPrChange w:id="509" w:author="Sekar Subramanian" w:date="2021-07-16T13:03:00Z">
                  <w:rPr>
                    <w:noProof/>
                    <w:webHidden/>
                  </w:rPr>
                </w:rPrChange>
              </w:rPr>
              <w:fldChar w:fldCharType="begin"/>
            </w:r>
            <w:r w:rsidR="00D66920" w:rsidRPr="00780602" w:rsidDel="00D26D7B">
              <w:rPr>
                <w:rFonts w:cstheme="minorHAnsi"/>
                <w:noProof/>
                <w:webHidden/>
                <w:sz w:val="28"/>
                <w:szCs w:val="28"/>
                <w:rPrChange w:id="510" w:author="Sekar Subramanian" w:date="2021-07-16T13:03:00Z">
                  <w:rPr>
                    <w:noProof/>
                    <w:webHidden/>
                  </w:rPr>
                </w:rPrChange>
              </w:rPr>
              <w:delInstrText xml:space="preserve"> PAGEREF _Toc77059486 \h </w:delInstrText>
            </w:r>
            <w:r w:rsidR="00D66920" w:rsidRPr="00780602" w:rsidDel="00D26D7B">
              <w:rPr>
                <w:rFonts w:cstheme="minorHAnsi"/>
                <w:noProof/>
                <w:webHidden/>
                <w:sz w:val="28"/>
                <w:szCs w:val="28"/>
                <w:rPrChange w:id="511"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12" w:author="Sekar Subramanian" w:date="2021-07-16T13:03:00Z">
                  <w:rPr>
                    <w:noProof/>
                    <w:webHidden/>
                  </w:rPr>
                </w:rPrChange>
              </w:rPr>
              <w:fldChar w:fldCharType="separate"/>
            </w:r>
          </w:del>
          <w:del w:id="513" w:author="Sekar Subramanian" w:date="2021-07-16T12:00:00Z">
            <w:r w:rsidR="00D66920" w:rsidRPr="00780602" w:rsidDel="00285094">
              <w:rPr>
                <w:rFonts w:cstheme="minorHAnsi"/>
                <w:noProof/>
                <w:webHidden/>
                <w:sz w:val="28"/>
                <w:szCs w:val="28"/>
                <w:rPrChange w:id="514" w:author="Sekar Subramanian" w:date="2021-07-16T13:03:00Z">
                  <w:rPr>
                    <w:noProof/>
                    <w:webHidden/>
                  </w:rPr>
                </w:rPrChange>
              </w:rPr>
              <w:delText>15</w:delText>
            </w:r>
          </w:del>
          <w:del w:id="515" w:author="Sekar Subramanian" w:date="2021-07-16T12:10:00Z">
            <w:r w:rsidR="00D66920" w:rsidRPr="00780602" w:rsidDel="00D26D7B">
              <w:rPr>
                <w:rFonts w:cstheme="minorHAnsi"/>
                <w:noProof/>
                <w:webHidden/>
                <w:sz w:val="28"/>
                <w:szCs w:val="28"/>
                <w:rPrChange w:id="516" w:author="Sekar Subramanian" w:date="2021-07-16T13:03:00Z">
                  <w:rPr>
                    <w:noProof/>
                    <w:webHidden/>
                  </w:rPr>
                </w:rPrChange>
              </w:rPr>
              <w:fldChar w:fldCharType="end"/>
            </w:r>
            <w:r w:rsidRPr="00780602" w:rsidDel="00D26D7B">
              <w:rPr>
                <w:rFonts w:cstheme="minorHAnsi"/>
                <w:noProof/>
                <w:sz w:val="28"/>
                <w:szCs w:val="28"/>
                <w:rPrChange w:id="517" w:author="Sekar Subramanian" w:date="2021-07-16T13:03:00Z">
                  <w:rPr>
                    <w:noProof/>
                  </w:rPr>
                </w:rPrChange>
              </w:rPr>
              <w:fldChar w:fldCharType="end"/>
            </w:r>
          </w:del>
        </w:p>
        <w:p w14:paraId="6762E07D" w14:textId="504B0624" w:rsidR="00D66920" w:rsidRPr="00780602" w:rsidDel="00D26D7B" w:rsidRDefault="00616A18">
          <w:pPr>
            <w:pStyle w:val="TOC2"/>
            <w:tabs>
              <w:tab w:val="left" w:pos="880"/>
              <w:tab w:val="right" w:leader="dot" w:pos="10043"/>
            </w:tabs>
            <w:spacing w:before="120" w:after="120" w:line="240" w:lineRule="auto"/>
            <w:rPr>
              <w:del w:id="518" w:author="Sekar Subramanian" w:date="2021-07-16T12:10:00Z"/>
              <w:rFonts w:cstheme="minorHAnsi"/>
              <w:noProof/>
              <w:sz w:val="28"/>
              <w:szCs w:val="28"/>
              <w:rPrChange w:id="519" w:author="Sekar Subramanian" w:date="2021-07-16T13:03:00Z">
                <w:rPr>
                  <w:del w:id="520" w:author="Sekar Subramanian" w:date="2021-07-16T12:10:00Z"/>
                  <w:noProof/>
                </w:rPr>
              </w:rPrChange>
            </w:rPr>
            <w:pPrChange w:id="521" w:author="Sekar Subramanian" w:date="2021-07-16T12:36:00Z">
              <w:pPr>
                <w:pStyle w:val="TOC2"/>
                <w:tabs>
                  <w:tab w:val="left" w:pos="880"/>
                  <w:tab w:val="right" w:leader="dot" w:pos="10043"/>
                </w:tabs>
              </w:pPr>
            </w:pPrChange>
          </w:pPr>
          <w:del w:id="522" w:author="Sekar Subramanian" w:date="2021-07-16T12:10:00Z">
            <w:r w:rsidRPr="00780602" w:rsidDel="00D26D7B">
              <w:rPr>
                <w:rFonts w:cstheme="minorHAnsi"/>
                <w:noProof/>
                <w:sz w:val="28"/>
                <w:szCs w:val="28"/>
                <w:rPrChange w:id="523" w:author="Sekar Subramanian" w:date="2021-07-16T13:03:00Z">
                  <w:rPr>
                    <w:noProof/>
                  </w:rPr>
                </w:rPrChange>
              </w:rPr>
              <w:fldChar w:fldCharType="begin"/>
            </w:r>
            <w:r w:rsidRPr="00780602" w:rsidDel="00D26D7B">
              <w:rPr>
                <w:rFonts w:cstheme="minorHAnsi"/>
                <w:noProof/>
                <w:sz w:val="28"/>
                <w:szCs w:val="28"/>
                <w:rPrChange w:id="524" w:author="Sekar Subramanian" w:date="2021-07-16T13:03:00Z">
                  <w:rPr>
                    <w:noProof/>
                  </w:rPr>
                </w:rPrChange>
              </w:rPr>
              <w:delInstrText xml:space="preserve"> HYPERLINK \l "_Toc77059487" </w:delInstrText>
            </w:r>
            <w:r w:rsidRPr="00780602" w:rsidDel="00D26D7B">
              <w:rPr>
                <w:rFonts w:cstheme="minorHAnsi"/>
                <w:noProof/>
                <w:sz w:val="28"/>
                <w:szCs w:val="28"/>
                <w:rPrChange w:id="525" w:author="Sekar Subramanian" w:date="2021-07-16T13:03:00Z">
                  <w:rPr>
                    <w:noProof/>
                  </w:rPr>
                </w:rPrChange>
              </w:rPr>
              <w:fldChar w:fldCharType="separate"/>
            </w:r>
            <w:r w:rsidR="00D66920" w:rsidRPr="00780602" w:rsidDel="00D26D7B">
              <w:rPr>
                <w:rStyle w:val="Hyperlink"/>
                <w:rFonts w:cstheme="minorHAnsi"/>
                <w:noProof/>
                <w:sz w:val="28"/>
                <w:szCs w:val="28"/>
                <w:rPrChange w:id="526" w:author="Sekar Subramanian" w:date="2021-07-16T13:03:00Z">
                  <w:rPr>
                    <w:rStyle w:val="Hyperlink"/>
                    <w:rFonts w:cstheme="minorHAnsi"/>
                    <w:noProof/>
                  </w:rPr>
                </w:rPrChange>
              </w:rPr>
              <w:delText>4.8.</w:delText>
            </w:r>
            <w:r w:rsidR="00D66920" w:rsidRPr="00780602" w:rsidDel="00D26D7B">
              <w:rPr>
                <w:rFonts w:cstheme="minorHAnsi"/>
                <w:noProof/>
                <w:sz w:val="28"/>
                <w:szCs w:val="28"/>
                <w:rPrChange w:id="527" w:author="Sekar Subramanian" w:date="2021-07-16T13:03:00Z">
                  <w:rPr>
                    <w:noProof/>
                  </w:rPr>
                </w:rPrChange>
              </w:rPr>
              <w:tab/>
            </w:r>
            <w:r w:rsidR="00D66920" w:rsidRPr="00780602" w:rsidDel="00D26D7B">
              <w:rPr>
                <w:rStyle w:val="Hyperlink"/>
                <w:rFonts w:cstheme="minorHAnsi"/>
                <w:noProof/>
                <w:sz w:val="28"/>
                <w:szCs w:val="28"/>
                <w:rPrChange w:id="528" w:author="Sekar Subramanian" w:date="2021-07-16T13:03:00Z">
                  <w:rPr>
                    <w:rStyle w:val="Hyperlink"/>
                    <w:rFonts w:cstheme="minorHAnsi"/>
                    <w:noProof/>
                  </w:rPr>
                </w:rPrChange>
              </w:rPr>
              <w:delText>Face Validity 4: Interactions and competitive effects within reasonable ranges</w:delText>
            </w:r>
            <w:r w:rsidR="00D66920" w:rsidRPr="00780602" w:rsidDel="00D26D7B">
              <w:rPr>
                <w:rFonts w:cstheme="minorHAnsi"/>
                <w:noProof/>
                <w:webHidden/>
                <w:sz w:val="28"/>
                <w:szCs w:val="28"/>
                <w:rPrChange w:id="529" w:author="Sekar Subramanian" w:date="2021-07-16T13:03:00Z">
                  <w:rPr>
                    <w:noProof/>
                    <w:webHidden/>
                  </w:rPr>
                </w:rPrChange>
              </w:rPr>
              <w:tab/>
            </w:r>
            <w:r w:rsidR="00D66920" w:rsidRPr="00780602" w:rsidDel="00D26D7B">
              <w:rPr>
                <w:rFonts w:cstheme="minorHAnsi"/>
                <w:noProof/>
                <w:webHidden/>
                <w:sz w:val="28"/>
                <w:szCs w:val="28"/>
                <w:rPrChange w:id="530" w:author="Sekar Subramanian" w:date="2021-07-16T13:03:00Z">
                  <w:rPr>
                    <w:noProof/>
                    <w:webHidden/>
                  </w:rPr>
                </w:rPrChange>
              </w:rPr>
              <w:fldChar w:fldCharType="begin"/>
            </w:r>
            <w:r w:rsidR="00D66920" w:rsidRPr="00780602" w:rsidDel="00D26D7B">
              <w:rPr>
                <w:rFonts w:cstheme="minorHAnsi"/>
                <w:noProof/>
                <w:webHidden/>
                <w:sz w:val="28"/>
                <w:szCs w:val="28"/>
                <w:rPrChange w:id="531" w:author="Sekar Subramanian" w:date="2021-07-16T13:03:00Z">
                  <w:rPr>
                    <w:noProof/>
                    <w:webHidden/>
                  </w:rPr>
                </w:rPrChange>
              </w:rPr>
              <w:delInstrText xml:space="preserve"> PAGEREF _Toc77059487 \h </w:delInstrText>
            </w:r>
            <w:r w:rsidR="00D66920" w:rsidRPr="00780602" w:rsidDel="00D26D7B">
              <w:rPr>
                <w:rFonts w:cstheme="minorHAnsi"/>
                <w:noProof/>
                <w:webHidden/>
                <w:sz w:val="28"/>
                <w:szCs w:val="28"/>
                <w:rPrChange w:id="532"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33" w:author="Sekar Subramanian" w:date="2021-07-16T13:03:00Z">
                  <w:rPr>
                    <w:noProof/>
                    <w:webHidden/>
                  </w:rPr>
                </w:rPrChange>
              </w:rPr>
              <w:fldChar w:fldCharType="separate"/>
            </w:r>
          </w:del>
          <w:del w:id="534" w:author="Sekar Subramanian" w:date="2021-07-16T12:00:00Z">
            <w:r w:rsidR="00D66920" w:rsidRPr="00780602" w:rsidDel="00285094">
              <w:rPr>
                <w:rFonts w:cstheme="minorHAnsi"/>
                <w:noProof/>
                <w:webHidden/>
                <w:sz w:val="28"/>
                <w:szCs w:val="28"/>
                <w:rPrChange w:id="535" w:author="Sekar Subramanian" w:date="2021-07-16T13:03:00Z">
                  <w:rPr>
                    <w:noProof/>
                    <w:webHidden/>
                  </w:rPr>
                </w:rPrChange>
              </w:rPr>
              <w:delText>15</w:delText>
            </w:r>
          </w:del>
          <w:del w:id="536" w:author="Sekar Subramanian" w:date="2021-07-16T12:10:00Z">
            <w:r w:rsidR="00D66920" w:rsidRPr="00780602" w:rsidDel="00D26D7B">
              <w:rPr>
                <w:rFonts w:cstheme="minorHAnsi"/>
                <w:noProof/>
                <w:webHidden/>
                <w:sz w:val="28"/>
                <w:szCs w:val="28"/>
                <w:rPrChange w:id="537" w:author="Sekar Subramanian" w:date="2021-07-16T13:03:00Z">
                  <w:rPr>
                    <w:noProof/>
                    <w:webHidden/>
                  </w:rPr>
                </w:rPrChange>
              </w:rPr>
              <w:fldChar w:fldCharType="end"/>
            </w:r>
            <w:r w:rsidRPr="00780602" w:rsidDel="00D26D7B">
              <w:rPr>
                <w:rFonts w:cstheme="minorHAnsi"/>
                <w:noProof/>
                <w:sz w:val="28"/>
                <w:szCs w:val="28"/>
                <w:rPrChange w:id="538" w:author="Sekar Subramanian" w:date="2021-07-16T13:03:00Z">
                  <w:rPr>
                    <w:noProof/>
                  </w:rPr>
                </w:rPrChange>
              </w:rPr>
              <w:fldChar w:fldCharType="end"/>
            </w:r>
          </w:del>
        </w:p>
        <w:p w14:paraId="574B0EA6" w14:textId="69377395" w:rsidR="00D66920" w:rsidRPr="00780602" w:rsidDel="00D26D7B" w:rsidRDefault="00616A18">
          <w:pPr>
            <w:pStyle w:val="TOC2"/>
            <w:tabs>
              <w:tab w:val="left" w:pos="880"/>
              <w:tab w:val="right" w:leader="dot" w:pos="10043"/>
            </w:tabs>
            <w:spacing w:before="120" w:after="120" w:line="240" w:lineRule="auto"/>
            <w:rPr>
              <w:del w:id="539" w:author="Sekar Subramanian" w:date="2021-07-16T12:10:00Z"/>
              <w:rFonts w:cstheme="minorHAnsi"/>
              <w:noProof/>
              <w:sz w:val="28"/>
              <w:szCs w:val="28"/>
              <w:rPrChange w:id="540" w:author="Sekar Subramanian" w:date="2021-07-16T13:03:00Z">
                <w:rPr>
                  <w:del w:id="541" w:author="Sekar Subramanian" w:date="2021-07-16T12:10:00Z"/>
                  <w:noProof/>
                </w:rPr>
              </w:rPrChange>
            </w:rPr>
            <w:pPrChange w:id="542" w:author="Sekar Subramanian" w:date="2021-07-16T12:36:00Z">
              <w:pPr>
                <w:pStyle w:val="TOC2"/>
                <w:tabs>
                  <w:tab w:val="left" w:pos="880"/>
                  <w:tab w:val="right" w:leader="dot" w:pos="10043"/>
                </w:tabs>
              </w:pPr>
            </w:pPrChange>
          </w:pPr>
          <w:del w:id="543" w:author="Sekar Subramanian" w:date="2021-07-16T12:10:00Z">
            <w:r w:rsidRPr="00780602" w:rsidDel="00D26D7B">
              <w:rPr>
                <w:rFonts w:cstheme="minorHAnsi"/>
                <w:noProof/>
                <w:sz w:val="28"/>
                <w:szCs w:val="28"/>
                <w:rPrChange w:id="544" w:author="Sekar Subramanian" w:date="2021-07-16T13:03:00Z">
                  <w:rPr>
                    <w:noProof/>
                  </w:rPr>
                </w:rPrChange>
              </w:rPr>
              <w:fldChar w:fldCharType="begin"/>
            </w:r>
            <w:r w:rsidRPr="00780602" w:rsidDel="00D26D7B">
              <w:rPr>
                <w:rFonts w:cstheme="minorHAnsi"/>
                <w:noProof/>
                <w:sz w:val="28"/>
                <w:szCs w:val="28"/>
                <w:rPrChange w:id="545" w:author="Sekar Subramanian" w:date="2021-07-16T13:03:00Z">
                  <w:rPr>
                    <w:noProof/>
                  </w:rPr>
                </w:rPrChange>
              </w:rPr>
              <w:delInstrText xml:space="preserve"> HYPERLINK \l "_Toc77059488" </w:delInstrText>
            </w:r>
            <w:r w:rsidRPr="00780602" w:rsidDel="00D26D7B">
              <w:rPr>
                <w:rFonts w:cstheme="minorHAnsi"/>
                <w:noProof/>
                <w:sz w:val="28"/>
                <w:szCs w:val="28"/>
                <w:rPrChange w:id="546" w:author="Sekar Subramanian" w:date="2021-07-16T13:03:00Z">
                  <w:rPr>
                    <w:noProof/>
                  </w:rPr>
                </w:rPrChange>
              </w:rPr>
              <w:fldChar w:fldCharType="separate"/>
            </w:r>
            <w:r w:rsidR="00D66920" w:rsidRPr="00780602" w:rsidDel="00D26D7B">
              <w:rPr>
                <w:rStyle w:val="Hyperlink"/>
                <w:rFonts w:cstheme="minorHAnsi"/>
                <w:noProof/>
                <w:sz w:val="28"/>
                <w:szCs w:val="28"/>
                <w:rPrChange w:id="547" w:author="Sekar Subramanian" w:date="2021-07-16T13:03:00Z">
                  <w:rPr>
                    <w:rStyle w:val="Hyperlink"/>
                    <w:rFonts w:cstheme="minorHAnsi"/>
                    <w:noProof/>
                  </w:rPr>
                </w:rPrChange>
              </w:rPr>
              <w:delText>4.9.</w:delText>
            </w:r>
            <w:r w:rsidR="00D66920" w:rsidRPr="00780602" w:rsidDel="00D26D7B">
              <w:rPr>
                <w:rFonts w:cstheme="minorHAnsi"/>
                <w:noProof/>
                <w:sz w:val="28"/>
                <w:szCs w:val="28"/>
                <w:rPrChange w:id="548" w:author="Sekar Subramanian" w:date="2021-07-16T13:03:00Z">
                  <w:rPr>
                    <w:noProof/>
                  </w:rPr>
                </w:rPrChange>
              </w:rPr>
              <w:tab/>
            </w:r>
            <w:r w:rsidR="00D66920" w:rsidRPr="00780602" w:rsidDel="00D26D7B">
              <w:rPr>
                <w:rStyle w:val="Hyperlink"/>
                <w:rFonts w:cstheme="minorHAnsi"/>
                <w:noProof/>
                <w:sz w:val="28"/>
                <w:szCs w:val="28"/>
                <w:rPrChange w:id="549" w:author="Sekar Subramanian" w:date="2021-07-16T13:03:00Z">
                  <w:rPr>
                    <w:rStyle w:val="Hyperlink"/>
                    <w:rFonts w:cstheme="minorHAnsi"/>
                    <w:noProof/>
                  </w:rPr>
                </w:rPrChange>
              </w:rPr>
              <w:delText>Face Validity 5: Volume contributions within reasonable ranges</w:delText>
            </w:r>
            <w:r w:rsidR="00D66920" w:rsidRPr="00780602" w:rsidDel="00D26D7B">
              <w:rPr>
                <w:rFonts w:cstheme="minorHAnsi"/>
                <w:noProof/>
                <w:webHidden/>
                <w:sz w:val="28"/>
                <w:szCs w:val="28"/>
                <w:rPrChange w:id="550" w:author="Sekar Subramanian" w:date="2021-07-16T13:03:00Z">
                  <w:rPr>
                    <w:noProof/>
                    <w:webHidden/>
                  </w:rPr>
                </w:rPrChange>
              </w:rPr>
              <w:tab/>
            </w:r>
            <w:r w:rsidR="00D66920" w:rsidRPr="00780602" w:rsidDel="00D26D7B">
              <w:rPr>
                <w:rFonts w:cstheme="minorHAnsi"/>
                <w:noProof/>
                <w:webHidden/>
                <w:sz w:val="28"/>
                <w:szCs w:val="28"/>
                <w:rPrChange w:id="551" w:author="Sekar Subramanian" w:date="2021-07-16T13:03:00Z">
                  <w:rPr>
                    <w:noProof/>
                    <w:webHidden/>
                  </w:rPr>
                </w:rPrChange>
              </w:rPr>
              <w:fldChar w:fldCharType="begin"/>
            </w:r>
            <w:r w:rsidR="00D66920" w:rsidRPr="00780602" w:rsidDel="00D26D7B">
              <w:rPr>
                <w:rFonts w:cstheme="minorHAnsi"/>
                <w:noProof/>
                <w:webHidden/>
                <w:sz w:val="28"/>
                <w:szCs w:val="28"/>
                <w:rPrChange w:id="552" w:author="Sekar Subramanian" w:date="2021-07-16T13:03:00Z">
                  <w:rPr>
                    <w:noProof/>
                    <w:webHidden/>
                  </w:rPr>
                </w:rPrChange>
              </w:rPr>
              <w:delInstrText xml:space="preserve"> PAGEREF _Toc77059488 \h </w:delInstrText>
            </w:r>
            <w:r w:rsidR="00D66920" w:rsidRPr="00780602" w:rsidDel="00D26D7B">
              <w:rPr>
                <w:rFonts w:cstheme="minorHAnsi"/>
                <w:noProof/>
                <w:webHidden/>
                <w:sz w:val="28"/>
                <w:szCs w:val="28"/>
                <w:rPrChange w:id="55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54" w:author="Sekar Subramanian" w:date="2021-07-16T13:03:00Z">
                  <w:rPr>
                    <w:noProof/>
                    <w:webHidden/>
                  </w:rPr>
                </w:rPrChange>
              </w:rPr>
              <w:fldChar w:fldCharType="separate"/>
            </w:r>
          </w:del>
          <w:del w:id="555" w:author="Sekar Subramanian" w:date="2021-07-16T12:00:00Z">
            <w:r w:rsidR="00D66920" w:rsidRPr="00780602" w:rsidDel="00285094">
              <w:rPr>
                <w:rFonts w:cstheme="minorHAnsi"/>
                <w:noProof/>
                <w:webHidden/>
                <w:sz w:val="28"/>
                <w:szCs w:val="28"/>
                <w:rPrChange w:id="556" w:author="Sekar Subramanian" w:date="2021-07-16T13:03:00Z">
                  <w:rPr>
                    <w:noProof/>
                    <w:webHidden/>
                  </w:rPr>
                </w:rPrChange>
              </w:rPr>
              <w:delText>15</w:delText>
            </w:r>
          </w:del>
          <w:del w:id="557" w:author="Sekar Subramanian" w:date="2021-07-16T12:10:00Z">
            <w:r w:rsidR="00D66920" w:rsidRPr="00780602" w:rsidDel="00D26D7B">
              <w:rPr>
                <w:rFonts w:cstheme="minorHAnsi"/>
                <w:noProof/>
                <w:webHidden/>
                <w:sz w:val="28"/>
                <w:szCs w:val="28"/>
                <w:rPrChange w:id="558" w:author="Sekar Subramanian" w:date="2021-07-16T13:03:00Z">
                  <w:rPr>
                    <w:noProof/>
                    <w:webHidden/>
                  </w:rPr>
                </w:rPrChange>
              </w:rPr>
              <w:fldChar w:fldCharType="end"/>
            </w:r>
            <w:r w:rsidRPr="00780602" w:rsidDel="00D26D7B">
              <w:rPr>
                <w:rFonts w:cstheme="minorHAnsi"/>
                <w:noProof/>
                <w:sz w:val="28"/>
                <w:szCs w:val="28"/>
                <w:rPrChange w:id="559" w:author="Sekar Subramanian" w:date="2021-07-16T13:03:00Z">
                  <w:rPr>
                    <w:noProof/>
                  </w:rPr>
                </w:rPrChange>
              </w:rPr>
              <w:fldChar w:fldCharType="end"/>
            </w:r>
          </w:del>
        </w:p>
        <w:p w14:paraId="757DDE14" w14:textId="0F5A1989" w:rsidR="00D66920" w:rsidRPr="00780602" w:rsidDel="00D26D7B" w:rsidRDefault="00616A18">
          <w:pPr>
            <w:pStyle w:val="TOC2"/>
            <w:tabs>
              <w:tab w:val="left" w:pos="1100"/>
              <w:tab w:val="right" w:leader="dot" w:pos="10043"/>
            </w:tabs>
            <w:spacing w:before="120" w:after="120" w:line="240" w:lineRule="auto"/>
            <w:rPr>
              <w:del w:id="560" w:author="Sekar Subramanian" w:date="2021-07-16T12:10:00Z"/>
              <w:rFonts w:cstheme="minorHAnsi"/>
              <w:noProof/>
              <w:sz w:val="28"/>
              <w:szCs w:val="28"/>
              <w:rPrChange w:id="561" w:author="Sekar Subramanian" w:date="2021-07-16T13:03:00Z">
                <w:rPr>
                  <w:del w:id="562" w:author="Sekar Subramanian" w:date="2021-07-16T12:10:00Z"/>
                  <w:noProof/>
                </w:rPr>
              </w:rPrChange>
            </w:rPr>
            <w:pPrChange w:id="563" w:author="Sekar Subramanian" w:date="2021-07-16T12:36:00Z">
              <w:pPr>
                <w:pStyle w:val="TOC2"/>
                <w:tabs>
                  <w:tab w:val="left" w:pos="1100"/>
                  <w:tab w:val="right" w:leader="dot" w:pos="10043"/>
                </w:tabs>
              </w:pPr>
            </w:pPrChange>
          </w:pPr>
          <w:del w:id="564" w:author="Sekar Subramanian" w:date="2021-07-16T12:10:00Z">
            <w:r w:rsidRPr="00780602" w:rsidDel="00D26D7B">
              <w:rPr>
                <w:rFonts w:cstheme="minorHAnsi"/>
                <w:noProof/>
                <w:sz w:val="28"/>
                <w:szCs w:val="28"/>
                <w:rPrChange w:id="565" w:author="Sekar Subramanian" w:date="2021-07-16T13:03:00Z">
                  <w:rPr>
                    <w:noProof/>
                  </w:rPr>
                </w:rPrChange>
              </w:rPr>
              <w:fldChar w:fldCharType="begin"/>
            </w:r>
            <w:r w:rsidRPr="00780602" w:rsidDel="00D26D7B">
              <w:rPr>
                <w:rFonts w:cstheme="minorHAnsi"/>
                <w:noProof/>
                <w:sz w:val="28"/>
                <w:szCs w:val="28"/>
                <w:rPrChange w:id="566" w:author="Sekar Subramanian" w:date="2021-07-16T13:03:00Z">
                  <w:rPr>
                    <w:noProof/>
                  </w:rPr>
                </w:rPrChange>
              </w:rPr>
              <w:delInstrText xml:space="preserve"> HYPERLINK \l "_Toc77059489" </w:delInstrText>
            </w:r>
            <w:r w:rsidRPr="00780602" w:rsidDel="00D26D7B">
              <w:rPr>
                <w:rFonts w:cstheme="minorHAnsi"/>
                <w:noProof/>
                <w:sz w:val="28"/>
                <w:szCs w:val="28"/>
                <w:rPrChange w:id="567" w:author="Sekar Subramanian" w:date="2021-07-16T13:03:00Z">
                  <w:rPr>
                    <w:noProof/>
                  </w:rPr>
                </w:rPrChange>
              </w:rPr>
              <w:fldChar w:fldCharType="separate"/>
            </w:r>
            <w:r w:rsidR="00D66920" w:rsidRPr="00780602" w:rsidDel="00D26D7B">
              <w:rPr>
                <w:rStyle w:val="Hyperlink"/>
                <w:rFonts w:cstheme="minorHAnsi"/>
                <w:noProof/>
                <w:sz w:val="28"/>
                <w:szCs w:val="28"/>
                <w:rPrChange w:id="568" w:author="Sekar Subramanian" w:date="2021-07-16T13:03:00Z">
                  <w:rPr>
                    <w:rStyle w:val="Hyperlink"/>
                    <w:rFonts w:cstheme="minorHAnsi"/>
                    <w:noProof/>
                  </w:rPr>
                </w:rPrChange>
              </w:rPr>
              <w:delText>4.10.</w:delText>
            </w:r>
            <w:r w:rsidR="00D66920" w:rsidRPr="00780602" w:rsidDel="00D26D7B">
              <w:rPr>
                <w:rFonts w:cstheme="minorHAnsi"/>
                <w:noProof/>
                <w:sz w:val="28"/>
                <w:szCs w:val="28"/>
                <w:rPrChange w:id="569" w:author="Sekar Subramanian" w:date="2021-07-16T13:03:00Z">
                  <w:rPr>
                    <w:noProof/>
                  </w:rPr>
                </w:rPrChange>
              </w:rPr>
              <w:tab/>
            </w:r>
            <w:r w:rsidR="00D66920" w:rsidRPr="00780602" w:rsidDel="00D26D7B">
              <w:rPr>
                <w:rStyle w:val="Hyperlink"/>
                <w:rFonts w:cstheme="minorHAnsi"/>
                <w:noProof/>
                <w:sz w:val="28"/>
                <w:szCs w:val="28"/>
                <w:rPrChange w:id="570" w:author="Sekar Subramanian" w:date="2021-07-16T13:03:00Z">
                  <w:rPr>
                    <w:rStyle w:val="Hyperlink"/>
                    <w:rFonts w:cstheme="minorHAnsi"/>
                    <w:noProof/>
                  </w:rPr>
                </w:rPrChange>
              </w:rPr>
              <w:delText>Face Validity 6: Change to year ago due to errors of reasonable size</w:delText>
            </w:r>
            <w:r w:rsidR="00D66920" w:rsidRPr="00780602" w:rsidDel="00D26D7B">
              <w:rPr>
                <w:rFonts w:cstheme="minorHAnsi"/>
                <w:noProof/>
                <w:webHidden/>
                <w:sz w:val="28"/>
                <w:szCs w:val="28"/>
                <w:rPrChange w:id="571" w:author="Sekar Subramanian" w:date="2021-07-16T13:03:00Z">
                  <w:rPr>
                    <w:noProof/>
                    <w:webHidden/>
                  </w:rPr>
                </w:rPrChange>
              </w:rPr>
              <w:tab/>
            </w:r>
            <w:r w:rsidR="00D66920" w:rsidRPr="00780602" w:rsidDel="00D26D7B">
              <w:rPr>
                <w:rFonts w:cstheme="minorHAnsi"/>
                <w:noProof/>
                <w:webHidden/>
                <w:sz w:val="28"/>
                <w:szCs w:val="28"/>
                <w:rPrChange w:id="572" w:author="Sekar Subramanian" w:date="2021-07-16T13:03:00Z">
                  <w:rPr>
                    <w:noProof/>
                    <w:webHidden/>
                  </w:rPr>
                </w:rPrChange>
              </w:rPr>
              <w:fldChar w:fldCharType="begin"/>
            </w:r>
            <w:r w:rsidR="00D66920" w:rsidRPr="00780602" w:rsidDel="00D26D7B">
              <w:rPr>
                <w:rFonts w:cstheme="minorHAnsi"/>
                <w:noProof/>
                <w:webHidden/>
                <w:sz w:val="28"/>
                <w:szCs w:val="28"/>
                <w:rPrChange w:id="573" w:author="Sekar Subramanian" w:date="2021-07-16T13:03:00Z">
                  <w:rPr>
                    <w:noProof/>
                    <w:webHidden/>
                  </w:rPr>
                </w:rPrChange>
              </w:rPr>
              <w:delInstrText xml:space="preserve"> PAGEREF _Toc77059489 \h </w:delInstrText>
            </w:r>
            <w:r w:rsidR="00D66920" w:rsidRPr="00780602" w:rsidDel="00D26D7B">
              <w:rPr>
                <w:rFonts w:cstheme="minorHAnsi"/>
                <w:noProof/>
                <w:webHidden/>
                <w:sz w:val="28"/>
                <w:szCs w:val="28"/>
                <w:rPrChange w:id="574"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75" w:author="Sekar Subramanian" w:date="2021-07-16T13:03:00Z">
                  <w:rPr>
                    <w:noProof/>
                    <w:webHidden/>
                  </w:rPr>
                </w:rPrChange>
              </w:rPr>
              <w:fldChar w:fldCharType="separate"/>
            </w:r>
          </w:del>
          <w:del w:id="576" w:author="Sekar Subramanian" w:date="2021-07-16T12:00:00Z">
            <w:r w:rsidR="00D66920" w:rsidRPr="00780602" w:rsidDel="00285094">
              <w:rPr>
                <w:rFonts w:cstheme="minorHAnsi"/>
                <w:noProof/>
                <w:webHidden/>
                <w:sz w:val="28"/>
                <w:szCs w:val="28"/>
                <w:rPrChange w:id="577" w:author="Sekar Subramanian" w:date="2021-07-16T13:03:00Z">
                  <w:rPr>
                    <w:noProof/>
                    <w:webHidden/>
                  </w:rPr>
                </w:rPrChange>
              </w:rPr>
              <w:delText>15</w:delText>
            </w:r>
          </w:del>
          <w:del w:id="578" w:author="Sekar Subramanian" w:date="2021-07-16T12:10:00Z">
            <w:r w:rsidR="00D66920" w:rsidRPr="00780602" w:rsidDel="00D26D7B">
              <w:rPr>
                <w:rFonts w:cstheme="minorHAnsi"/>
                <w:noProof/>
                <w:webHidden/>
                <w:sz w:val="28"/>
                <w:szCs w:val="28"/>
                <w:rPrChange w:id="579" w:author="Sekar Subramanian" w:date="2021-07-16T13:03:00Z">
                  <w:rPr>
                    <w:noProof/>
                    <w:webHidden/>
                  </w:rPr>
                </w:rPrChange>
              </w:rPr>
              <w:fldChar w:fldCharType="end"/>
            </w:r>
            <w:r w:rsidRPr="00780602" w:rsidDel="00D26D7B">
              <w:rPr>
                <w:rFonts w:cstheme="minorHAnsi"/>
                <w:noProof/>
                <w:sz w:val="28"/>
                <w:szCs w:val="28"/>
                <w:rPrChange w:id="580" w:author="Sekar Subramanian" w:date="2021-07-16T13:03:00Z">
                  <w:rPr>
                    <w:noProof/>
                  </w:rPr>
                </w:rPrChange>
              </w:rPr>
              <w:fldChar w:fldCharType="end"/>
            </w:r>
          </w:del>
        </w:p>
        <w:p w14:paraId="78BD950E" w14:textId="0E9260A8" w:rsidR="00D66920" w:rsidRPr="00780602" w:rsidDel="00D26D7B" w:rsidRDefault="00616A18">
          <w:pPr>
            <w:pStyle w:val="TOC2"/>
            <w:tabs>
              <w:tab w:val="left" w:pos="1100"/>
              <w:tab w:val="right" w:leader="dot" w:pos="10043"/>
            </w:tabs>
            <w:spacing w:before="120" w:after="120" w:line="240" w:lineRule="auto"/>
            <w:rPr>
              <w:del w:id="581" w:author="Sekar Subramanian" w:date="2021-07-16T12:10:00Z"/>
              <w:rFonts w:cstheme="minorHAnsi"/>
              <w:noProof/>
              <w:sz w:val="28"/>
              <w:szCs w:val="28"/>
              <w:rPrChange w:id="582" w:author="Sekar Subramanian" w:date="2021-07-16T13:03:00Z">
                <w:rPr>
                  <w:del w:id="583" w:author="Sekar Subramanian" w:date="2021-07-16T12:10:00Z"/>
                  <w:noProof/>
                </w:rPr>
              </w:rPrChange>
            </w:rPr>
            <w:pPrChange w:id="584" w:author="Sekar Subramanian" w:date="2021-07-16T12:36:00Z">
              <w:pPr>
                <w:pStyle w:val="TOC2"/>
                <w:tabs>
                  <w:tab w:val="left" w:pos="1100"/>
                  <w:tab w:val="right" w:leader="dot" w:pos="10043"/>
                </w:tabs>
              </w:pPr>
            </w:pPrChange>
          </w:pPr>
          <w:del w:id="585" w:author="Sekar Subramanian" w:date="2021-07-16T12:10:00Z">
            <w:r w:rsidRPr="00780602" w:rsidDel="00D26D7B">
              <w:rPr>
                <w:rFonts w:cstheme="minorHAnsi"/>
                <w:noProof/>
                <w:sz w:val="28"/>
                <w:szCs w:val="28"/>
                <w:rPrChange w:id="586" w:author="Sekar Subramanian" w:date="2021-07-16T13:03:00Z">
                  <w:rPr>
                    <w:noProof/>
                  </w:rPr>
                </w:rPrChange>
              </w:rPr>
              <w:fldChar w:fldCharType="begin"/>
            </w:r>
            <w:r w:rsidRPr="00780602" w:rsidDel="00D26D7B">
              <w:rPr>
                <w:rFonts w:cstheme="minorHAnsi"/>
                <w:noProof/>
                <w:sz w:val="28"/>
                <w:szCs w:val="28"/>
                <w:rPrChange w:id="587" w:author="Sekar Subramanian" w:date="2021-07-16T13:03:00Z">
                  <w:rPr>
                    <w:noProof/>
                  </w:rPr>
                </w:rPrChange>
              </w:rPr>
              <w:delInstrText xml:space="preserve"> HYPERLINK \l "_Toc77059490" </w:delInstrText>
            </w:r>
            <w:r w:rsidRPr="00780602" w:rsidDel="00D26D7B">
              <w:rPr>
                <w:rFonts w:cstheme="minorHAnsi"/>
                <w:noProof/>
                <w:sz w:val="28"/>
                <w:szCs w:val="28"/>
                <w:rPrChange w:id="588" w:author="Sekar Subramanian" w:date="2021-07-16T13:03:00Z">
                  <w:rPr>
                    <w:noProof/>
                  </w:rPr>
                </w:rPrChange>
              </w:rPr>
              <w:fldChar w:fldCharType="separate"/>
            </w:r>
            <w:r w:rsidR="00D66920" w:rsidRPr="00780602" w:rsidDel="00D26D7B">
              <w:rPr>
                <w:rStyle w:val="Hyperlink"/>
                <w:rFonts w:cstheme="minorHAnsi"/>
                <w:noProof/>
                <w:sz w:val="28"/>
                <w:szCs w:val="28"/>
                <w:rPrChange w:id="589" w:author="Sekar Subramanian" w:date="2021-07-16T13:03:00Z">
                  <w:rPr>
                    <w:rStyle w:val="Hyperlink"/>
                    <w:rFonts w:cstheme="minorHAnsi"/>
                    <w:noProof/>
                  </w:rPr>
                </w:rPrChange>
              </w:rPr>
              <w:delText>4.11.</w:delText>
            </w:r>
            <w:r w:rsidR="00D66920" w:rsidRPr="00780602" w:rsidDel="00D26D7B">
              <w:rPr>
                <w:rFonts w:cstheme="minorHAnsi"/>
                <w:noProof/>
                <w:sz w:val="28"/>
                <w:szCs w:val="28"/>
                <w:rPrChange w:id="590" w:author="Sekar Subramanian" w:date="2021-07-16T13:03:00Z">
                  <w:rPr>
                    <w:noProof/>
                  </w:rPr>
                </w:rPrChange>
              </w:rPr>
              <w:tab/>
            </w:r>
            <w:r w:rsidR="00D66920" w:rsidRPr="00780602" w:rsidDel="00D26D7B">
              <w:rPr>
                <w:rStyle w:val="Hyperlink"/>
                <w:rFonts w:cstheme="minorHAnsi"/>
                <w:noProof/>
                <w:sz w:val="28"/>
                <w:szCs w:val="28"/>
                <w:rPrChange w:id="591" w:author="Sekar Subramanian" w:date="2021-07-16T13:03:00Z">
                  <w:rPr>
                    <w:rStyle w:val="Hyperlink"/>
                    <w:rFonts w:cstheme="minorHAnsi"/>
                    <w:noProof/>
                  </w:rPr>
                </w:rPrChange>
              </w:rPr>
              <w:delText>Face Validity 7: Change to year ago due to effect sizes sensible</w:delText>
            </w:r>
            <w:r w:rsidR="00D66920" w:rsidRPr="00780602" w:rsidDel="00D26D7B">
              <w:rPr>
                <w:rFonts w:cstheme="minorHAnsi"/>
                <w:noProof/>
                <w:webHidden/>
                <w:sz w:val="28"/>
                <w:szCs w:val="28"/>
                <w:rPrChange w:id="592" w:author="Sekar Subramanian" w:date="2021-07-16T13:03:00Z">
                  <w:rPr>
                    <w:noProof/>
                    <w:webHidden/>
                  </w:rPr>
                </w:rPrChange>
              </w:rPr>
              <w:tab/>
            </w:r>
            <w:r w:rsidR="00D66920" w:rsidRPr="00780602" w:rsidDel="00D26D7B">
              <w:rPr>
                <w:rFonts w:cstheme="minorHAnsi"/>
                <w:noProof/>
                <w:webHidden/>
                <w:sz w:val="28"/>
                <w:szCs w:val="28"/>
                <w:rPrChange w:id="593" w:author="Sekar Subramanian" w:date="2021-07-16T13:03:00Z">
                  <w:rPr>
                    <w:noProof/>
                    <w:webHidden/>
                  </w:rPr>
                </w:rPrChange>
              </w:rPr>
              <w:fldChar w:fldCharType="begin"/>
            </w:r>
            <w:r w:rsidR="00D66920" w:rsidRPr="00780602" w:rsidDel="00D26D7B">
              <w:rPr>
                <w:rFonts w:cstheme="minorHAnsi"/>
                <w:noProof/>
                <w:webHidden/>
                <w:sz w:val="28"/>
                <w:szCs w:val="28"/>
                <w:rPrChange w:id="594" w:author="Sekar Subramanian" w:date="2021-07-16T13:03:00Z">
                  <w:rPr>
                    <w:noProof/>
                    <w:webHidden/>
                  </w:rPr>
                </w:rPrChange>
              </w:rPr>
              <w:delInstrText xml:space="preserve"> PAGEREF _Toc77059490 \h </w:delInstrText>
            </w:r>
            <w:r w:rsidR="00D66920" w:rsidRPr="00780602" w:rsidDel="00D26D7B">
              <w:rPr>
                <w:rFonts w:cstheme="minorHAnsi"/>
                <w:noProof/>
                <w:webHidden/>
                <w:sz w:val="28"/>
                <w:szCs w:val="28"/>
                <w:rPrChange w:id="595"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96" w:author="Sekar Subramanian" w:date="2021-07-16T13:03:00Z">
                  <w:rPr>
                    <w:noProof/>
                    <w:webHidden/>
                  </w:rPr>
                </w:rPrChange>
              </w:rPr>
              <w:fldChar w:fldCharType="separate"/>
            </w:r>
          </w:del>
          <w:del w:id="597" w:author="Sekar Subramanian" w:date="2021-07-16T12:00:00Z">
            <w:r w:rsidR="00D66920" w:rsidRPr="00780602" w:rsidDel="00285094">
              <w:rPr>
                <w:rFonts w:cstheme="minorHAnsi"/>
                <w:noProof/>
                <w:webHidden/>
                <w:sz w:val="28"/>
                <w:szCs w:val="28"/>
                <w:rPrChange w:id="598" w:author="Sekar Subramanian" w:date="2021-07-16T13:03:00Z">
                  <w:rPr>
                    <w:noProof/>
                    <w:webHidden/>
                  </w:rPr>
                </w:rPrChange>
              </w:rPr>
              <w:delText>15</w:delText>
            </w:r>
          </w:del>
          <w:del w:id="599" w:author="Sekar Subramanian" w:date="2021-07-16T12:10:00Z">
            <w:r w:rsidR="00D66920" w:rsidRPr="00780602" w:rsidDel="00D26D7B">
              <w:rPr>
                <w:rFonts w:cstheme="minorHAnsi"/>
                <w:noProof/>
                <w:webHidden/>
                <w:sz w:val="28"/>
                <w:szCs w:val="28"/>
                <w:rPrChange w:id="600" w:author="Sekar Subramanian" w:date="2021-07-16T13:03:00Z">
                  <w:rPr>
                    <w:noProof/>
                    <w:webHidden/>
                  </w:rPr>
                </w:rPrChange>
              </w:rPr>
              <w:fldChar w:fldCharType="end"/>
            </w:r>
            <w:r w:rsidRPr="00780602" w:rsidDel="00D26D7B">
              <w:rPr>
                <w:rFonts w:cstheme="minorHAnsi"/>
                <w:noProof/>
                <w:sz w:val="28"/>
                <w:szCs w:val="28"/>
                <w:rPrChange w:id="601" w:author="Sekar Subramanian" w:date="2021-07-16T13:03:00Z">
                  <w:rPr>
                    <w:noProof/>
                  </w:rPr>
                </w:rPrChange>
              </w:rPr>
              <w:fldChar w:fldCharType="end"/>
            </w:r>
          </w:del>
        </w:p>
        <w:p w14:paraId="1C0C3A97" w14:textId="2092D63D" w:rsidR="00D66920" w:rsidRPr="00780602" w:rsidDel="00D26D7B" w:rsidRDefault="00616A18">
          <w:pPr>
            <w:pStyle w:val="TOC2"/>
            <w:tabs>
              <w:tab w:val="left" w:pos="1100"/>
              <w:tab w:val="right" w:leader="dot" w:pos="10043"/>
            </w:tabs>
            <w:spacing w:before="120" w:after="120" w:line="240" w:lineRule="auto"/>
            <w:rPr>
              <w:del w:id="602" w:author="Sekar Subramanian" w:date="2021-07-16T12:10:00Z"/>
              <w:rFonts w:cstheme="minorHAnsi"/>
              <w:noProof/>
              <w:sz w:val="28"/>
              <w:szCs w:val="28"/>
              <w:rPrChange w:id="603" w:author="Sekar Subramanian" w:date="2021-07-16T13:03:00Z">
                <w:rPr>
                  <w:del w:id="604" w:author="Sekar Subramanian" w:date="2021-07-16T12:10:00Z"/>
                  <w:noProof/>
                </w:rPr>
              </w:rPrChange>
            </w:rPr>
            <w:pPrChange w:id="605" w:author="Sekar Subramanian" w:date="2021-07-16T12:36:00Z">
              <w:pPr>
                <w:pStyle w:val="TOC2"/>
                <w:tabs>
                  <w:tab w:val="left" w:pos="1100"/>
                  <w:tab w:val="right" w:leader="dot" w:pos="10043"/>
                </w:tabs>
              </w:pPr>
            </w:pPrChange>
          </w:pPr>
          <w:del w:id="606" w:author="Sekar Subramanian" w:date="2021-07-16T12:10:00Z">
            <w:r w:rsidRPr="00780602" w:rsidDel="00D26D7B">
              <w:rPr>
                <w:rFonts w:cstheme="minorHAnsi"/>
                <w:noProof/>
                <w:sz w:val="28"/>
                <w:szCs w:val="28"/>
                <w:rPrChange w:id="607" w:author="Sekar Subramanian" w:date="2021-07-16T13:03:00Z">
                  <w:rPr>
                    <w:noProof/>
                  </w:rPr>
                </w:rPrChange>
              </w:rPr>
              <w:fldChar w:fldCharType="begin"/>
            </w:r>
            <w:r w:rsidRPr="00780602" w:rsidDel="00D26D7B">
              <w:rPr>
                <w:rFonts w:cstheme="minorHAnsi"/>
                <w:noProof/>
                <w:sz w:val="28"/>
                <w:szCs w:val="28"/>
                <w:rPrChange w:id="608" w:author="Sekar Subramanian" w:date="2021-07-16T13:03:00Z">
                  <w:rPr>
                    <w:noProof/>
                  </w:rPr>
                </w:rPrChange>
              </w:rPr>
              <w:delInstrText xml:space="preserve"> HYPERLINK \l "_Toc77059491" </w:delInstrText>
            </w:r>
            <w:r w:rsidRPr="00780602" w:rsidDel="00D26D7B">
              <w:rPr>
                <w:rFonts w:cstheme="minorHAnsi"/>
                <w:noProof/>
                <w:sz w:val="28"/>
                <w:szCs w:val="28"/>
                <w:rPrChange w:id="609" w:author="Sekar Subramanian" w:date="2021-07-16T13:03:00Z">
                  <w:rPr>
                    <w:noProof/>
                  </w:rPr>
                </w:rPrChange>
              </w:rPr>
              <w:fldChar w:fldCharType="separate"/>
            </w:r>
            <w:r w:rsidR="00D66920" w:rsidRPr="00780602" w:rsidDel="00D26D7B">
              <w:rPr>
                <w:rStyle w:val="Hyperlink"/>
                <w:rFonts w:cstheme="minorHAnsi"/>
                <w:noProof/>
                <w:sz w:val="28"/>
                <w:szCs w:val="28"/>
                <w:rPrChange w:id="610" w:author="Sekar Subramanian" w:date="2021-07-16T13:03:00Z">
                  <w:rPr>
                    <w:rStyle w:val="Hyperlink"/>
                    <w:rFonts w:cstheme="minorHAnsi"/>
                    <w:noProof/>
                  </w:rPr>
                </w:rPrChange>
              </w:rPr>
              <w:delText>4.12.</w:delText>
            </w:r>
            <w:r w:rsidR="00D66920" w:rsidRPr="00780602" w:rsidDel="00D26D7B">
              <w:rPr>
                <w:rFonts w:cstheme="minorHAnsi"/>
                <w:noProof/>
                <w:sz w:val="28"/>
                <w:szCs w:val="28"/>
                <w:rPrChange w:id="611" w:author="Sekar Subramanian" w:date="2021-07-16T13:03:00Z">
                  <w:rPr>
                    <w:noProof/>
                  </w:rPr>
                </w:rPrChange>
              </w:rPr>
              <w:tab/>
            </w:r>
            <w:r w:rsidR="00D66920" w:rsidRPr="00780602" w:rsidDel="00D26D7B">
              <w:rPr>
                <w:rStyle w:val="Hyperlink"/>
                <w:rFonts w:cstheme="minorHAnsi"/>
                <w:noProof/>
                <w:sz w:val="28"/>
                <w:szCs w:val="28"/>
                <w:rPrChange w:id="612" w:author="Sekar Subramanian" w:date="2021-07-16T13:03:00Z">
                  <w:rPr>
                    <w:rStyle w:val="Hyperlink"/>
                    <w:rFonts w:cstheme="minorHAnsi"/>
                    <w:noProof/>
                  </w:rPr>
                </w:rPrChange>
              </w:rPr>
              <w:delText>Face Validity 8: Minimum use of dummy variables</w:delText>
            </w:r>
            <w:r w:rsidR="00D66920" w:rsidRPr="00780602" w:rsidDel="00D26D7B">
              <w:rPr>
                <w:rFonts w:cstheme="minorHAnsi"/>
                <w:noProof/>
                <w:webHidden/>
                <w:sz w:val="28"/>
                <w:szCs w:val="28"/>
                <w:rPrChange w:id="613" w:author="Sekar Subramanian" w:date="2021-07-16T13:03:00Z">
                  <w:rPr>
                    <w:noProof/>
                    <w:webHidden/>
                  </w:rPr>
                </w:rPrChange>
              </w:rPr>
              <w:tab/>
            </w:r>
            <w:r w:rsidR="00D66920" w:rsidRPr="00780602" w:rsidDel="00D26D7B">
              <w:rPr>
                <w:rFonts w:cstheme="minorHAnsi"/>
                <w:noProof/>
                <w:webHidden/>
                <w:sz w:val="28"/>
                <w:szCs w:val="28"/>
                <w:rPrChange w:id="614" w:author="Sekar Subramanian" w:date="2021-07-16T13:03:00Z">
                  <w:rPr>
                    <w:noProof/>
                    <w:webHidden/>
                  </w:rPr>
                </w:rPrChange>
              </w:rPr>
              <w:fldChar w:fldCharType="begin"/>
            </w:r>
            <w:r w:rsidR="00D66920" w:rsidRPr="00780602" w:rsidDel="00D26D7B">
              <w:rPr>
                <w:rFonts w:cstheme="minorHAnsi"/>
                <w:noProof/>
                <w:webHidden/>
                <w:sz w:val="28"/>
                <w:szCs w:val="28"/>
                <w:rPrChange w:id="615" w:author="Sekar Subramanian" w:date="2021-07-16T13:03:00Z">
                  <w:rPr>
                    <w:noProof/>
                    <w:webHidden/>
                  </w:rPr>
                </w:rPrChange>
              </w:rPr>
              <w:delInstrText xml:space="preserve"> PAGEREF _Toc77059491 \h </w:delInstrText>
            </w:r>
            <w:r w:rsidR="00D66920" w:rsidRPr="00780602" w:rsidDel="00D26D7B">
              <w:rPr>
                <w:rFonts w:cstheme="minorHAnsi"/>
                <w:noProof/>
                <w:webHidden/>
                <w:sz w:val="28"/>
                <w:szCs w:val="28"/>
                <w:rPrChange w:id="616"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17" w:author="Sekar Subramanian" w:date="2021-07-16T13:03:00Z">
                  <w:rPr>
                    <w:noProof/>
                    <w:webHidden/>
                  </w:rPr>
                </w:rPrChange>
              </w:rPr>
              <w:fldChar w:fldCharType="separate"/>
            </w:r>
          </w:del>
          <w:del w:id="618" w:author="Sekar Subramanian" w:date="2021-07-16T12:00:00Z">
            <w:r w:rsidR="00D66920" w:rsidRPr="00780602" w:rsidDel="00285094">
              <w:rPr>
                <w:rFonts w:cstheme="minorHAnsi"/>
                <w:noProof/>
                <w:webHidden/>
                <w:sz w:val="28"/>
                <w:szCs w:val="28"/>
                <w:rPrChange w:id="619" w:author="Sekar Subramanian" w:date="2021-07-16T13:03:00Z">
                  <w:rPr>
                    <w:noProof/>
                    <w:webHidden/>
                  </w:rPr>
                </w:rPrChange>
              </w:rPr>
              <w:delText>15</w:delText>
            </w:r>
          </w:del>
          <w:del w:id="620" w:author="Sekar Subramanian" w:date="2021-07-16T12:10:00Z">
            <w:r w:rsidR="00D66920" w:rsidRPr="00780602" w:rsidDel="00D26D7B">
              <w:rPr>
                <w:rFonts w:cstheme="minorHAnsi"/>
                <w:noProof/>
                <w:webHidden/>
                <w:sz w:val="28"/>
                <w:szCs w:val="28"/>
                <w:rPrChange w:id="621" w:author="Sekar Subramanian" w:date="2021-07-16T13:03:00Z">
                  <w:rPr>
                    <w:noProof/>
                    <w:webHidden/>
                  </w:rPr>
                </w:rPrChange>
              </w:rPr>
              <w:fldChar w:fldCharType="end"/>
            </w:r>
            <w:r w:rsidRPr="00780602" w:rsidDel="00D26D7B">
              <w:rPr>
                <w:rFonts w:cstheme="minorHAnsi"/>
                <w:noProof/>
                <w:sz w:val="28"/>
                <w:szCs w:val="28"/>
                <w:rPrChange w:id="622" w:author="Sekar Subramanian" w:date="2021-07-16T13:03:00Z">
                  <w:rPr>
                    <w:noProof/>
                  </w:rPr>
                </w:rPrChange>
              </w:rPr>
              <w:fldChar w:fldCharType="end"/>
            </w:r>
          </w:del>
        </w:p>
        <w:p w14:paraId="1C307A1D" w14:textId="57EFA13C" w:rsidR="00D66920" w:rsidRPr="00780602" w:rsidDel="00D26D7B" w:rsidRDefault="00616A18">
          <w:pPr>
            <w:pStyle w:val="TOC2"/>
            <w:tabs>
              <w:tab w:val="left" w:pos="1100"/>
              <w:tab w:val="right" w:leader="dot" w:pos="10043"/>
            </w:tabs>
            <w:spacing w:before="120" w:after="120" w:line="240" w:lineRule="auto"/>
            <w:rPr>
              <w:del w:id="623" w:author="Sekar Subramanian" w:date="2021-07-16T12:10:00Z"/>
              <w:rFonts w:cstheme="minorHAnsi"/>
              <w:noProof/>
              <w:sz w:val="28"/>
              <w:szCs w:val="28"/>
              <w:rPrChange w:id="624" w:author="Sekar Subramanian" w:date="2021-07-16T13:03:00Z">
                <w:rPr>
                  <w:del w:id="625" w:author="Sekar Subramanian" w:date="2021-07-16T12:10:00Z"/>
                  <w:noProof/>
                </w:rPr>
              </w:rPrChange>
            </w:rPr>
            <w:pPrChange w:id="626" w:author="Sekar Subramanian" w:date="2021-07-16T12:36:00Z">
              <w:pPr>
                <w:pStyle w:val="TOC2"/>
                <w:tabs>
                  <w:tab w:val="left" w:pos="1100"/>
                  <w:tab w:val="right" w:leader="dot" w:pos="10043"/>
                </w:tabs>
              </w:pPr>
            </w:pPrChange>
          </w:pPr>
          <w:del w:id="627" w:author="Sekar Subramanian" w:date="2021-07-16T12:10:00Z">
            <w:r w:rsidRPr="00780602" w:rsidDel="00D26D7B">
              <w:rPr>
                <w:rFonts w:cstheme="minorHAnsi"/>
                <w:noProof/>
                <w:sz w:val="28"/>
                <w:szCs w:val="28"/>
                <w:rPrChange w:id="628" w:author="Sekar Subramanian" w:date="2021-07-16T13:03:00Z">
                  <w:rPr>
                    <w:noProof/>
                  </w:rPr>
                </w:rPrChange>
              </w:rPr>
              <w:fldChar w:fldCharType="begin"/>
            </w:r>
            <w:r w:rsidRPr="00780602" w:rsidDel="00D26D7B">
              <w:rPr>
                <w:rFonts w:cstheme="minorHAnsi"/>
                <w:noProof/>
                <w:sz w:val="28"/>
                <w:szCs w:val="28"/>
                <w:rPrChange w:id="629" w:author="Sekar Subramanian" w:date="2021-07-16T13:03:00Z">
                  <w:rPr>
                    <w:noProof/>
                  </w:rPr>
                </w:rPrChange>
              </w:rPr>
              <w:delInstrText xml:space="preserve"> HYPERLINK \l "_Toc77059492" </w:delInstrText>
            </w:r>
            <w:r w:rsidRPr="00780602" w:rsidDel="00D26D7B">
              <w:rPr>
                <w:rFonts w:cstheme="minorHAnsi"/>
                <w:noProof/>
                <w:sz w:val="28"/>
                <w:szCs w:val="28"/>
                <w:rPrChange w:id="630" w:author="Sekar Subramanian" w:date="2021-07-16T13:03:00Z">
                  <w:rPr>
                    <w:noProof/>
                  </w:rPr>
                </w:rPrChange>
              </w:rPr>
              <w:fldChar w:fldCharType="separate"/>
            </w:r>
            <w:r w:rsidR="00D66920" w:rsidRPr="00780602" w:rsidDel="00D26D7B">
              <w:rPr>
                <w:rStyle w:val="Hyperlink"/>
                <w:rFonts w:cstheme="minorHAnsi"/>
                <w:noProof/>
                <w:sz w:val="28"/>
                <w:szCs w:val="28"/>
                <w:rPrChange w:id="631" w:author="Sekar Subramanian" w:date="2021-07-16T13:03:00Z">
                  <w:rPr>
                    <w:rStyle w:val="Hyperlink"/>
                    <w:rFonts w:cstheme="minorHAnsi"/>
                    <w:noProof/>
                  </w:rPr>
                </w:rPrChange>
              </w:rPr>
              <w:delText>4.13.</w:delText>
            </w:r>
            <w:r w:rsidR="00D66920" w:rsidRPr="00780602" w:rsidDel="00D26D7B">
              <w:rPr>
                <w:rFonts w:cstheme="minorHAnsi"/>
                <w:noProof/>
                <w:sz w:val="28"/>
                <w:szCs w:val="28"/>
                <w:rPrChange w:id="632" w:author="Sekar Subramanian" w:date="2021-07-16T13:03:00Z">
                  <w:rPr>
                    <w:noProof/>
                  </w:rPr>
                </w:rPrChange>
              </w:rPr>
              <w:tab/>
            </w:r>
            <w:r w:rsidR="00D66920" w:rsidRPr="00780602" w:rsidDel="00D26D7B">
              <w:rPr>
                <w:rStyle w:val="Hyperlink"/>
                <w:rFonts w:cstheme="minorHAnsi"/>
                <w:noProof/>
                <w:sz w:val="28"/>
                <w:szCs w:val="28"/>
                <w:rPrChange w:id="633" w:author="Sekar Subramanian" w:date="2021-07-16T13:03:00Z">
                  <w:rPr>
                    <w:rStyle w:val="Hyperlink"/>
                    <w:rFonts w:cstheme="minorHAnsi"/>
                    <w:noProof/>
                  </w:rPr>
                </w:rPrChange>
              </w:rPr>
              <w:delText>Statistical Validity 1, 2: MAPE’s and R2’s</w:delText>
            </w:r>
            <w:r w:rsidR="00D66920" w:rsidRPr="00780602" w:rsidDel="00D26D7B">
              <w:rPr>
                <w:rFonts w:cstheme="minorHAnsi"/>
                <w:noProof/>
                <w:webHidden/>
                <w:sz w:val="28"/>
                <w:szCs w:val="28"/>
                <w:rPrChange w:id="634" w:author="Sekar Subramanian" w:date="2021-07-16T13:03:00Z">
                  <w:rPr>
                    <w:noProof/>
                    <w:webHidden/>
                  </w:rPr>
                </w:rPrChange>
              </w:rPr>
              <w:tab/>
            </w:r>
            <w:r w:rsidR="00D66920" w:rsidRPr="00780602" w:rsidDel="00D26D7B">
              <w:rPr>
                <w:rFonts w:cstheme="minorHAnsi"/>
                <w:noProof/>
                <w:webHidden/>
                <w:sz w:val="28"/>
                <w:szCs w:val="28"/>
                <w:rPrChange w:id="635" w:author="Sekar Subramanian" w:date="2021-07-16T13:03:00Z">
                  <w:rPr>
                    <w:noProof/>
                    <w:webHidden/>
                  </w:rPr>
                </w:rPrChange>
              </w:rPr>
              <w:fldChar w:fldCharType="begin"/>
            </w:r>
            <w:r w:rsidR="00D66920" w:rsidRPr="00780602" w:rsidDel="00D26D7B">
              <w:rPr>
                <w:rFonts w:cstheme="minorHAnsi"/>
                <w:noProof/>
                <w:webHidden/>
                <w:sz w:val="28"/>
                <w:szCs w:val="28"/>
                <w:rPrChange w:id="636" w:author="Sekar Subramanian" w:date="2021-07-16T13:03:00Z">
                  <w:rPr>
                    <w:noProof/>
                    <w:webHidden/>
                  </w:rPr>
                </w:rPrChange>
              </w:rPr>
              <w:delInstrText xml:space="preserve"> PAGEREF _Toc77059492 \h </w:delInstrText>
            </w:r>
            <w:r w:rsidR="00D66920" w:rsidRPr="00780602" w:rsidDel="00D26D7B">
              <w:rPr>
                <w:rFonts w:cstheme="minorHAnsi"/>
                <w:noProof/>
                <w:webHidden/>
                <w:sz w:val="28"/>
                <w:szCs w:val="28"/>
                <w:rPrChange w:id="637"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38" w:author="Sekar Subramanian" w:date="2021-07-16T13:03:00Z">
                  <w:rPr>
                    <w:noProof/>
                    <w:webHidden/>
                  </w:rPr>
                </w:rPrChange>
              </w:rPr>
              <w:fldChar w:fldCharType="separate"/>
            </w:r>
          </w:del>
          <w:del w:id="639" w:author="Sekar Subramanian" w:date="2021-07-16T12:00:00Z">
            <w:r w:rsidR="00D66920" w:rsidRPr="00780602" w:rsidDel="00285094">
              <w:rPr>
                <w:rFonts w:cstheme="minorHAnsi"/>
                <w:noProof/>
                <w:webHidden/>
                <w:sz w:val="28"/>
                <w:szCs w:val="28"/>
                <w:rPrChange w:id="640" w:author="Sekar Subramanian" w:date="2021-07-16T13:03:00Z">
                  <w:rPr>
                    <w:noProof/>
                    <w:webHidden/>
                  </w:rPr>
                </w:rPrChange>
              </w:rPr>
              <w:delText>15</w:delText>
            </w:r>
          </w:del>
          <w:del w:id="641" w:author="Sekar Subramanian" w:date="2021-07-16T12:10:00Z">
            <w:r w:rsidR="00D66920" w:rsidRPr="00780602" w:rsidDel="00D26D7B">
              <w:rPr>
                <w:rFonts w:cstheme="minorHAnsi"/>
                <w:noProof/>
                <w:webHidden/>
                <w:sz w:val="28"/>
                <w:szCs w:val="28"/>
                <w:rPrChange w:id="642" w:author="Sekar Subramanian" w:date="2021-07-16T13:03:00Z">
                  <w:rPr>
                    <w:noProof/>
                    <w:webHidden/>
                  </w:rPr>
                </w:rPrChange>
              </w:rPr>
              <w:fldChar w:fldCharType="end"/>
            </w:r>
            <w:r w:rsidRPr="00780602" w:rsidDel="00D26D7B">
              <w:rPr>
                <w:rFonts w:cstheme="minorHAnsi"/>
                <w:noProof/>
                <w:sz w:val="28"/>
                <w:szCs w:val="28"/>
                <w:rPrChange w:id="643" w:author="Sekar Subramanian" w:date="2021-07-16T13:03:00Z">
                  <w:rPr>
                    <w:noProof/>
                  </w:rPr>
                </w:rPrChange>
              </w:rPr>
              <w:fldChar w:fldCharType="end"/>
            </w:r>
          </w:del>
        </w:p>
        <w:p w14:paraId="0AC97A6A" w14:textId="1F0968F2" w:rsidR="00D66920" w:rsidRPr="00780602" w:rsidDel="00D26D7B" w:rsidRDefault="00616A18">
          <w:pPr>
            <w:pStyle w:val="TOC2"/>
            <w:tabs>
              <w:tab w:val="left" w:pos="1100"/>
              <w:tab w:val="right" w:leader="dot" w:pos="10043"/>
            </w:tabs>
            <w:spacing w:before="120" w:after="120" w:line="240" w:lineRule="auto"/>
            <w:rPr>
              <w:del w:id="644" w:author="Sekar Subramanian" w:date="2021-07-16T12:10:00Z"/>
              <w:rFonts w:cstheme="minorHAnsi"/>
              <w:noProof/>
              <w:sz w:val="28"/>
              <w:szCs w:val="28"/>
              <w:rPrChange w:id="645" w:author="Sekar Subramanian" w:date="2021-07-16T13:03:00Z">
                <w:rPr>
                  <w:del w:id="646" w:author="Sekar Subramanian" w:date="2021-07-16T12:10:00Z"/>
                  <w:noProof/>
                </w:rPr>
              </w:rPrChange>
            </w:rPr>
            <w:pPrChange w:id="647" w:author="Sekar Subramanian" w:date="2021-07-16T12:36:00Z">
              <w:pPr>
                <w:pStyle w:val="TOC2"/>
                <w:tabs>
                  <w:tab w:val="left" w:pos="1100"/>
                  <w:tab w:val="right" w:leader="dot" w:pos="10043"/>
                </w:tabs>
              </w:pPr>
            </w:pPrChange>
          </w:pPr>
          <w:del w:id="648" w:author="Sekar Subramanian" w:date="2021-07-16T12:10:00Z">
            <w:r w:rsidRPr="00780602" w:rsidDel="00D26D7B">
              <w:rPr>
                <w:rFonts w:cstheme="minorHAnsi"/>
                <w:noProof/>
                <w:sz w:val="28"/>
                <w:szCs w:val="28"/>
                <w:rPrChange w:id="649" w:author="Sekar Subramanian" w:date="2021-07-16T13:03:00Z">
                  <w:rPr>
                    <w:noProof/>
                  </w:rPr>
                </w:rPrChange>
              </w:rPr>
              <w:fldChar w:fldCharType="begin"/>
            </w:r>
            <w:r w:rsidRPr="00780602" w:rsidDel="00D26D7B">
              <w:rPr>
                <w:rFonts w:cstheme="minorHAnsi"/>
                <w:noProof/>
                <w:sz w:val="28"/>
                <w:szCs w:val="28"/>
                <w:rPrChange w:id="650" w:author="Sekar Subramanian" w:date="2021-07-16T13:03:00Z">
                  <w:rPr>
                    <w:noProof/>
                  </w:rPr>
                </w:rPrChange>
              </w:rPr>
              <w:delInstrText xml:space="preserve"> HYPERLINK \l "_Toc77059493" </w:delInstrText>
            </w:r>
            <w:r w:rsidRPr="00780602" w:rsidDel="00D26D7B">
              <w:rPr>
                <w:rFonts w:cstheme="minorHAnsi"/>
                <w:noProof/>
                <w:sz w:val="28"/>
                <w:szCs w:val="28"/>
                <w:rPrChange w:id="651" w:author="Sekar Subramanian" w:date="2021-07-16T13:03:00Z">
                  <w:rPr>
                    <w:noProof/>
                  </w:rPr>
                </w:rPrChange>
              </w:rPr>
              <w:fldChar w:fldCharType="separate"/>
            </w:r>
            <w:r w:rsidR="00D66920" w:rsidRPr="00780602" w:rsidDel="00D26D7B">
              <w:rPr>
                <w:rStyle w:val="Hyperlink"/>
                <w:rFonts w:cstheme="minorHAnsi"/>
                <w:noProof/>
                <w:sz w:val="28"/>
                <w:szCs w:val="28"/>
                <w:rPrChange w:id="652" w:author="Sekar Subramanian" w:date="2021-07-16T13:03:00Z">
                  <w:rPr>
                    <w:rStyle w:val="Hyperlink"/>
                    <w:rFonts w:cstheme="minorHAnsi"/>
                    <w:noProof/>
                  </w:rPr>
                </w:rPrChange>
              </w:rPr>
              <w:delText>4.14.</w:delText>
            </w:r>
            <w:r w:rsidR="00D66920" w:rsidRPr="00780602" w:rsidDel="00D26D7B">
              <w:rPr>
                <w:rFonts w:cstheme="minorHAnsi"/>
                <w:noProof/>
                <w:sz w:val="28"/>
                <w:szCs w:val="28"/>
                <w:rPrChange w:id="653" w:author="Sekar Subramanian" w:date="2021-07-16T13:03:00Z">
                  <w:rPr>
                    <w:noProof/>
                  </w:rPr>
                </w:rPrChange>
              </w:rPr>
              <w:tab/>
            </w:r>
            <w:r w:rsidR="00D66920" w:rsidRPr="00780602" w:rsidDel="00D26D7B">
              <w:rPr>
                <w:rStyle w:val="Hyperlink"/>
                <w:rFonts w:cstheme="minorHAnsi"/>
                <w:noProof/>
                <w:sz w:val="28"/>
                <w:szCs w:val="28"/>
                <w:rPrChange w:id="654" w:author="Sekar Subramanian" w:date="2021-07-16T13:03:00Z">
                  <w:rPr>
                    <w:rStyle w:val="Hyperlink"/>
                    <w:rFonts w:cstheme="minorHAnsi"/>
                    <w:noProof/>
                  </w:rPr>
                </w:rPrChange>
              </w:rPr>
              <w:delText>Statistical Validity 3: Small Correction Factor</w:delText>
            </w:r>
            <w:r w:rsidR="00D66920" w:rsidRPr="00780602" w:rsidDel="00D26D7B">
              <w:rPr>
                <w:rFonts w:cstheme="minorHAnsi"/>
                <w:noProof/>
                <w:webHidden/>
                <w:sz w:val="28"/>
                <w:szCs w:val="28"/>
                <w:rPrChange w:id="655" w:author="Sekar Subramanian" w:date="2021-07-16T13:03:00Z">
                  <w:rPr>
                    <w:noProof/>
                    <w:webHidden/>
                  </w:rPr>
                </w:rPrChange>
              </w:rPr>
              <w:tab/>
            </w:r>
            <w:r w:rsidR="00D66920" w:rsidRPr="00780602" w:rsidDel="00D26D7B">
              <w:rPr>
                <w:rFonts w:cstheme="minorHAnsi"/>
                <w:noProof/>
                <w:webHidden/>
                <w:sz w:val="28"/>
                <w:szCs w:val="28"/>
                <w:rPrChange w:id="656" w:author="Sekar Subramanian" w:date="2021-07-16T13:03:00Z">
                  <w:rPr>
                    <w:noProof/>
                    <w:webHidden/>
                  </w:rPr>
                </w:rPrChange>
              </w:rPr>
              <w:fldChar w:fldCharType="begin"/>
            </w:r>
            <w:r w:rsidR="00D66920" w:rsidRPr="00780602" w:rsidDel="00D26D7B">
              <w:rPr>
                <w:rFonts w:cstheme="minorHAnsi"/>
                <w:noProof/>
                <w:webHidden/>
                <w:sz w:val="28"/>
                <w:szCs w:val="28"/>
                <w:rPrChange w:id="657" w:author="Sekar Subramanian" w:date="2021-07-16T13:03:00Z">
                  <w:rPr>
                    <w:noProof/>
                    <w:webHidden/>
                  </w:rPr>
                </w:rPrChange>
              </w:rPr>
              <w:delInstrText xml:space="preserve"> PAGEREF _Toc77059493 \h </w:delInstrText>
            </w:r>
            <w:r w:rsidR="00D66920" w:rsidRPr="00780602" w:rsidDel="00D26D7B">
              <w:rPr>
                <w:rFonts w:cstheme="minorHAnsi"/>
                <w:noProof/>
                <w:webHidden/>
                <w:sz w:val="28"/>
                <w:szCs w:val="28"/>
                <w:rPrChange w:id="658"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59" w:author="Sekar Subramanian" w:date="2021-07-16T13:03:00Z">
                  <w:rPr>
                    <w:noProof/>
                    <w:webHidden/>
                  </w:rPr>
                </w:rPrChange>
              </w:rPr>
              <w:fldChar w:fldCharType="separate"/>
            </w:r>
          </w:del>
          <w:del w:id="660" w:author="Sekar Subramanian" w:date="2021-07-16T12:00:00Z">
            <w:r w:rsidR="00D66920" w:rsidRPr="00780602" w:rsidDel="00285094">
              <w:rPr>
                <w:rFonts w:cstheme="minorHAnsi"/>
                <w:noProof/>
                <w:webHidden/>
                <w:sz w:val="28"/>
                <w:szCs w:val="28"/>
                <w:rPrChange w:id="661" w:author="Sekar Subramanian" w:date="2021-07-16T13:03:00Z">
                  <w:rPr>
                    <w:noProof/>
                    <w:webHidden/>
                  </w:rPr>
                </w:rPrChange>
              </w:rPr>
              <w:delText>16</w:delText>
            </w:r>
          </w:del>
          <w:del w:id="662" w:author="Sekar Subramanian" w:date="2021-07-16T12:10:00Z">
            <w:r w:rsidR="00D66920" w:rsidRPr="00780602" w:rsidDel="00D26D7B">
              <w:rPr>
                <w:rFonts w:cstheme="minorHAnsi"/>
                <w:noProof/>
                <w:webHidden/>
                <w:sz w:val="28"/>
                <w:szCs w:val="28"/>
                <w:rPrChange w:id="663" w:author="Sekar Subramanian" w:date="2021-07-16T13:03:00Z">
                  <w:rPr>
                    <w:noProof/>
                    <w:webHidden/>
                  </w:rPr>
                </w:rPrChange>
              </w:rPr>
              <w:fldChar w:fldCharType="end"/>
            </w:r>
            <w:r w:rsidRPr="00780602" w:rsidDel="00D26D7B">
              <w:rPr>
                <w:rFonts w:cstheme="minorHAnsi"/>
                <w:noProof/>
                <w:sz w:val="28"/>
                <w:szCs w:val="28"/>
                <w:rPrChange w:id="664" w:author="Sekar Subramanian" w:date="2021-07-16T13:03:00Z">
                  <w:rPr>
                    <w:noProof/>
                  </w:rPr>
                </w:rPrChange>
              </w:rPr>
              <w:fldChar w:fldCharType="end"/>
            </w:r>
          </w:del>
        </w:p>
        <w:p w14:paraId="6E69D9BF" w14:textId="470BBFD7" w:rsidR="00D66920" w:rsidRPr="00780602" w:rsidDel="00D26D7B" w:rsidRDefault="00616A18">
          <w:pPr>
            <w:pStyle w:val="TOC2"/>
            <w:tabs>
              <w:tab w:val="left" w:pos="1100"/>
              <w:tab w:val="right" w:leader="dot" w:pos="10043"/>
            </w:tabs>
            <w:spacing w:before="120" w:after="120" w:line="240" w:lineRule="auto"/>
            <w:rPr>
              <w:del w:id="665" w:author="Sekar Subramanian" w:date="2021-07-16T12:10:00Z"/>
              <w:rFonts w:cstheme="minorHAnsi"/>
              <w:noProof/>
              <w:sz w:val="28"/>
              <w:szCs w:val="28"/>
              <w:rPrChange w:id="666" w:author="Sekar Subramanian" w:date="2021-07-16T13:03:00Z">
                <w:rPr>
                  <w:del w:id="667" w:author="Sekar Subramanian" w:date="2021-07-16T12:10:00Z"/>
                  <w:noProof/>
                </w:rPr>
              </w:rPrChange>
            </w:rPr>
            <w:pPrChange w:id="668" w:author="Sekar Subramanian" w:date="2021-07-16T12:36:00Z">
              <w:pPr>
                <w:pStyle w:val="TOC2"/>
                <w:tabs>
                  <w:tab w:val="left" w:pos="1100"/>
                  <w:tab w:val="right" w:leader="dot" w:pos="10043"/>
                </w:tabs>
              </w:pPr>
            </w:pPrChange>
          </w:pPr>
          <w:del w:id="669" w:author="Sekar Subramanian" w:date="2021-07-16T12:10:00Z">
            <w:r w:rsidRPr="00780602" w:rsidDel="00D26D7B">
              <w:rPr>
                <w:rFonts w:cstheme="minorHAnsi"/>
                <w:noProof/>
                <w:sz w:val="28"/>
                <w:szCs w:val="28"/>
                <w:rPrChange w:id="670" w:author="Sekar Subramanian" w:date="2021-07-16T13:03:00Z">
                  <w:rPr>
                    <w:noProof/>
                  </w:rPr>
                </w:rPrChange>
              </w:rPr>
              <w:fldChar w:fldCharType="begin"/>
            </w:r>
            <w:r w:rsidRPr="00780602" w:rsidDel="00D26D7B">
              <w:rPr>
                <w:rFonts w:cstheme="minorHAnsi"/>
                <w:noProof/>
                <w:sz w:val="28"/>
                <w:szCs w:val="28"/>
                <w:rPrChange w:id="671" w:author="Sekar Subramanian" w:date="2021-07-16T13:03:00Z">
                  <w:rPr>
                    <w:noProof/>
                  </w:rPr>
                </w:rPrChange>
              </w:rPr>
              <w:delInstrText xml:space="preserve"> HYPERLINK \l "_Toc77059494" </w:delInstrText>
            </w:r>
            <w:r w:rsidRPr="00780602" w:rsidDel="00D26D7B">
              <w:rPr>
                <w:rFonts w:cstheme="minorHAnsi"/>
                <w:noProof/>
                <w:sz w:val="28"/>
                <w:szCs w:val="28"/>
                <w:rPrChange w:id="672" w:author="Sekar Subramanian" w:date="2021-07-16T13:03:00Z">
                  <w:rPr>
                    <w:noProof/>
                  </w:rPr>
                </w:rPrChange>
              </w:rPr>
              <w:fldChar w:fldCharType="separate"/>
            </w:r>
            <w:r w:rsidR="00D66920" w:rsidRPr="00780602" w:rsidDel="00D26D7B">
              <w:rPr>
                <w:rStyle w:val="Hyperlink"/>
                <w:rFonts w:cstheme="minorHAnsi"/>
                <w:noProof/>
                <w:sz w:val="28"/>
                <w:szCs w:val="28"/>
                <w:rPrChange w:id="673" w:author="Sekar Subramanian" w:date="2021-07-16T13:03:00Z">
                  <w:rPr>
                    <w:rStyle w:val="Hyperlink"/>
                    <w:rFonts w:cstheme="minorHAnsi"/>
                    <w:noProof/>
                  </w:rPr>
                </w:rPrChange>
              </w:rPr>
              <w:delText>4.15.</w:delText>
            </w:r>
            <w:r w:rsidR="00D66920" w:rsidRPr="00780602" w:rsidDel="00D26D7B">
              <w:rPr>
                <w:rFonts w:cstheme="minorHAnsi"/>
                <w:noProof/>
                <w:sz w:val="28"/>
                <w:szCs w:val="28"/>
                <w:rPrChange w:id="674" w:author="Sekar Subramanian" w:date="2021-07-16T13:03:00Z">
                  <w:rPr>
                    <w:noProof/>
                  </w:rPr>
                </w:rPrChange>
              </w:rPr>
              <w:tab/>
            </w:r>
            <w:r w:rsidR="00D66920" w:rsidRPr="00780602" w:rsidDel="00D26D7B">
              <w:rPr>
                <w:rStyle w:val="Hyperlink"/>
                <w:rFonts w:cstheme="minorHAnsi"/>
                <w:noProof/>
                <w:sz w:val="28"/>
                <w:szCs w:val="28"/>
                <w:rPrChange w:id="675" w:author="Sekar Subramanian" w:date="2021-07-16T13:03:00Z">
                  <w:rPr>
                    <w:rStyle w:val="Hyperlink"/>
                    <w:rFonts w:cstheme="minorHAnsi"/>
                    <w:noProof/>
                  </w:rPr>
                </w:rPrChange>
              </w:rPr>
              <w:delText>Statistical Validity 4: Actual, Predicted, Error Time Series</w:delText>
            </w:r>
            <w:r w:rsidR="00D66920" w:rsidRPr="00780602" w:rsidDel="00D26D7B">
              <w:rPr>
                <w:rFonts w:cstheme="minorHAnsi"/>
                <w:noProof/>
                <w:webHidden/>
                <w:sz w:val="28"/>
                <w:szCs w:val="28"/>
                <w:rPrChange w:id="676" w:author="Sekar Subramanian" w:date="2021-07-16T13:03:00Z">
                  <w:rPr>
                    <w:noProof/>
                    <w:webHidden/>
                  </w:rPr>
                </w:rPrChange>
              </w:rPr>
              <w:tab/>
            </w:r>
            <w:r w:rsidR="00D66920" w:rsidRPr="00780602" w:rsidDel="00D26D7B">
              <w:rPr>
                <w:rFonts w:cstheme="minorHAnsi"/>
                <w:noProof/>
                <w:webHidden/>
                <w:sz w:val="28"/>
                <w:szCs w:val="28"/>
                <w:rPrChange w:id="677" w:author="Sekar Subramanian" w:date="2021-07-16T13:03:00Z">
                  <w:rPr>
                    <w:noProof/>
                    <w:webHidden/>
                  </w:rPr>
                </w:rPrChange>
              </w:rPr>
              <w:fldChar w:fldCharType="begin"/>
            </w:r>
            <w:r w:rsidR="00D66920" w:rsidRPr="00780602" w:rsidDel="00D26D7B">
              <w:rPr>
                <w:rFonts w:cstheme="minorHAnsi"/>
                <w:noProof/>
                <w:webHidden/>
                <w:sz w:val="28"/>
                <w:szCs w:val="28"/>
                <w:rPrChange w:id="678" w:author="Sekar Subramanian" w:date="2021-07-16T13:03:00Z">
                  <w:rPr>
                    <w:noProof/>
                    <w:webHidden/>
                  </w:rPr>
                </w:rPrChange>
              </w:rPr>
              <w:delInstrText xml:space="preserve"> PAGEREF _Toc77059494 \h </w:delInstrText>
            </w:r>
            <w:r w:rsidR="00D66920" w:rsidRPr="00780602" w:rsidDel="00D26D7B">
              <w:rPr>
                <w:rFonts w:cstheme="minorHAnsi"/>
                <w:noProof/>
                <w:webHidden/>
                <w:sz w:val="28"/>
                <w:szCs w:val="28"/>
                <w:rPrChange w:id="679"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80" w:author="Sekar Subramanian" w:date="2021-07-16T13:03:00Z">
                  <w:rPr>
                    <w:noProof/>
                    <w:webHidden/>
                  </w:rPr>
                </w:rPrChange>
              </w:rPr>
              <w:fldChar w:fldCharType="separate"/>
            </w:r>
          </w:del>
          <w:del w:id="681" w:author="Sekar Subramanian" w:date="2021-07-16T12:00:00Z">
            <w:r w:rsidR="00D66920" w:rsidRPr="00780602" w:rsidDel="00285094">
              <w:rPr>
                <w:rFonts w:cstheme="minorHAnsi"/>
                <w:noProof/>
                <w:webHidden/>
                <w:sz w:val="28"/>
                <w:szCs w:val="28"/>
                <w:rPrChange w:id="682" w:author="Sekar Subramanian" w:date="2021-07-16T13:03:00Z">
                  <w:rPr>
                    <w:noProof/>
                    <w:webHidden/>
                  </w:rPr>
                </w:rPrChange>
              </w:rPr>
              <w:delText>16</w:delText>
            </w:r>
          </w:del>
          <w:del w:id="683" w:author="Sekar Subramanian" w:date="2021-07-16T12:10:00Z">
            <w:r w:rsidR="00D66920" w:rsidRPr="00780602" w:rsidDel="00D26D7B">
              <w:rPr>
                <w:rFonts w:cstheme="minorHAnsi"/>
                <w:noProof/>
                <w:webHidden/>
                <w:sz w:val="28"/>
                <w:szCs w:val="28"/>
                <w:rPrChange w:id="684" w:author="Sekar Subramanian" w:date="2021-07-16T13:03:00Z">
                  <w:rPr>
                    <w:noProof/>
                    <w:webHidden/>
                  </w:rPr>
                </w:rPrChange>
              </w:rPr>
              <w:fldChar w:fldCharType="end"/>
            </w:r>
            <w:r w:rsidRPr="00780602" w:rsidDel="00D26D7B">
              <w:rPr>
                <w:rFonts w:cstheme="minorHAnsi"/>
                <w:noProof/>
                <w:sz w:val="28"/>
                <w:szCs w:val="28"/>
                <w:rPrChange w:id="685" w:author="Sekar Subramanian" w:date="2021-07-16T13:03:00Z">
                  <w:rPr>
                    <w:noProof/>
                  </w:rPr>
                </w:rPrChange>
              </w:rPr>
              <w:fldChar w:fldCharType="end"/>
            </w:r>
          </w:del>
        </w:p>
        <w:p w14:paraId="6DD358CA" w14:textId="28CB703A" w:rsidR="00D66920" w:rsidRPr="00780602" w:rsidDel="00D26D7B" w:rsidRDefault="00616A18">
          <w:pPr>
            <w:pStyle w:val="TOC2"/>
            <w:tabs>
              <w:tab w:val="left" w:pos="1100"/>
              <w:tab w:val="right" w:leader="dot" w:pos="10043"/>
            </w:tabs>
            <w:spacing w:before="120" w:after="120" w:line="240" w:lineRule="auto"/>
            <w:rPr>
              <w:del w:id="686" w:author="Sekar Subramanian" w:date="2021-07-16T12:10:00Z"/>
              <w:rFonts w:cstheme="minorHAnsi"/>
              <w:noProof/>
              <w:sz w:val="28"/>
              <w:szCs w:val="28"/>
              <w:rPrChange w:id="687" w:author="Sekar Subramanian" w:date="2021-07-16T13:03:00Z">
                <w:rPr>
                  <w:del w:id="688" w:author="Sekar Subramanian" w:date="2021-07-16T12:10:00Z"/>
                  <w:noProof/>
                </w:rPr>
              </w:rPrChange>
            </w:rPr>
            <w:pPrChange w:id="689" w:author="Sekar Subramanian" w:date="2021-07-16T12:36:00Z">
              <w:pPr>
                <w:pStyle w:val="TOC2"/>
                <w:tabs>
                  <w:tab w:val="left" w:pos="1100"/>
                  <w:tab w:val="right" w:leader="dot" w:pos="10043"/>
                </w:tabs>
              </w:pPr>
            </w:pPrChange>
          </w:pPr>
          <w:del w:id="690" w:author="Sekar Subramanian" w:date="2021-07-16T12:10:00Z">
            <w:r w:rsidRPr="00780602" w:rsidDel="00D26D7B">
              <w:rPr>
                <w:rFonts w:cstheme="minorHAnsi"/>
                <w:noProof/>
                <w:sz w:val="28"/>
                <w:szCs w:val="28"/>
                <w:rPrChange w:id="691" w:author="Sekar Subramanian" w:date="2021-07-16T13:03:00Z">
                  <w:rPr>
                    <w:noProof/>
                  </w:rPr>
                </w:rPrChange>
              </w:rPr>
              <w:fldChar w:fldCharType="begin"/>
            </w:r>
            <w:r w:rsidRPr="00780602" w:rsidDel="00D26D7B">
              <w:rPr>
                <w:rFonts w:cstheme="minorHAnsi"/>
                <w:noProof/>
                <w:sz w:val="28"/>
                <w:szCs w:val="28"/>
                <w:rPrChange w:id="692" w:author="Sekar Subramanian" w:date="2021-07-16T13:03:00Z">
                  <w:rPr>
                    <w:noProof/>
                  </w:rPr>
                </w:rPrChange>
              </w:rPr>
              <w:delInstrText xml:space="preserve"> HYPERLINK \l "_Toc77059495" </w:delInstrText>
            </w:r>
            <w:r w:rsidRPr="00780602" w:rsidDel="00D26D7B">
              <w:rPr>
                <w:rFonts w:cstheme="minorHAnsi"/>
                <w:noProof/>
                <w:sz w:val="28"/>
                <w:szCs w:val="28"/>
                <w:rPrChange w:id="693" w:author="Sekar Subramanian" w:date="2021-07-16T13:03:00Z">
                  <w:rPr>
                    <w:noProof/>
                  </w:rPr>
                </w:rPrChange>
              </w:rPr>
              <w:fldChar w:fldCharType="separate"/>
            </w:r>
            <w:r w:rsidR="00D66920" w:rsidRPr="00780602" w:rsidDel="00D26D7B">
              <w:rPr>
                <w:rStyle w:val="Hyperlink"/>
                <w:rFonts w:cstheme="minorHAnsi"/>
                <w:noProof/>
                <w:sz w:val="28"/>
                <w:szCs w:val="28"/>
                <w:rPrChange w:id="694" w:author="Sekar Subramanian" w:date="2021-07-16T13:03:00Z">
                  <w:rPr>
                    <w:rStyle w:val="Hyperlink"/>
                    <w:rFonts w:cstheme="minorHAnsi"/>
                    <w:noProof/>
                  </w:rPr>
                </w:rPrChange>
              </w:rPr>
              <w:delText>4.16.</w:delText>
            </w:r>
            <w:r w:rsidR="00D66920" w:rsidRPr="00780602" w:rsidDel="00D26D7B">
              <w:rPr>
                <w:rFonts w:cstheme="minorHAnsi"/>
                <w:noProof/>
                <w:sz w:val="28"/>
                <w:szCs w:val="28"/>
                <w:rPrChange w:id="695" w:author="Sekar Subramanian" w:date="2021-07-16T13:03:00Z">
                  <w:rPr>
                    <w:noProof/>
                  </w:rPr>
                </w:rPrChange>
              </w:rPr>
              <w:tab/>
            </w:r>
            <w:r w:rsidR="00D66920" w:rsidRPr="00780602" w:rsidDel="00D26D7B">
              <w:rPr>
                <w:rStyle w:val="Hyperlink"/>
                <w:rFonts w:cstheme="minorHAnsi"/>
                <w:noProof/>
                <w:sz w:val="28"/>
                <w:szCs w:val="28"/>
                <w:rPrChange w:id="696" w:author="Sekar Subramanian" w:date="2021-07-16T13:03:00Z">
                  <w:rPr>
                    <w:rStyle w:val="Hyperlink"/>
                    <w:rFonts w:cstheme="minorHAnsi"/>
                    <w:noProof/>
                  </w:rPr>
                </w:rPrChange>
              </w:rPr>
              <w:delText>Statistical Validity 5: Coefficient Confidence</w:delText>
            </w:r>
            <w:r w:rsidR="00D66920" w:rsidRPr="00780602" w:rsidDel="00D26D7B">
              <w:rPr>
                <w:rFonts w:cstheme="minorHAnsi"/>
                <w:noProof/>
                <w:webHidden/>
                <w:sz w:val="28"/>
                <w:szCs w:val="28"/>
                <w:rPrChange w:id="697" w:author="Sekar Subramanian" w:date="2021-07-16T13:03:00Z">
                  <w:rPr>
                    <w:noProof/>
                    <w:webHidden/>
                  </w:rPr>
                </w:rPrChange>
              </w:rPr>
              <w:tab/>
            </w:r>
            <w:r w:rsidR="00D66920" w:rsidRPr="00780602" w:rsidDel="00D26D7B">
              <w:rPr>
                <w:rFonts w:cstheme="minorHAnsi"/>
                <w:noProof/>
                <w:webHidden/>
                <w:sz w:val="28"/>
                <w:szCs w:val="28"/>
                <w:rPrChange w:id="698" w:author="Sekar Subramanian" w:date="2021-07-16T13:03:00Z">
                  <w:rPr>
                    <w:noProof/>
                    <w:webHidden/>
                  </w:rPr>
                </w:rPrChange>
              </w:rPr>
              <w:fldChar w:fldCharType="begin"/>
            </w:r>
            <w:r w:rsidR="00D66920" w:rsidRPr="00780602" w:rsidDel="00D26D7B">
              <w:rPr>
                <w:rFonts w:cstheme="minorHAnsi"/>
                <w:noProof/>
                <w:webHidden/>
                <w:sz w:val="28"/>
                <w:szCs w:val="28"/>
                <w:rPrChange w:id="699" w:author="Sekar Subramanian" w:date="2021-07-16T13:03:00Z">
                  <w:rPr>
                    <w:noProof/>
                    <w:webHidden/>
                  </w:rPr>
                </w:rPrChange>
              </w:rPr>
              <w:delInstrText xml:space="preserve"> PAGEREF _Toc77059495 \h </w:delInstrText>
            </w:r>
            <w:r w:rsidR="00D66920" w:rsidRPr="00780602" w:rsidDel="00D26D7B">
              <w:rPr>
                <w:rFonts w:cstheme="minorHAnsi"/>
                <w:noProof/>
                <w:webHidden/>
                <w:sz w:val="28"/>
                <w:szCs w:val="28"/>
                <w:rPrChange w:id="700"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701" w:author="Sekar Subramanian" w:date="2021-07-16T13:03:00Z">
                  <w:rPr>
                    <w:noProof/>
                    <w:webHidden/>
                  </w:rPr>
                </w:rPrChange>
              </w:rPr>
              <w:fldChar w:fldCharType="separate"/>
            </w:r>
          </w:del>
          <w:del w:id="702" w:author="Sekar Subramanian" w:date="2021-07-16T12:00:00Z">
            <w:r w:rsidR="00D66920" w:rsidRPr="00780602" w:rsidDel="00285094">
              <w:rPr>
                <w:rFonts w:cstheme="minorHAnsi"/>
                <w:noProof/>
                <w:webHidden/>
                <w:sz w:val="28"/>
                <w:szCs w:val="28"/>
                <w:rPrChange w:id="703" w:author="Sekar Subramanian" w:date="2021-07-16T13:03:00Z">
                  <w:rPr>
                    <w:noProof/>
                    <w:webHidden/>
                  </w:rPr>
                </w:rPrChange>
              </w:rPr>
              <w:delText>17</w:delText>
            </w:r>
          </w:del>
          <w:del w:id="704" w:author="Sekar Subramanian" w:date="2021-07-16T12:10:00Z">
            <w:r w:rsidR="00D66920" w:rsidRPr="00780602" w:rsidDel="00D26D7B">
              <w:rPr>
                <w:rFonts w:cstheme="minorHAnsi"/>
                <w:noProof/>
                <w:webHidden/>
                <w:sz w:val="28"/>
                <w:szCs w:val="28"/>
                <w:rPrChange w:id="705" w:author="Sekar Subramanian" w:date="2021-07-16T13:03:00Z">
                  <w:rPr>
                    <w:noProof/>
                    <w:webHidden/>
                  </w:rPr>
                </w:rPrChange>
              </w:rPr>
              <w:fldChar w:fldCharType="end"/>
            </w:r>
            <w:r w:rsidRPr="00780602" w:rsidDel="00D26D7B">
              <w:rPr>
                <w:rFonts w:cstheme="minorHAnsi"/>
                <w:noProof/>
                <w:sz w:val="28"/>
                <w:szCs w:val="28"/>
                <w:rPrChange w:id="706" w:author="Sekar Subramanian" w:date="2021-07-16T13:03:00Z">
                  <w:rPr>
                    <w:noProof/>
                  </w:rPr>
                </w:rPrChange>
              </w:rPr>
              <w:fldChar w:fldCharType="end"/>
            </w:r>
          </w:del>
        </w:p>
        <w:p w14:paraId="60022681" w14:textId="1F9D21BC" w:rsidR="00D66920" w:rsidRPr="00780602" w:rsidDel="00D26D7B" w:rsidRDefault="00616A18">
          <w:pPr>
            <w:pStyle w:val="TOC2"/>
            <w:tabs>
              <w:tab w:val="left" w:pos="1100"/>
              <w:tab w:val="right" w:leader="dot" w:pos="10043"/>
            </w:tabs>
            <w:spacing w:before="120" w:after="120" w:line="240" w:lineRule="auto"/>
            <w:rPr>
              <w:del w:id="707" w:author="Sekar Subramanian" w:date="2021-07-16T12:10:00Z"/>
              <w:rFonts w:cstheme="minorHAnsi"/>
              <w:noProof/>
              <w:sz w:val="28"/>
              <w:szCs w:val="28"/>
              <w:rPrChange w:id="708" w:author="Sekar Subramanian" w:date="2021-07-16T13:03:00Z">
                <w:rPr>
                  <w:del w:id="709" w:author="Sekar Subramanian" w:date="2021-07-16T12:10:00Z"/>
                  <w:noProof/>
                </w:rPr>
              </w:rPrChange>
            </w:rPr>
            <w:pPrChange w:id="710" w:author="Sekar Subramanian" w:date="2021-07-16T12:36:00Z">
              <w:pPr>
                <w:pStyle w:val="TOC2"/>
                <w:tabs>
                  <w:tab w:val="left" w:pos="1100"/>
                  <w:tab w:val="right" w:leader="dot" w:pos="10043"/>
                </w:tabs>
              </w:pPr>
            </w:pPrChange>
          </w:pPr>
          <w:del w:id="711" w:author="Sekar Subramanian" w:date="2021-07-16T12:10:00Z">
            <w:r w:rsidRPr="00780602" w:rsidDel="00D26D7B">
              <w:rPr>
                <w:rFonts w:cstheme="minorHAnsi"/>
                <w:noProof/>
                <w:sz w:val="28"/>
                <w:szCs w:val="28"/>
                <w:rPrChange w:id="712" w:author="Sekar Subramanian" w:date="2021-07-16T13:03:00Z">
                  <w:rPr>
                    <w:noProof/>
                  </w:rPr>
                </w:rPrChange>
              </w:rPr>
              <w:fldChar w:fldCharType="begin"/>
            </w:r>
            <w:r w:rsidRPr="00780602" w:rsidDel="00D26D7B">
              <w:rPr>
                <w:rFonts w:cstheme="minorHAnsi"/>
                <w:noProof/>
                <w:sz w:val="28"/>
                <w:szCs w:val="28"/>
                <w:rPrChange w:id="713" w:author="Sekar Subramanian" w:date="2021-07-16T13:03:00Z">
                  <w:rPr>
                    <w:noProof/>
                  </w:rPr>
                </w:rPrChange>
              </w:rPr>
              <w:delInstrText xml:space="preserve"> HYPERLINK \l "_Toc77059496" </w:delInstrText>
            </w:r>
            <w:r w:rsidRPr="00780602" w:rsidDel="00D26D7B">
              <w:rPr>
                <w:rFonts w:cstheme="minorHAnsi"/>
                <w:noProof/>
                <w:sz w:val="28"/>
                <w:szCs w:val="28"/>
                <w:rPrChange w:id="714" w:author="Sekar Subramanian" w:date="2021-07-16T13:03:00Z">
                  <w:rPr>
                    <w:noProof/>
                  </w:rPr>
                </w:rPrChange>
              </w:rPr>
              <w:fldChar w:fldCharType="separate"/>
            </w:r>
            <w:r w:rsidR="00D66920" w:rsidRPr="00780602" w:rsidDel="00D26D7B">
              <w:rPr>
                <w:rStyle w:val="Hyperlink"/>
                <w:rFonts w:cstheme="minorHAnsi"/>
                <w:noProof/>
                <w:sz w:val="28"/>
                <w:szCs w:val="28"/>
                <w:rPrChange w:id="715" w:author="Sekar Subramanian" w:date="2021-07-16T13:03:00Z">
                  <w:rPr>
                    <w:rStyle w:val="Hyperlink"/>
                    <w:rFonts w:cstheme="minorHAnsi"/>
                    <w:noProof/>
                  </w:rPr>
                </w:rPrChange>
              </w:rPr>
              <w:delText>4.17.</w:delText>
            </w:r>
            <w:r w:rsidR="00D66920" w:rsidRPr="00780602" w:rsidDel="00D26D7B">
              <w:rPr>
                <w:rFonts w:cstheme="minorHAnsi"/>
                <w:noProof/>
                <w:sz w:val="28"/>
                <w:szCs w:val="28"/>
                <w:rPrChange w:id="716" w:author="Sekar Subramanian" w:date="2021-07-16T13:03:00Z">
                  <w:rPr>
                    <w:noProof/>
                  </w:rPr>
                </w:rPrChange>
              </w:rPr>
              <w:tab/>
            </w:r>
            <w:r w:rsidR="00D66920" w:rsidRPr="00780602" w:rsidDel="00D26D7B">
              <w:rPr>
                <w:rStyle w:val="Hyperlink"/>
                <w:rFonts w:cstheme="minorHAnsi"/>
                <w:noProof/>
                <w:sz w:val="28"/>
                <w:szCs w:val="28"/>
                <w:rPrChange w:id="717" w:author="Sekar Subramanian" w:date="2021-07-16T13:03:00Z">
                  <w:rPr>
                    <w:rStyle w:val="Hyperlink"/>
                    <w:rFonts w:cstheme="minorHAnsi"/>
                    <w:noProof/>
                  </w:rPr>
                </w:rPrChange>
              </w:rPr>
              <w:delText>Statistical Validity 6: Forecasting Accuracy</w:delText>
            </w:r>
            <w:r w:rsidR="00D66920" w:rsidRPr="00780602" w:rsidDel="00D26D7B">
              <w:rPr>
                <w:rFonts w:cstheme="minorHAnsi"/>
                <w:noProof/>
                <w:webHidden/>
                <w:sz w:val="28"/>
                <w:szCs w:val="28"/>
                <w:rPrChange w:id="718" w:author="Sekar Subramanian" w:date="2021-07-16T13:03:00Z">
                  <w:rPr>
                    <w:noProof/>
                    <w:webHidden/>
                  </w:rPr>
                </w:rPrChange>
              </w:rPr>
              <w:tab/>
            </w:r>
            <w:r w:rsidR="00D66920" w:rsidRPr="00780602" w:rsidDel="00D26D7B">
              <w:rPr>
                <w:rFonts w:cstheme="minorHAnsi"/>
                <w:noProof/>
                <w:webHidden/>
                <w:sz w:val="28"/>
                <w:szCs w:val="28"/>
                <w:rPrChange w:id="719" w:author="Sekar Subramanian" w:date="2021-07-16T13:03:00Z">
                  <w:rPr>
                    <w:noProof/>
                    <w:webHidden/>
                  </w:rPr>
                </w:rPrChange>
              </w:rPr>
              <w:fldChar w:fldCharType="begin"/>
            </w:r>
            <w:r w:rsidR="00D66920" w:rsidRPr="00780602" w:rsidDel="00D26D7B">
              <w:rPr>
                <w:rFonts w:cstheme="minorHAnsi"/>
                <w:noProof/>
                <w:webHidden/>
                <w:sz w:val="28"/>
                <w:szCs w:val="28"/>
                <w:rPrChange w:id="720" w:author="Sekar Subramanian" w:date="2021-07-16T13:03:00Z">
                  <w:rPr>
                    <w:noProof/>
                    <w:webHidden/>
                  </w:rPr>
                </w:rPrChange>
              </w:rPr>
              <w:delInstrText xml:space="preserve"> PAGEREF _Toc77059496 \h </w:delInstrText>
            </w:r>
            <w:r w:rsidR="00D66920" w:rsidRPr="00780602" w:rsidDel="00D26D7B">
              <w:rPr>
                <w:rFonts w:cstheme="minorHAnsi"/>
                <w:noProof/>
                <w:webHidden/>
                <w:sz w:val="28"/>
                <w:szCs w:val="28"/>
                <w:rPrChange w:id="721"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722" w:author="Sekar Subramanian" w:date="2021-07-16T13:03:00Z">
                  <w:rPr>
                    <w:noProof/>
                    <w:webHidden/>
                  </w:rPr>
                </w:rPrChange>
              </w:rPr>
              <w:fldChar w:fldCharType="separate"/>
            </w:r>
          </w:del>
          <w:del w:id="723" w:author="Sekar Subramanian" w:date="2021-07-16T12:00:00Z">
            <w:r w:rsidR="00D66920" w:rsidRPr="00780602" w:rsidDel="00285094">
              <w:rPr>
                <w:rFonts w:cstheme="minorHAnsi"/>
                <w:noProof/>
                <w:webHidden/>
                <w:sz w:val="28"/>
                <w:szCs w:val="28"/>
                <w:rPrChange w:id="724" w:author="Sekar Subramanian" w:date="2021-07-16T13:03:00Z">
                  <w:rPr>
                    <w:noProof/>
                    <w:webHidden/>
                  </w:rPr>
                </w:rPrChange>
              </w:rPr>
              <w:delText>18</w:delText>
            </w:r>
          </w:del>
          <w:del w:id="725" w:author="Sekar Subramanian" w:date="2021-07-16T12:10:00Z">
            <w:r w:rsidR="00D66920" w:rsidRPr="00780602" w:rsidDel="00D26D7B">
              <w:rPr>
                <w:rFonts w:cstheme="minorHAnsi"/>
                <w:noProof/>
                <w:webHidden/>
                <w:sz w:val="28"/>
                <w:szCs w:val="28"/>
                <w:rPrChange w:id="726" w:author="Sekar Subramanian" w:date="2021-07-16T13:03:00Z">
                  <w:rPr>
                    <w:noProof/>
                    <w:webHidden/>
                  </w:rPr>
                </w:rPrChange>
              </w:rPr>
              <w:fldChar w:fldCharType="end"/>
            </w:r>
            <w:r w:rsidRPr="00780602" w:rsidDel="00D26D7B">
              <w:rPr>
                <w:rFonts w:cstheme="minorHAnsi"/>
                <w:noProof/>
                <w:sz w:val="28"/>
                <w:szCs w:val="28"/>
                <w:rPrChange w:id="727" w:author="Sekar Subramanian" w:date="2021-07-16T13:03:00Z">
                  <w:rPr>
                    <w:noProof/>
                  </w:rPr>
                </w:rPrChange>
              </w:rPr>
              <w:fldChar w:fldCharType="end"/>
            </w:r>
          </w:del>
        </w:p>
        <w:p w14:paraId="0126B2D6" w14:textId="77777777" w:rsidR="0013200D" w:rsidRDefault="00C67A17">
          <w:pPr>
            <w:pStyle w:val="TOC1"/>
            <w:tabs>
              <w:tab w:val="left" w:pos="440"/>
              <w:tab w:val="right" w:leader="dot" w:pos="10043"/>
            </w:tabs>
            <w:rPr>
              <w:noProof/>
            </w:rPr>
          </w:pPr>
          <w:del w:id="728" w:author="Sekar Subramanian" w:date="2021-07-16T12:49:00Z">
            <w:r w:rsidRPr="00780602" w:rsidDel="003A163A">
              <w:rPr>
                <w:rFonts w:cstheme="minorHAnsi"/>
                <w:b/>
                <w:bCs w:val="0"/>
                <w:noProof/>
                <w:rPrChange w:id="729" w:author="Sekar Subramanian" w:date="2021-07-16T13:03:00Z">
                  <w:rPr>
                    <w:rFonts w:cstheme="minorHAnsi"/>
                    <w:b/>
                    <w:noProof/>
                    <w:sz w:val="20"/>
                    <w:szCs w:val="20"/>
                  </w:rPr>
                </w:rPrChange>
              </w:rPr>
              <w:fldChar w:fldCharType="end"/>
            </w:r>
          </w:del>
          <w:ins w:id="730" w:author="Sekar Subramanian" w:date="2021-07-16T12:49:00Z">
            <w:r w:rsidR="003A163A" w:rsidRPr="00A81956">
              <w:rPr>
                <w:rFonts w:cstheme="minorHAnsi"/>
                <w:b/>
                <w:bCs w:val="0"/>
                <w:noProof/>
              </w:rPr>
              <w:fldChar w:fldCharType="begin"/>
            </w:r>
            <w:r w:rsidR="003A163A" w:rsidRPr="00780602">
              <w:rPr>
                <w:rFonts w:cstheme="minorHAnsi"/>
                <w:b/>
                <w:bCs w:val="0"/>
                <w:noProof/>
                <w:rPrChange w:id="731" w:author="Sekar Subramanian" w:date="2021-07-16T13:03:00Z">
                  <w:rPr>
                    <w:rFonts w:cstheme="minorHAnsi"/>
                    <w:b/>
                    <w:noProof/>
                  </w:rPr>
                </w:rPrChange>
              </w:rPr>
              <w:instrText xml:space="preserve"> TOC \o "1-3" \h \z \u </w:instrText>
            </w:r>
          </w:ins>
          <w:r w:rsidR="003A163A" w:rsidRPr="00A81956">
            <w:rPr>
              <w:rFonts w:cstheme="minorHAnsi"/>
              <w:b/>
              <w:bCs w:val="0"/>
              <w:noProof/>
              <w:rPrChange w:id="732" w:author="Sekar Subramanian" w:date="2021-07-16T13:03:00Z">
                <w:rPr>
                  <w:rFonts w:cstheme="minorHAnsi"/>
                  <w:b/>
                  <w:noProof/>
                </w:rPr>
              </w:rPrChange>
            </w:rPr>
            <w:fldChar w:fldCharType="separate"/>
          </w:r>
        </w:p>
        <w:p w14:paraId="63D32680" w14:textId="452A4572" w:rsidR="0013200D" w:rsidRDefault="0013200D">
          <w:pPr>
            <w:pStyle w:val="TOC1"/>
            <w:tabs>
              <w:tab w:val="left" w:pos="440"/>
              <w:tab w:val="right" w:leader="dot" w:pos="10043"/>
            </w:tabs>
            <w:rPr>
              <w:rFonts w:eastAsiaTheme="minorEastAsia" w:cstheme="minorBidi"/>
              <w:bCs w:val="0"/>
              <w:noProof/>
              <w:color w:val="auto"/>
              <w:sz w:val="22"/>
              <w:szCs w:val="22"/>
              <w:lang w:val="en-IN" w:eastAsia="en-IN"/>
            </w:rPr>
          </w:pPr>
          <w:hyperlink w:anchor="_Toc80365116" w:history="1">
            <w:r w:rsidRPr="00402B42">
              <w:rPr>
                <w:rStyle w:val="Hyperlink"/>
                <w:rFonts w:cstheme="minorHAnsi"/>
                <w:noProof/>
              </w:rPr>
              <w:t>1.</w:t>
            </w:r>
            <w:r>
              <w:rPr>
                <w:rFonts w:eastAsiaTheme="minorEastAsia" w:cstheme="minorBidi"/>
                <w:bCs w:val="0"/>
                <w:noProof/>
                <w:color w:val="auto"/>
                <w:sz w:val="22"/>
                <w:szCs w:val="22"/>
                <w:lang w:val="en-IN" w:eastAsia="en-IN"/>
              </w:rPr>
              <w:tab/>
            </w:r>
            <w:r w:rsidRPr="00402B42">
              <w:rPr>
                <w:rStyle w:val="Hyperlink"/>
                <w:rFonts w:cstheme="minorHAnsi"/>
                <w:noProof/>
              </w:rPr>
              <w:t>Background about Bolt</w:t>
            </w:r>
            <w:r>
              <w:rPr>
                <w:noProof/>
                <w:webHidden/>
              </w:rPr>
              <w:tab/>
            </w:r>
            <w:r>
              <w:rPr>
                <w:noProof/>
                <w:webHidden/>
              </w:rPr>
              <w:fldChar w:fldCharType="begin"/>
            </w:r>
            <w:r>
              <w:rPr>
                <w:noProof/>
                <w:webHidden/>
              </w:rPr>
              <w:instrText xml:space="preserve"> PAGEREF _Toc80365116 \h </w:instrText>
            </w:r>
            <w:r>
              <w:rPr>
                <w:noProof/>
                <w:webHidden/>
              </w:rPr>
            </w:r>
            <w:r>
              <w:rPr>
                <w:noProof/>
                <w:webHidden/>
              </w:rPr>
              <w:fldChar w:fldCharType="separate"/>
            </w:r>
            <w:r>
              <w:rPr>
                <w:noProof/>
                <w:webHidden/>
              </w:rPr>
              <w:t>2</w:t>
            </w:r>
            <w:r>
              <w:rPr>
                <w:noProof/>
                <w:webHidden/>
              </w:rPr>
              <w:fldChar w:fldCharType="end"/>
            </w:r>
          </w:hyperlink>
        </w:p>
        <w:p w14:paraId="3678F43C" w14:textId="4A5322D0" w:rsidR="0013200D" w:rsidRDefault="0013200D">
          <w:pPr>
            <w:pStyle w:val="TOC1"/>
            <w:tabs>
              <w:tab w:val="left" w:pos="440"/>
              <w:tab w:val="right" w:leader="dot" w:pos="10043"/>
            </w:tabs>
            <w:rPr>
              <w:rFonts w:eastAsiaTheme="minorEastAsia" w:cstheme="minorBidi"/>
              <w:bCs w:val="0"/>
              <w:noProof/>
              <w:color w:val="auto"/>
              <w:sz w:val="22"/>
              <w:szCs w:val="22"/>
              <w:lang w:val="en-IN" w:eastAsia="en-IN"/>
            </w:rPr>
          </w:pPr>
          <w:hyperlink w:anchor="_Toc80365133" w:history="1">
            <w:r w:rsidRPr="00402B42">
              <w:rPr>
                <w:rStyle w:val="Hyperlink"/>
                <w:rFonts w:cstheme="minorHAnsi"/>
                <w:noProof/>
              </w:rPr>
              <w:t>2.</w:t>
            </w:r>
            <w:r>
              <w:rPr>
                <w:rFonts w:eastAsiaTheme="minorEastAsia" w:cstheme="minorBidi"/>
                <w:bCs w:val="0"/>
                <w:noProof/>
                <w:color w:val="auto"/>
                <w:sz w:val="22"/>
                <w:szCs w:val="22"/>
                <w:lang w:val="en-IN" w:eastAsia="en-IN"/>
              </w:rPr>
              <w:tab/>
            </w:r>
            <w:r w:rsidRPr="00402B42">
              <w:rPr>
                <w:rStyle w:val="Hyperlink"/>
                <w:rFonts w:cstheme="minorHAnsi"/>
                <w:noProof/>
              </w:rPr>
              <w:t>Business Questions</w:t>
            </w:r>
            <w:r>
              <w:rPr>
                <w:noProof/>
                <w:webHidden/>
              </w:rPr>
              <w:tab/>
            </w:r>
            <w:r>
              <w:rPr>
                <w:noProof/>
                <w:webHidden/>
              </w:rPr>
              <w:fldChar w:fldCharType="begin"/>
            </w:r>
            <w:r>
              <w:rPr>
                <w:noProof/>
                <w:webHidden/>
              </w:rPr>
              <w:instrText xml:space="preserve"> PAGEREF _Toc80365133 \h </w:instrText>
            </w:r>
            <w:r>
              <w:rPr>
                <w:noProof/>
                <w:webHidden/>
              </w:rPr>
            </w:r>
            <w:r>
              <w:rPr>
                <w:noProof/>
                <w:webHidden/>
              </w:rPr>
              <w:fldChar w:fldCharType="separate"/>
            </w:r>
            <w:r>
              <w:rPr>
                <w:noProof/>
                <w:webHidden/>
              </w:rPr>
              <w:t>2</w:t>
            </w:r>
            <w:r>
              <w:rPr>
                <w:noProof/>
                <w:webHidden/>
              </w:rPr>
              <w:fldChar w:fldCharType="end"/>
            </w:r>
          </w:hyperlink>
        </w:p>
        <w:p w14:paraId="593E85AD" w14:textId="0E3C93C7" w:rsidR="0013200D" w:rsidRDefault="0013200D">
          <w:pPr>
            <w:pStyle w:val="TOC1"/>
            <w:tabs>
              <w:tab w:val="left" w:pos="440"/>
              <w:tab w:val="right" w:leader="dot" w:pos="10043"/>
            </w:tabs>
            <w:rPr>
              <w:rFonts w:eastAsiaTheme="minorEastAsia" w:cstheme="minorBidi"/>
              <w:bCs w:val="0"/>
              <w:noProof/>
              <w:color w:val="auto"/>
              <w:sz w:val="22"/>
              <w:szCs w:val="22"/>
              <w:lang w:val="en-IN" w:eastAsia="en-IN"/>
            </w:rPr>
          </w:pPr>
          <w:hyperlink w:anchor="_Toc80365134" w:history="1">
            <w:r w:rsidRPr="00402B42">
              <w:rPr>
                <w:rStyle w:val="Hyperlink"/>
                <w:rFonts w:cstheme="minorHAnsi"/>
                <w:noProof/>
              </w:rPr>
              <w:t>3.</w:t>
            </w:r>
            <w:r>
              <w:rPr>
                <w:rFonts w:eastAsiaTheme="minorEastAsia" w:cstheme="minorBidi"/>
                <w:bCs w:val="0"/>
                <w:noProof/>
                <w:color w:val="auto"/>
                <w:sz w:val="22"/>
                <w:szCs w:val="22"/>
                <w:lang w:val="en-IN" w:eastAsia="en-IN"/>
              </w:rPr>
              <w:tab/>
            </w:r>
            <w:r w:rsidRPr="00402B42">
              <w:rPr>
                <w:rStyle w:val="Hyperlink"/>
                <w:rFonts w:cstheme="minorHAnsi"/>
                <w:noProof/>
              </w:rPr>
              <w:t>Scope</w:t>
            </w:r>
            <w:r>
              <w:rPr>
                <w:noProof/>
                <w:webHidden/>
              </w:rPr>
              <w:tab/>
            </w:r>
            <w:r>
              <w:rPr>
                <w:noProof/>
                <w:webHidden/>
              </w:rPr>
              <w:fldChar w:fldCharType="begin"/>
            </w:r>
            <w:r>
              <w:rPr>
                <w:noProof/>
                <w:webHidden/>
              </w:rPr>
              <w:instrText xml:space="preserve"> PAGEREF _Toc80365134 \h </w:instrText>
            </w:r>
            <w:r>
              <w:rPr>
                <w:noProof/>
                <w:webHidden/>
              </w:rPr>
            </w:r>
            <w:r>
              <w:rPr>
                <w:noProof/>
                <w:webHidden/>
              </w:rPr>
              <w:fldChar w:fldCharType="separate"/>
            </w:r>
            <w:r>
              <w:rPr>
                <w:noProof/>
                <w:webHidden/>
              </w:rPr>
              <w:t>2</w:t>
            </w:r>
            <w:r>
              <w:rPr>
                <w:noProof/>
                <w:webHidden/>
              </w:rPr>
              <w:fldChar w:fldCharType="end"/>
            </w:r>
          </w:hyperlink>
        </w:p>
        <w:p w14:paraId="4E9B1C8E" w14:textId="65DE6C1F" w:rsidR="0013200D" w:rsidRDefault="0013200D">
          <w:pPr>
            <w:pStyle w:val="TOC1"/>
            <w:tabs>
              <w:tab w:val="left" w:pos="440"/>
              <w:tab w:val="right" w:leader="dot" w:pos="10043"/>
            </w:tabs>
            <w:rPr>
              <w:rFonts w:eastAsiaTheme="minorEastAsia" w:cstheme="minorBidi"/>
              <w:bCs w:val="0"/>
              <w:noProof/>
              <w:color w:val="auto"/>
              <w:sz w:val="22"/>
              <w:szCs w:val="22"/>
              <w:lang w:val="en-IN" w:eastAsia="en-IN"/>
            </w:rPr>
          </w:pPr>
          <w:hyperlink w:anchor="_Toc80365135" w:history="1">
            <w:r w:rsidRPr="00402B42">
              <w:rPr>
                <w:rStyle w:val="Hyperlink"/>
                <w:rFonts w:cstheme="minorHAnsi"/>
                <w:noProof/>
              </w:rPr>
              <w:t>4.</w:t>
            </w:r>
            <w:r>
              <w:rPr>
                <w:rFonts w:eastAsiaTheme="minorEastAsia" w:cstheme="minorBidi"/>
                <w:bCs w:val="0"/>
                <w:noProof/>
                <w:color w:val="auto"/>
                <w:sz w:val="22"/>
                <w:szCs w:val="22"/>
                <w:lang w:val="en-IN" w:eastAsia="en-IN"/>
              </w:rPr>
              <w:tab/>
            </w:r>
            <w:r w:rsidRPr="00402B42">
              <w:rPr>
                <w:rStyle w:val="Hyperlink"/>
                <w:rFonts w:cstheme="minorHAnsi"/>
                <w:noProof/>
              </w:rPr>
              <w:t>Model Approach</w:t>
            </w:r>
            <w:r>
              <w:rPr>
                <w:noProof/>
                <w:webHidden/>
              </w:rPr>
              <w:tab/>
            </w:r>
            <w:r>
              <w:rPr>
                <w:noProof/>
                <w:webHidden/>
              </w:rPr>
              <w:fldChar w:fldCharType="begin"/>
            </w:r>
            <w:r>
              <w:rPr>
                <w:noProof/>
                <w:webHidden/>
              </w:rPr>
              <w:instrText xml:space="preserve"> PAGEREF _Toc80365135 \h </w:instrText>
            </w:r>
            <w:r>
              <w:rPr>
                <w:noProof/>
                <w:webHidden/>
              </w:rPr>
            </w:r>
            <w:r>
              <w:rPr>
                <w:noProof/>
                <w:webHidden/>
              </w:rPr>
              <w:fldChar w:fldCharType="separate"/>
            </w:r>
            <w:r>
              <w:rPr>
                <w:noProof/>
                <w:webHidden/>
              </w:rPr>
              <w:t>3</w:t>
            </w:r>
            <w:r>
              <w:rPr>
                <w:noProof/>
                <w:webHidden/>
              </w:rPr>
              <w:fldChar w:fldCharType="end"/>
            </w:r>
          </w:hyperlink>
        </w:p>
        <w:p w14:paraId="2FA36434" w14:textId="32AB5054" w:rsidR="0013200D" w:rsidRDefault="0013200D">
          <w:pPr>
            <w:pStyle w:val="TOC1"/>
            <w:tabs>
              <w:tab w:val="left" w:pos="440"/>
              <w:tab w:val="right" w:leader="dot" w:pos="10043"/>
            </w:tabs>
            <w:rPr>
              <w:rFonts w:eastAsiaTheme="minorEastAsia" w:cstheme="minorBidi"/>
              <w:bCs w:val="0"/>
              <w:noProof/>
              <w:color w:val="auto"/>
              <w:sz w:val="22"/>
              <w:szCs w:val="22"/>
              <w:lang w:val="en-IN" w:eastAsia="en-IN"/>
            </w:rPr>
          </w:pPr>
          <w:hyperlink w:anchor="_Toc80365136" w:history="1">
            <w:r w:rsidRPr="00402B42">
              <w:rPr>
                <w:rStyle w:val="Hyperlink"/>
                <w:rFonts w:cstheme="minorHAnsi"/>
                <w:noProof/>
              </w:rPr>
              <w:t>5.</w:t>
            </w:r>
            <w:r>
              <w:rPr>
                <w:rFonts w:eastAsiaTheme="minorEastAsia" w:cstheme="minorBidi"/>
                <w:bCs w:val="0"/>
                <w:noProof/>
                <w:color w:val="auto"/>
                <w:sz w:val="22"/>
                <w:szCs w:val="22"/>
                <w:lang w:val="en-IN" w:eastAsia="en-IN"/>
              </w:rPr>
              <w:tab/>
            </w:r>
            <w:r w:rsidRPr="00402B42">
              <w:rPr>
                <w:rStyle w:val="Hyperlink"/>
                <w:rFonts w:cstheme="minorHAnsi"/>
                <w:noProof/>
              </w:rPr>
              <w:t>Modeling Process</w:t>
            </w:r>
            <w:r>
              <w:rPr>
                <w:noProof/>
                <w:webHidden/>
              </w:rPr>
              <w:tab/>
            </w:r>
            <w:r>
              <w:rPr>
                <w:noProof/>
                <w:webHidden/>
              </w:rPr>
              <w:fldChar w:fldCharType="begin"/>
            </w:r>
            <w:r>
              <w:rPr>
                <w:noProof/>
                <w:webHidden/>
              </w:rPr>
              <w:instrText xml:space="preserve"> PAGEREF _Toc80365136 \h </w:instrText>
            </w:r>
            <w:r>
              <w:rPr>
                <w:noProof/>
                <w:webHidden/>
              </w:rPr>
            </w:r>
            <w:r>
              <w:rPr>
                <w:noProof/>
                <w:webHidden/>
              </w:rPr>
              <w:fldChar w:fldCharType="separate"/>
            </w:r>
            <w:r>
              <w:rPr>
                <w:noProof/>
                <w:webHidden/>
              </w:rPr>
              <w:t>3</w:t>
            </w:r>
            <w:r>
              <w:rPr>
                <w:noProof/>
                <w:webHidden/>
              </w:rPr>
              <w:fldChar w:fldCharType="end"/>
            </w:r>
          </w:hyperlink>
        </w:p>
        <w:p w14:paraId="2A47F8F5" w14:textId="738FDDFC" w:rsidR="0013200D" w:rsidRDefault="0013200D">
          <w:pPr>
            <w:pStyle w:val="TOC1"/>
            <w:tabs>
              <w:tab w:val="left" w:pos="440"/>
              <w:tab w:val="right" w:leader="dot" w:pos="10043"/>
            </w:tabs>
            <w:rPr>
              <w:rFonts w:eastAsiaTheme="minorEastAsia" w:cstheme="minorBidi"/>
              <w:bCs w:val="0"/>
              <w:noProof/>
              <w:color w:val="auto"/>
              <w:sz w:val="22"/>
              <w:szCs w:val="22"/>
              <w:lang w:val="en-IN" w:eastAsia="en-IN"/>
            </w:rPr>
          </w:pPr>
          <w:hyperlink w:anchor="_Toc80365137" w:history="1">
            <w:r w:rsidRPr="00402B42">
              <w:rPr>
                <w:rStyle w:val="Hyperlink"/>
                <w:rFonts w:cstheme="minorHAnsi"/>
                <w:noProof/>
              </w:rPr>
              <w:t>6.</w:t>
            </w:r>
            <w:r>
              <w:rPr>
                <w:rFonts w:eastAsiaTheme="minorEastAsia" w:cstheme="minorBidi"/>
                <w:bCs w:val="0"/>
                <w:noProof/>
                <w:color w:val="auto"/>
                <w:sz w:val="22"/>
                <w:szCs w:val="22"/>
                <w:lang w:val="en-IN" w:eastAsia="en-IN"/>
              </w:rPr>
              <w:tab/>
            </w:r>
            <w:r w:rsidRPr="00402B42">
              <w:rPr>
                <w:rStyle w:val="Hyperlink"/>
                <w:rFonts w:cstheme="minorHAnsi"/>
                <w:noProof/>
              </w:rPr>
              <w:t>Output/Results:</w:t>
            </w:r>
            <w:r>
              <w:rPr>
                <w:noProof/>
                <w:webHidden/>
              </w:rPr>
              <w:tab/>
            </w:r>
            <w:r>
              <w:rPr>
                <w:noProof/>
                <w:webHidden/>
              </w:rPr>
              <w:fldChar w:fldCharType="begin"/>
            </w:r>
            <w:r>
              <w:rPr>
                <w:noProof/>
                <w:webHidden/>
              </w:rPr>
              <w:instrText xml:space="preserve"> PAGEREF _Toc80365137 \h </w:instrText>
            </w:r>
            <w:r>
              <w:rPr>
                <w:noProof/>
                <w:webHidden/>
              </w:rPr>
            </w:r>
            <w:r>
              <w:rPr>
                <w:noProof/>
                <w:webHidden/>
              </w:rPr>
              <w:fldChar w:fldCharType="separate"/>
            </w:r>
            <w:r>
              <w:rPr>
                <w:noProof/>
                <w:webHidden/>
              </w:rPr>
              <w:t>7</w:t>
            </w:r>
            <w:r>
              <w:rPr>
                <w:noProof/>
                <w:webHidden/>
              </w:rPr>
              <w:fldChar w:fldCharType="end"/>
            </w:r>
          </w:hyperlink>
        </w:p>
        <w:p w14:paraId="6A6706CD" w14:textId="216B5ED6" w:rsidR="00C67A17" w:rsidRPr="00780602" w:rsidRDefault="003A163A">
          <w:pPr>
            <w:spacing w:before="120" w:after="120" w:line="240" w:lineRule="auto"/>
            <w:rPr>
              <w:rFonts w:cstheme="minorHAnsi"/>
              <w:sz w:val="28"/>
              <w:szCs w:val="28"/>
              <w:rPrChange w:id="733" w:author="Sekar Subramanian" w:date="2021-07-16T13:03:00Z">
                <w:rPr>
                  <w:rFonts w:cstheme="minorHAnsi"/>
                </w:rPr>
              </w:rPrChange>
            </w:rPr>
            <w:pPrChange w:id="734" w:author="Sekar Subramanian" w:date="2021-07-16T12:36:00Z">
              <w:pPr/>
            </w:pPrChange>
          </w:pPr>
          <w:ins w:id="735" w:author="Sekar Subramanian" w:date="2021-07-16T12:49:00Z">
            <w:r w:rsidRPr="00A81956">
              <w:rPr>
                <w:rFonts w:cstheme="minorHAnsi"/>
                <w:b/>
                <w:bCs/>
                <w:noProof/>
                <w:sz w:val="28"/>
                <w:szCs w:val="28"/>
              </w:rPr>
              <w:fldChar w:fldCharType="end"/>
            </w:r>
          </w:ins>
        </w:p>
      </w:sdtContent>
    </w:sdt>
    <w:p w14:paraId="0D7CC662" w14:textId="0BDD1CC6" w:rsidR="00D26D7B" w:rsidRPr="00780602" w:rsidRDefault="00D26D7B">
      <w:pPr>
        <w:spacing w:before="120" w:after="120" w:line="240" w:lineRule="auto"/>
        <w:rPr>
          <w:ins w:id="736" w:author="Sekar Subramanian" w:date="2021-07-16T12:10:00Z"/>
          <w:rFonts w:cstheme="minorHAnsi"/>
          <w:color w:val="000000" w:themeColor="text1"/>
          <w:sz w:val="28"/>
          <w:szCs w:val="28"/>
          <w:rPrChange w:id="737" w:author="Sekar Subramanian" w:date="2021-07-16T13:03:00Z">
            <w:rPr>
              <w:ins w:id="738" w:author="Sekar Subramanian" w:date="2021-07-16T12:10:00Z"/>
              <w:rFonts w:cstheme="minorHAnsi"/>
              <w:color w:val="000000" w:themeColor="text1"/>
            </w:rPr>
          </w:rPrChange>
        </w:rPr>
        <w:pPrChange w:id="739" w:author="Sekar Subramanian" w:date="2021-07-16T12:36:00Z">
          <w:pPr/>
        </w:pPrChange>
      </w:pPr>
      <w:ins w:id="740" w:author="Sekar Subramanian" w:date="2021-07-16T12:10:00Z">
        <w:r w:rsidRPr="00780602">
          <w:rPr>
            <w:rFonts w:cstheme="minorHAnsi"/>
            <w:color w:val="000000" w:themeColor="text1"/>
            <w:sz w:val="28"/>
            <w:szCs w:val="28"/>
            <w:rPrChange w:id="741" w:author="Sekar Subramanian" w:date="2021-07-16T13:03:00Z">
              <w:rPr>
                <w:rFonts w:cstheme="minorHAnsi"/>
                <w:color w:val="000000" w:themeColor="text1"/>
              </w:rPr>
            </w:rPrChange>
          </w:rPr>
          <w:br w:type="page"/>
        </w:r>
      </w:ins>
    </w:p>
    <w:p w14:paraId="0B929144" w14:textId="0B2D1BE6" w:rsidR="007B73DD" w:rsidRPr="007C4EA8" w:rsidRDefault="007B73DD" w:rsidP="007B73DD">
      <w:pPr>
        <w:pStyle w:val="Heading1"/>
        <w:numPr>
          <w:ilvl w:val="0"/>
          <w:numId w:val="18"/>
        </w:numPr>
        <w:spacing w:before="120" w:after="120" w:line="240" w:lineRule="auto"/>
        <w:rPr>
          <w:ins w:id="742" w:author="Sekar Subramanian" w:date="2021-07-16T12:52:00Z"/>
          <w:rFonts w:asciiTheme="minorHAnsi" w:hAnsiTheme="minorHAnsi" w:cstheme="minorHAnsi"/>
          <w:color w:val="4F81BD" w:themeColor="accent1"/>
          <w:sz w:val="32"/>
          <w:szCs w:val="32"/>
          <w:rPrChange w:id="743" w:author="Sekar Subramanian" w:date="2021-07-16T13:10:00Z">
            <w:rPr>
              <w:ins w:id="744" w:author="Sekar Subramanian" w:date="2021-07-16T12:52:00Z"/>
              <w:rFonts w:asciiTheme="minorHAnsi" w:hAnsiTheme="minorHAnsi" w:cstheme="minorHAnsi"/>
              <w:color w:val="000000" w:themeColor="text1"/>
            </w:rPr>
          </w:rPrChange>
        </w:rPr>
      </w:pPr>
      <w:bookmarkStart w:id="745" w:name="_Toc77331477"/>
      <w:bookmarkStart w:id="746" w:name="_Toc77331499"/>
      <w:bookmarkStart w:id="747" w:name="_Toc77331527"/>
      <w:bookmarkStart w:id="748" w:name="_Toc77331874"/>
      <w:bookmarkStart w:id="749" w:name="_Toc77331899"/>
      <w:bookmarkStart w:id="750" w:name="_Toc77331924"/>
      <w:bookmarkStart w:id="751" w:name="_Toc77332045"/>
      <w:bookmarkStart w:id="752" w:name="_Toc77332078"/>
      <w:bookmarkStart w:id="753" w:name="_Toc80365116"/>
      <w:bookmarkEnd w:id="745"/>
      <w:bookmarkEnd w:id="746"/>
      <w:bookmarkEnd w:id="747"/>
      <w:bookmarkEnd w:id="748"/>
      <w:bookmarkEnd w:id="749"/>
      <w:bookmarkEnd w:id="750"/>
      <w:bookmarkEnd w:id="751"/>
      <w:bookmarkEnd w:id="752"/>
      <w:ins w:id="754" w:author="Sekar Subramanian" w:date="2021-07-16T12:52:00Z">
        <w:r w:rsidRPr="007C4EA8">
          <w:rPr>
            <w:rFonts w:asciiTheme="minorHAnsi" w:hAnsiTheme="minorHAnsi" w:cstheme="minorHAnsi"/>
            <w:color w:val="4F81BD" w:themeColor="accent1"/>
            <w:sz w:val="32"/>
            <w:szCs w:val="32"/>
            <w:rPrChange w:id="755" w:author="Sekar Subramanian" w:date="2021-07-16T13:10:00Z">
              <w:rPr>
                <w:rFonts w:asciiTheme="minorHAnsi" w:hAnsiTheme="minorHAnsi" w:cstheme="minorHAnsi"/>
                <w:color w:val="000000" w:themeColor="text1"/>
              </w:rPr>
            </w:rPrChange>
          </w:rPr>
          <w:lastRenderedPageBreak/>
          <w:t>Background about Bolt</w:t>
        </w:r>
        <w:bookmarkEnd w:id="753"/>
      </w:ins>
    </w:p>
    <w:p w14:paraId="7FB6B317" w14:textId="4B13E252" w:rsidR="0044372F" w:rsidRPr="007C4EA8" w:rsidDel="00D26D7B" w:rsidRDefault="0044372F">
      <w:pPr>
        <w:spacing w:before="120" w:after="120" w:line="240" w:lineRule="auto"/>
        <w:ind w:firstLine="720"/>
        <w:rPr>
          <w:del w:id="756" w:author="Sekar Subramanian" w:date="2021-07-16T12:10:00Z"/>
          <w:rFonts w:cstheme="minorHAnsi"/>
          <w:color w:val="000000" w:themeColor="text1"/>
          <w:sz w:val="28"/>
          <w:szCs w:val="28"/>
          <w:rPrChange w:id="757" w:author="Sekar Subramanian" w:date="2021-07-16T13:10:00Z">
            <w:rPr>
              <w:del w:id="758" w:author="Sekar Subramanian" w:date="2021-07-16T12:10:00Z"/>
              <w:rFonts w:cstheme="minorHAnsi"/>
              <w:color w:val="000000" w:themeColor="text1"/>
            </w:rPr>
          </w:rPrChange>
        </w:rPr>
        <w:pPrChange w:id="759" w:author="Sekar Subramanian" w:date="2021-07-16T12:53:00Z">
          <w:pPr/>
        </w:pPrChange>
      </w:pPr>
    </w:p>
    <w:p w14:paraId="06D36443" w14:textId="53B45282" w:rsidR="00CB4F43" w:rsidRPr="007C4EA8" w:rsidDel="00D26D7B" w:rsidRDefault="00CB4F43">
      <w:pPr>
        <w:spacing w:before="120" w:after="120" w:line="240" w:lineRule="auto"/>
        <w:rPr>
          <w:del w:id="760" w:author="Sekar Subramanian" w:date="2021-07-16T12:09:00Z"/>
          <w:rFonts w:cstheme="minorHAnsi"/>
          <w:color w:val="000000" w:themeColor="text1"/>
          <w:sz w:val="28"/>
          <w:szCs w:val="28"/>
          <w:rPrChange w:id="761" w:author="Sekar Subramanian" w:date="2021-07-16T13:10:00Z">
            <w:rPr>
              <w:del w:id="762" w:author="Sekar Subramanian" w:date="2021-07-16T12:09:00Z"/>
              <w:rFonts w:cstheme="minorHAnsi"/>
              <w:color w:val="000000" w:themeColor="text1"/>
            </w:rPr>
          </w:rPrChange>
        </w:rPr>
        <w:pPrChange w:id="763" w:author="Sekar Subramanian" w:date="2021-07-16T12:53:00Z">
          <w:pPr/>
        </w:pPrChange>
      </w:pPr>
      <w:bookmarkStart w:id="764" w:name="_Toc77329848"/>
      <w:bookmarkStart w:id="765" w:name="_Toc77331478"/>
      <w:bookmarkStart w:id="766" w:name="_Toc77331500"/>
      <w:bookmarkStart w:id="767" w:name="_Toc77331528"/>
      <w:bookmarkStart w:id="768" w:name="_Toc77331875"/>
      <w:bookmarkStart w:id="769" w:name="_Toc77331900"/>
      <w:bookmarkStart w:id="770" w:name="_Toc77331925"/>
      <w:bookmarkStart w:id="771" w:name="_Toc77332046"/>
      <w:bookmarkStart w:id="772" w:name="_Toc77332079"/>
      <w:bookmarkEnd w:id="764"/>
      <w:bookmarkEnd w:id="765"/>
      <w:bookmarkEnd w:id="766"/>
      <w:bookmarkEnd w:id="767"/>
      <w:bookmarkEnd w:id="768"/>
      <w:bookmarkEnd w:id="769"/>
      <w:bookmarkEnd w:id="770"/>
      <w:bookmarkEnd w:id="771"/>
      <w:bookmarkEnd w:id="772"/>
    </w:p>
    <w:p w14:paraId="76BA1CD4" w14:textId="37AD8182" w:rsidR="008C68E9" w:rsidRPr="007C4EA8" w:rsidDel="00125982" w:rsidRDefault="008C68E9">
      <w:pPr>
        <w:pStyle w:val="Heading1"/>
        <w:numPr>
          <w:ilvl w:val="0"/>
          <w:numId w:val="18"/>
        </w:numPr>
        <w:spacing w:before="120" w:after="120" w:line="240" w:lineRule="auto"/>
        <w:ind w:left="0"/>
        <w:rPr>
          <w:del w:id="773" w:author="Sekar Subramanian" w:date="2021-07-16T12:33:00Z"/>
          <w:rFonts w:asciiTheme="minorHAnsi" w:hAnsiTheme="minorHAnsi" w:cstheme="minorHAnsi"/>
          <w:color w:val="000000" w:themeColor="text1"/>
          <w:rPrChange w:id="774" w:author="Sekar Subramanian" w:date="2021-07-16T13:10:00Z">
            <w:rPr>
              <w:del w:id="775" w:author="Sekar Subramanian" w:date="2021-07-16T12:33:00Z"/>
              <w:rFonts w:asciiTheme="minorHAnsi" w:hAnsiTheme="minorHAnsi" w:cstheme="minorHAnsi"/>
              <w:color w:val="000000" w:themeColor="text1"/>
              <w:sz w:val="22"/>
              <w:szCs w:val="22"/>
            </w:rPr>
          </w:rPrChange>
        </w:rPr>
        <w:pPrChange w:id="776" w:author="Sekar Subramanian" w:date="2021-07-16T12:53:00Z">
          <w:pPr>
            <w:pStyle w:val="Heading1"/>
            <w:numPr>
              <w:numId w:val="18"/>
            </w:numPr>
            <w:ind w:left="360" w:hanging="360"/>
          </w:pPr>
        </w:pPrChange>
      </w:pPr>
      <w:del w:id="777" w:author="Sekar Subramanian" w:date="2021-07-16T12:48:00Z">
        <w:r w:rsidRPr="00A81956" w:rsidDel="00F81248">
          <w:rPr>
            <w:rFonts w:cstheme="minorHAnsi"/>
            <w:b w:val="0"/>
            <w:bCs w:val="0"/>
            <w:color w:val="000000" w:themeColor="text1"/>
          </w:rPr>
          <w:delText>Background</w:delText>
        </w:r>
      </w:del>
    </w:p>
    <w:p w14:paraId="5CF0DD96" w14:textId="164E1E4A" w:rsidR="008C68E9" w:rsidRPr="007C4EA8" w:rsidDel="00F81248" w:rsidRDefault="008C68E9">
      <w:pPr>
        <w:pStyle w:val="Heading1"/>
        <w:spacing w:before="120" w:after="120" w:line="240" w:lineRule="auto"/>
        <w:rPr>
          <w:del w:id="778" w:author="Sekar Subramanian" w:date="2021-07-16T12:49:00Z"/>
          <w:rFonts w:asciiTheme="minorHAnsi" w:hAnsiTheme="minorHAnsi" w:cstheme="minorHAnsi"/>
          <w:b w:val="0"/>
          <w:bCs w:val="0"/>
          <w:rPrChange w:id="779" w:author="Sekar Subramanian" w:date="2021-07-16T13:10:00Z">
            <w:rPr>
              <w:del w:id="780" w:author="Sekar Subramanian" w:date="2021-07-16T12:49:00Z"/>
              <w:rFonts w:asciiTheme="minorHAnsi" w:hAnsiTheme="minorHAnsi" w:cstheme="minorHAnsi"/>
              <w:b/>
              <w:bCs/>
              <w:sz w:val="22"/>
              <w:szCs w:val="22"/>
            </w:rPr>
          </w:rPrChange>
        </w:rPr>
        <w:pPrChange w:id="781" w:author="Sekar Subramanian" w:date="2021-07-16T12:53:00Z">
          <w:pPr>
            <w:pStyle w:val="Default"/>
          </w:pPr>
        </w:pPrChange>
      </w:pPr>
    </w:p>
    <w:p w14:paraId="7926A1A4" w14:textId="4DECA9FD" w:rsidR="00E40B5D" w:rsidRPr="007C4EA8" w:rsidRDefault="00285094" w:rsidP="00125982">
      <w:pPr>
        <w:pStyle w:val="BodyTextFirstIndent2"/>
        <w:spacing w:before="120" w:after="120" w:line="240" w:lineRule="auto"/>
        <w:ind w:firstLine="0"/>
        <w:rPr>
          <w:ins w:id="782" w:author="Sekar Subramanian" w:date="2021-07-16T12:44:00Z"/>
          <w:rFonts w:cstheme="minorHAnsi"/>
          <w:sz w:val="28"/>
          <w:szCs w:val="28"/>
        </w:rPr>
      </w:pPr>
      <w:ins w:id="783" w:author="Sekar Subramanian" w:date="2021-07-16T12:07:00Z">
        <w:r w:rsidRPr="007C4EA8">
          <w:rPr>
            <w:rFonts w:cstheme="minorHAnsi"/>
            <w:sz w:val="28"/>
            <w:szCs w:val="28"/>
            <w:rPrChange w:id="784" w:author="Sekar Subramanian" w:date="2021-07-16T13:10:00Z">
              <w:rPr/>
            </w:rPrChange>
          </w:rPr>
          <w:t>Bolt is a ride sharing company.  The main advertising channel is digital, with spending predominantly on Facebook, Google, Snap, Apple Search, Tik-Tok. Referral codes are also used heavily to incentivize first and repeat rides. More recently OOH has been used to drive awareness.</w:t>
        </w:r>
      </w:ins>
      <w:del w:id="785" w:author="Sekar Subramanian" w:date="2021-07-16T12:07:00Z">
        <w:r w:rsidR="4054DB71" w:rsidRPr="007C4EA8" w:rsidDel="00285094">
          <w:rPr>
            <w:rFonts w:cstheme="minorHAnsi"/>
            <w:sz w:val="28"/>
            <w:szCs w:val="28"/>
            <w:rPrChange w:id="786" w:author="Sekar Subramanian" w:date="2021-07-16T13:10:00Z">
              <w:rPr/>
            </w:rPrChange>
          </w:rPr>
          <w:delText xml:space="preserve">MMx analysis is an analytical solution that </w:delText>
        </w:r>
        <w:commentRangeStart w:id="787"/>
        <w:r w:rsidR="4054DB71" w:rsidRPr="007C4EA8" w:rsidDel="00285094">
          <w:rPr>
            <w:rFonts w:cstheme="minorHAnsi"/>
            <w:sz w:val="28"/>
            <w:szCs w:val="28"/>
            <w:rPrChange w:id="788" w:author="Sekar Subramanian" w:date="2021-07-16T13:10:00Z">
              <w:rPr/>
            </w:rPrChange>
          </w:rPr>
          <w:delText xml:space="preserve">estimates </w:delText>
        </w:r>
        <w:r w:rsidR="00ED4F1A" w:rsidRPr="007C4EA8" w:rsidDel="00285094">
          <w:rPr>
            <w:rFonts w:cstheme="minorHAnsi"/>
            <w:sz w:val="28"/>
            <w:szCs w:val="28"/>
            <w:rPrChange w:id="789" w:author="Sekar Subramanian" w:date="2021-07-16T13:10:00Z">
              <w:rPr/>
            </w:rPrChange>
          </w:rPr>
          <w:delText>KPI (Activations/LTV)</w:delText>
        </w:r>
        <w:r w:rsidR="4054DB71" w:rsidRPr="007C4EA8" w:rsidDel="00285094">
          <w:rPr>
            <w:rFonts w:cstheme="minorHAnsi"/>
            <w:sz w:val="28"/>
            <w:szCs w:val="28"/>
            <w:rPrChange w:id="790" w:author="Sekar Subramanian" w:date="2021-07-16T13:10:00Z">
              <w:rPr/>
            </w:rPrChange>
          </w:rPr>
          <w:delText xml:space="preserve"> </w:delText>
        </w:r>
        <w:commentRangeEnd w:id="787"/>
        <w:r w:rsidR="008C68E9" w:rsidRPr="007C4EA8" w:rsidDel="00285094">
          <w:rPr>
            <w:rFonts w:cstheme="minorHAnsi"/>
            <w:sz w:val="28"/>
            <w:szCs w:val="28"/>
            <w:rPrChange w:id="791" w:author="Sekar Subramanian" w:date="2021-07-16T13:10:00Z">
              <w:rPr/>
            </w:rPrChange>
          </w:rPr>
          <w:commentReference w:id="787"/>
        </w:r>
        <w:r w:rsidR="4054DB71" w:rsidRPr="007C4EA8" w:rsidDel="00285094">
          <w:rPr>
            <w:rFonts w:cstheme="minorHAnsi"/>
            <w:sz w:val="28"/>
            <w:szCs w:val="28"/>
            <w:rPrChange w:id="792" w:author="Sekar Subramanian" w:date="2021-07-16T13:10:00Z">
              <w:rPr/>
            </w:rPrChange>
          </w:rPr>
          <w:delText>as a function of marketing activity and other measures describing the state of the market.</w:delText>
        </w:r>
      </w:del>
    </w:p>
    <w:p w14:paraId="285756FC" w14:textId="77777777" w:rsidR="007D3F63" w:rsidRPr="00660659" w:rsidRDefault="007D3F63">
      <w:pPr>
        <w:pStyle w:val="BodyTextFirstIndent2"/>
        <w:spacing w:before="120" w:after="120" w:line="240" w:lineRule="auto"/>
        <w:ind w:firstLine="0"/>
        <w:rPr>
          <w:ins w:id="793" w:author="Sekar Subramanian" w:date="2021-07-16T12:27:00Z"/>
          <w:rFonts w:cstheme="minorHAnsi"/>
          <w:sz w:val="20"/>
          <w:szCs w:val="20"/>
          <w:rPrChange w:id="794" w:author="Sekar Subramanian" w:date="2021-07-16T13:14:00Z">
            <w:rPr>
              <w:ins w:id="795" w:author="Sekar Subramanian" w:date="2021-07-16T12:27:00Z"/>
            </w:rPr>
          </w:rPrChange>
        </w:rPr>
        <w:pPrChange w:id="796" w:author="Sekar Subramanian" w:date="2021-07-16T12:36:00Z">
          <w:pPr>
            <w:spacing w:after="160" w:line="259" w:lineRule="auto"/>
            <w:ind w:left="360"/>
          </w:pPr>
        </w:pPrChange>
      </w:pPr>
    </w:p>
    <w:p w14:paraId="1F71A4FA" w14:textId="3E7E80A2" w:rsidR="008C68E9" w:rsidRPr="007C4EA8" w:rsidDel="00285094" w:rsidRDefault="008C68E9">
      <w:pPr>
        <w:spacing w:before="120" w:after="120" w:line="240" w:lineRule="auto"/>
        <w:ind w:left="360"/>
        <w:rPr>
          <w:del w:id="797" w:author="Sekar Subramanian" w:date="2021-07-16T12:07:00Z"/>
          <w:rFonts w:cstheme="minorHAnsi"/>
          <w:color w:val="000000" w:themeColor="text1"/>
          <w:sz w:val="28"/>
          <w:szCs w:val="28"/>
          <w:rPrChange w:id="798" w:author="Sekar Subramanian" w:date="2021-07-16T13:10:00Z">
            <w:rPr>
              <w:del w:id="799" w:author="Sekar Subramanian" w:date="2021-07-16T12:07:00Z"/>
            </w:rPr>
          </w:rPrChange>
        </w:rPr>
        <w:pPrChange w:id="800" w:author="Sekar Subramanian" w:date="2021-07-16T12:36:00Z">
          <w:pPr/>
        </w:pPrChange>
      </w:pPr>
      <w:bookmarkStart w:id="801" w:name="_Toc77331480"/>
      <w:bookmarkStart w:id="802" w:name="_Toc77331502"/>
      <w:bookmarkStart w:id="803" w:name="_Toc77331530"/>
      <w:bookmarkStart w:id="804" w:name="_Toc77331878"/>
      <w:bookmarkStart w:id="805" w:name="_Toc77331903"/>
      <w:bookmarkStart w:id="806" w:name="_Toc77331928"/>
      <w:bookmarkStart w:id="807" w:name="_Toc77332049"/>
      <w:bookmarkStart w:id="808" w:name="_Toc77332082"/>
      <w:bookmarkStart w:id="809" w:name="_Toc77332168"/>
      <w:bookmarkStart w:id="810" w:name="_Toc77332208"/>
      <w:bookmarkStart w:id="811" w:name="_Toc77332302"/>
      <w:bookmarkStart w:id="812" w:name="_Toc77332325"/>
      <w:bookmarkStart w:id="813" w:name="_Toc77332363"/>
      <w:bookmarkStart w:id="814" w:name="_Toc77332388"/>
      <w:bookmarkStart w:id="815" w:name="_Toc77332426"/>
      <w:bookmarkStart w:id="816" w:name="_Toc77332450"/>
      <w:bookmarkStart w:id="817" w:name="_Toc77332473"/>
      <w:bookmarkStart w:id="818" w:name="_Toc77333548"/>
      <w:bookmarkStart w:id="819" w:name="_Toc77333923"/>
      <w:bookmarkStart w:id="820" w:name="_Toc77333947"/>
      <w:bookmarkStart w:id="821" w:name="_Toc80365117"/>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p>
    <w:p w14:paraId="55DDD866" w14:textId="343C72BC" w:rsidR="00D13545" w:rsidRPr="007C4EA8" w:rsidDel="00E40B5D" w:rsidRDefault="007F526C">
      <w:pPr>
        <w:spacing w:before="120" w:after="120" w:line="240" w:lineRule="auto"/>
        <w:ind w:left="360"/>
        <w:rPr>
          <w:del w:id="822" w:author="Sekar Subramanian" w:date="2021-07-16T12:27:00Z"/>
          <w:rFonts w:eastAsiaTheme="majorEastAsia" w:cstheme="minorHAnsi"/>
          <w:b/>
          <w:bCs/>
          <w:color w:val="000000" w:themeColor="text1"/>
          <w:sz w:val="28"/>
          <w:szCs w:val="28"/>
          <w:rPrChange w:id="823" w:author="Sekar Subramanian" w:date="2021-07-16T13:10:00Z">
            <w:rPr>
              <w:del w:id="824" w:author="Sekar Subramanian" w:date="2021-07-16T12:27:00Z"/>
              <w:rFonts w:ascii="Calibri" w:eastAsia="Calibri" w:hAnsi="Calibri" w:cs="Times New Roman"/>
              <w:b/>
              <w:bCs/>
            </w:rPr>
          </w:rPrChange>
        </w:rPr>
        <w:pPrChange w:id="825" w:author="Sekar Subramanian" w:date="2021-07-16T12:36:00Z">
          <w:pPr>
            <w:spacing w:after="160" w:line="259" w:lineRule="auto"/>
          </w:pPr>
        </w:pPrChange>
      </w:pPr>
      <w:bookmarkStart w:id="826" w:name="_Hlk76993125"/>
      <w:del w:id="827" w:author="Sekar Subramanian" w:date="2021-07-16T12:07:00Z">
        <w:r w:rsidRPr="007C4EA8" w:rsidDel="00285094">
          <w:rPr>
            <w:rFonts w:eastAsiaTheme="majorEastAsia" w:cstheme="minorHAnsi"/>
            <w:b/>
            <w:bCs/>
            <w:noProof/>
            <w:color w:val="000000" w:themeColor="text1"/>
            <w:sz w:val="28"/>
            <w:szCs w:val="28"/>
            <w:rPrChange w:id="828" w:author="Sekar Subramanian" w:date="2021-07-16T13:10:00Z">
              <w:rPr>
                <w:rFonts w:ascii="Calibri" w:eastAsia="Calibri" w:hAnsi="Calibri" w:cs="Times New Roman"/>
                <w:b/>
                <w:bCs/>
                <w:noProof/>
              </w:rPr>
            </w:rPrChange>
          </w:rPr>
          <w:drawing>
            <wp:inline distT="0" distB="0" distL="0" distR="0" wp14:anchorId="2739E448" wp14:editId="52F9FF95">
              <wp:extent cx="5784215" cy="232854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4215" cy="2328545"/>
                      </a:xfrm>
                      <a:prstGeom prst="rect">
                        <a:avLst/>
                      </a:prstGeom>
                      <a:noFill/>
                      <a:ln>
                        <a:noFill/>
                      </a:ln>
                    </pic:spPr>
                  </pic:pic>
                </a:graphicData>
              </a:graphic>
            </wp:inline>
          </w:drawing>
        </w:r>
      </w:del>
      <w:bookmarkStart w:id="829" w:name="_Toc77331481"/>
      <w:bookmarkStart w:id="830" w:name="_Toc77331503"/>
      <w:bookmarkStart w:id="831" w:name="_Toc77331531"/>
      <w:bookmarkStart w:id="832" w:name="_Toc77331879"/>
      <w:bookmarkStart w:id="833" w:name="_Toc77331904"/>
      <w:bookmarkStart w:id="834" w:name="_Toc77331929"/>
      <w:bookmarkStart w:id="835" w:name="_Toc77332050"/>
      <w:bookmarkStart w:id="836" w:name="_Toc77332083"/>
      <w:bookmarkStart w:id="837" w:name="_Toc77332169"/>
      <w:bookmarkStart w:id="838" w:name="_Toc77332209"/>
      <w:bookmarkStart w:id="839" w:name="_Toc77332303"/>
      <w:bookmarkStart w:id="840" w:name="_Toc77332326"/>
      <w:bookmarkStart w:id="841" w:name="_Toc77332364"/>
      <w:bookmarkStart w:id="842" w:name="_Toc77332389"/>
      <w:bookmarkStart w:id="843" w:name="_Toc77332427"/>
      <w:bookmarkStart w:id="844" w:name="_Toc77332451"/>
      <w:bookmarkStart w:id="845" w:name="_Toc77332474"/>
      <w:bookmarkStart w:id="846" w:name="_Toc77333549"/>
      <w:bookmarkStart w:id="847" w:name="_Toc77333924"/>
      <w:bookmarkStart w:id="848" w:name="_Toc77333948"/>
      <w:bookmarkStart w:id="849" w:name="_Toc80365118"/>
      <w:bookmarkEnd w:id="826"/>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p>
    <w:p w14:paraId="62AA0675" w14:textId="2C3E5D36" w:rsidR="008C68E9" w:rsidRPr="007C4EA8" w:rsidDel="00285094" w:rsidRDefault="008C68E9">
      <w:pPr>
        <w:spacing w:before="120" w:after="120" w:line="240" w:lineRule="auto"/>
        <w:rPr>
          <w:del w:id="850" w:author="Sekar Subramanian" w:date="2021-07-16T12:08:00Z"/>
          <w:rFonts w:cstheme="minorHAnsi"/>
          <w:color w:val="000000" w:themeColor="text1"/>
          <w:sz w:val="28"/>
          <w:szCs w:val="28"/>
          <w:rPrChange w:id="851" w:author="Sekar Subramanian" w:date="2021-07-16T13:10:00Z">
            <w:rPr>
              <w:del w:id="852" w:author="Sekar Subramanian" w:date="2021-07-16T12:08:00Z"/>
              <w:rFonts w:cstheme="minorHAnsi"/>
            </w:rPr>
          </w:rPrChange>
        </w:rPr>
        <w:pPrChange w:id="853" w:author="Sekar Subramanian" w:date="2021-07-16T12:36:00Z">
          <w:pPr/>
        </w:pPrChange>
      </w:pPr>
      <w:del w:id="854" w:author="Sekar Subramanian" w:date="2021-07-16T12:08:00Z">
        <w:r w:rsidRPr="007C4EA8" w:rsidDel="00285094">
          <w:rPr>
            <w:rFonts w:cstheme="minorHAnsi"/>
            <w:color w:val="000000" w:themeColor="text1"/>
            <w:sz w:val="28"/>
            <w:szCs w:val="28"/>
            <w:rPrChange w:id="855" w:author="Sekar Subramanian" w:date="2021-07-16T13:10:00Z">
              <w:rPr>
                <w:rFonts w:cstheme="minorHAnsi"/>
              </w:rPr>
            </w:rPrChange>
          </w:rPr>
          <w:delText>MMx analysis is used for:</w:delText>
        </w:r>
        <w:bookmarkStart w:id="856" w:name="_Toc77329850"/>
        <w:bookmarkStart w:id="857" w:name="_Toc77331482"/>
        <w:bookmarkStart w:id="858" w:name="_Toc77331504"/>
        <w:bookmarkStart w:id="859" w:name="_Toc77331532"/>
        <w:bookmarkStart w:id="860" w:name="_Toc77331880"/>
        <w:bookmarkStart w:id="861" w:name="_Toc77331905"/>
        <w:bookmarkStart w:id="862" w:name="_Toc77331930"/>
        <w:bookmarkStart w:id="863" w:name="_Toc77332051"/>
        <w:bookmarkStart w:id="864" w:name="_Toc77332084"/>
        <w:bookmarkStart w:id="865" w:name="_Toc77332170"/>
        <w:bookmarkStart w:id="866" w:name="_Toc77332210"/>
        <w:bookmarkStart w:id="867" w:name="_Toc77332304"/>
        <w:bookmarkStart w:id="868" w:name="_Toc77332327"/>
        <w:bookmarkStart w:id="869" w:name="_Toc77332365"/>
        <w:bookmarkStart w:id="870" w:name="_Toc77332390"/>
        <w:bookmarkStart w:id="871" w:name="_Toc77332428"/>
        <w:bookmarkStart w:id="872" w:name="_Toc77332452"/>
        <w:bookmarkStart w:id="873" w:name="_Toc77332475"/>
        <w:bookmarkStart w:id="874" w:name="_Toc77333550"/>
        <w:bookmarkStart w:id="875" w:name="_Toc77333925"/>
        <w:bookmarkStart w:id="876" w:name="_Toc77333949"/>
        <w:bookmarkStart w:id="877" w:name="_Toc80365119"/>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del>
    </w:p>
    <w:p w14:paraId="2FC6AAF2" w14:textId="72D52837" w:rsidR="008C68E9" w:rsidRPr="007C4EA8" w:rsidDel="00285094" w:rsidRDefault="008C68E9">
      <w:pPr>
        <w:pStyle w:val="NoSpacing"/>
        <w:numPr>
          <w:ilvl w:val="0"/>
          <w:numId w:val="1"/>
        </w:numPr>
        <w:spacing w:before="120" w:after="120"/>
        <w:rPr>
          <w:del w:id="878" w:author="Sekar Subramanian" w:date="2021-07-16T12:08:00Z"/>
          <w:rFonts w:cstheme="minorHAnsi"/>
          <w:color w:val="000000" w:themeColor="text1"/>
          <w:sz w:val="28"/>
          <w:szCs w:val="28"/>
          <w:rPrChange w:id="879" w:author="Sekar Subramanian" w:date="2021-07-16T13:10:00Z">
            <w:rPr>
              <w:del w:id="880" w:author="Sekar Subramanian" w:date="2021-07-16T12:08:00Z"/>
              <w:rFonts w:cstheme="minorHAnsi"/>
            </w:rPr>
          </w:rPrChange>
        </w:rPr>
        <w:pPrChange w:id="881" w:author="Sekar Subramanian" w:date="2021-07-16T12:36:00Z">
          <w:pPr>
            <w:pStyle w:val="NoSpacing"/>
            <w:numPr>
              <w:numId w:val="1"/>
            </w:numPr>
            <w:ind w:left="720" w:hanging="360"/>
          </w:pPr>
        </w:pPrChange>
      </w:pPr>
      <w:del w:id="882" w:author="Sekar Subramanian" w:date="2021-07-16T12:08:00Z">
        <w:r w:rsidRPr="007C4EA8" w:rsidDel="00285094">
          <w:rPr>
            <w:rFonts w:cstheme="minorHAnsi"/>
            <w:color w:val="000000" w:themeColor="text1"/>
            <w:sz w:val="28"/>
            <w:szCs w:val="28"/>
            <w:rPrChange w:id="883" w:author="Sekar Subramanian" w:date="2021-07-16T13:10:00Z">
              <w:rPr>
                <w:rFonts w:cstheme="minorHAnsi"/>
              </w:rPr>
            </w:rPrChange>
          </w:rPr>
          <w:delText xml:space="preserve">Measuring the contribution of activities to </w:delText>
        </w:r>
        <w:r w:rsidR="007F526C" w:rsidRPr="007C4EA8" w:rsidDel="00285094">
          <w:rPr>
            <w:rFonts w:cstheme="minorHAnsi"/>
            <w:color w:val="000000" w:themeColor="text1"/>
            <w:sz w:val="28"/>
            <w:szCs w:val="28"/>
            <w:rPrChange w:id="884" w:author="Sekar Subramanian" w:date="2021-07-16T13:10:00Z">
              <w:rPr>
                <w:rFonts w:cstheme="minorHAnsi"/>
              </w:rPr>
            </w:rPrChange>
          </w:rPr>
          <w:delText>KPI</w:delText>
        </w:r>
        <w:r w:rsidRPr="007C4EA8" w:rsidDel="00285094">
          <w:rPr>
            <w:rFonts w:cstheme="minorHAnsi"/>
            <w:color w:val="000000" w:themeColor="text1"/>
            <w:sz w:val="28"/>
            <w:szCs w:val="28"/>
            <w:rPrChange w:id="885" w:author="Sekar Subramanian" w:date="2021-07-16T13:10:00Z">
              <w:rPr>
                <w:rFonts w:cstheme="minorHAnsi"/>
              </w:rPr>
            </w:rPrChange>
          </w:rPr>
          <w:delText xml:space="preserve">; disentangling the effects that are happening </w:delText>
        </w:r>
        <w:r w:rsidR="00C5063B" w:rsidRPr="007C4EA8" w:rsidDel="00285094">
          <w:rPr>
            <w:rFonts w:cstheme="minorHAnsi"/>
            <w:color w:val="000000" w:themeColor="text1"/>
            <w:sz w:val="28"/>
            <w:szCs w:val="28"/>
            <w:rPrChange w:id="886" w:author="Sekar Subramanian" w:date="2021-07-16T13:10:00Z">
              <w:rPr>
                <w:rFonts w:cstheme="minorHAnsi"/>
              </w:rPr>
            </w:rPrChange>
          </w:rPr>
          <w:delText>simultaneously.</w:delText>
        </w:r>
        <w:bookmarkStart w:id="887" w:name="_Toc77329851"/>
        <w:bookmarkStart w:id="888" w:name="_Toc77331483"/>
        <w:bookmarkStart w:id="889" w:name="_Toc77331505"/>
        <w:bookmarkStart w:id="890" w:name="_Toc77331533"/>
        <w:bookmarkStart w:id="891" w:name="_Toc77331881"/>
        <w:bookmarkStart w:id="892" w:name="_Toc77331906"/>
        <w:bookmarkStart w:id="893" w:name="_Toc77331931"/>
        <w:bookmarkStart w:id="894" w:name="_Toc77332052"/>
        <w:bookmarkStart w:id="895" w:name="_Toc77332085"/>
        <w:bookmarkStart w:id="896" w:name="_Toc77332171"/>
        <w:bookmarkStart w:id="897" w:name="_Toc77332211"/>
        <w:bookmarkStart w:id="898" w:name="_Toc77332305"/>
        <w:bookmarkStart w:id="899" w:name="_Toc77332328"/>
        <w:bookmarkStart w:id="900" w:name="_Toc77332366"/>
        <w:bookmarkStart w:id="901" w:name="_Toc77332391"/>
        <w:bookmarkStart w:id="902" w:name="_Toc77332429"/>
        <w:bookmarkStart w:id="903" w:name="_Toc77332453"/>
        <w:bookmarkStart w:id="904" w:name="_Toc77332476"/>
        <w:bookmarkStart w:id="905" w:name="_Toc77333551"/>
        <w:bookmarkStart w:id="906" w:name="_Toc77333926"/>
        <w:bookmarkStart w:id="907" w:name="_Toc77333950"/>
        <w:bookmarkStart w:id="908" w:name="_Toc80365120"/>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del>
    </w:p>
    <w:p w14:paraId="7398C3BA" w14:textId="2E8B8924" w:rsidR="008C68E9" w:rsidRPr="007C4EA8" w:rsidDel="00285094" w:rsidRDefault="007F526C">
      <w:pPr>
        <w:pStyle w:val="NoSpacing"/>
        <w:numPr>
          <w:ilvl w:val="1"/>
          <w:numId w:val="1"/>
        </w:numPr>
        <w:spacing w:before="120" w:after="120"/>
        <w:rPr>
          <w:del w:id="909" w:author="Sekar Subramanian" w:date="2021-07-16T12:08:00Z"/>
          <w:rFonts w:cstheme="minorHAnsi"/>
          <w:color w:val="000000" w:themeColor="text1"/>
          <w:sz w:val="28"/>
          <w:szCs w:val="28"/>
          <w:rPrChange w:id="910" w:author="Sekar Subramanian" w:date="2021-07-16T13:10:00Z">
            <w:rPr>
              <w:del w:id="911" w:author="Sekar Subramanian" w:date="2021-07-16T12:08:00Z"/>
            </w:rPr>
          </w:rPrChange>
        </w:rPr>
        <w:pPrChange w:id="912" w:author="Sekar Subramanian" w:date="2021-07-16T12:36:00Z">
          <w:pPr>
            <w:pStyle w:val="NoSpacing"/>
            <w:numPr>
              <w:ilvl w:val="1"/>
              <w:numId w:val="1"/>
            </w:numPr>
            <w:ind w:left="1440" w:hanging="360"/>
          </w:pPr>
        </w:pPrChange>
      </w:pPr>
      <w:del w:id="913" w:author="Sekar Subramanian" w:date="2021-07-16T12:08:00Z">
        <w:r w:rsidRPr="007C4EA8" w:rsidDel="00285094">
          <w:rPr>
            <w:rFonts w:cstheme="minorHAnsi"/>
            <w:color w:val="000000" w:themeColor="text1"/>
            <w:sz w:val="28"/>
            <w:szCs w:val="28"/>
            <w:rPrChange w:id="914" w:author="Sekar Subramanian" w:date="2021-07-16T13:10:00Z">
              <w:rPr/>
            </w:rPrChange>
          </w:rPr>
          <w:delText xml:space="preserve">KPI </w:delText>
        </w:r>
        <w:r w:rsidR="4054DB71" w:rsidRPr="007C4EA8" w:rsidDel="00285094">
          <w:rPr>
            <w:rFonts w:cstheme="minorHAnsi"/>
            <w:color w:val="000000" w:themeColor="text1"/>
            <w:sz w:val="28"/>
            <w:szCs w:val="28"/>
            <w:rPrChange w:id="915" w:author="Sekar Subramanian" w:date="2021-07-16T13:10:00Z">
              <w:rPr/>
            </w:rPrChange>
          </w:rPr>
          <w:delText>contribution from activity; translates into ROI.</w:delText>
        </w:r>
        <w:bookmarkStart w:id="916" w:name="_Toc77329852"/>
        <w:bookmarkStart w:id="917" w:name="_Toc77331484"/>
        <w:bookmarkStart w:id="918" w:name="_Toc77331506"/>
        <w:bookmarkStart w:id="919" w:name="_Toc77331534"/>
        <w:bookmarkStart w:id="920" w:name="_Toc77331882"/>
        <w:bookmarkStart w:id="921" w:name="_Toc77331907"/>
        <w:bookmarkStart w:id="922" w:name="_Toc77331932"/>
        <w:bookmarkStart w:id="923" w:name="_Toc77332053"/>
        <w:bookmarkStart w:id="924" w:name="_Toc77332086"/>
        <w:bookmarkStart w:id="925" w:name="_Toc77332172"/>
        <w:bookmarkStart w:id="926" w:name="_Toc77332212"/>
        <w:bookmarkStart w:id="927" w:name="_Toc77332306"/>
        <w:bookmarkStart w:id="928" w:name="_Toc77332329"/>
        <w:bookmarkStart w:id="929" w:name="_Toc77332367"/>
        <w:bookmarkStart w:id="930" w:name="_Toc77332392"/>
        <w:bookmarkStart w:id="931" w:name="_Toc77332430"/>
        <w:bookmarkStart w:id="932" w:name="_Toc77332454"/>
        <w:bookmarkStart w:id="933" w:name="_Toc77332477"/>
        <w:bookmarkStart w:id="934" w:name="_Toc77333552"/>
        <w:bookmarkStart w:id="935" w:name="_Toc77333927"/>
        <w:bookmarkStart w:id="936" w:name="_Toc77333951"/>
        <w:bookmarkStart w:id="937" w:name="_Toc80365121"/>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del>
    </w:p>
    <w:p w14:paraId="4699B127" w14:textId="070F2A3C" w:rsidR="008C68E9" w:rsidRPr="007C4EA8" w:rsidDel="00285094" w:rsidRDefault="008C68E9">
      <w:pPr>
        <w:pStyle w:val="NoSpacing"/>
        <w:numPr>
          <w:ilvl w:val="1"/>
          <w:numId w:val="1"/>
        </w:numPr>
        <w:spacing w:before="120" w:after="120"/>
        <w:rPr>
          <w:del w:id="938" w:author="Sekar Subramanian" w:date="2021-07-16T12:08:00Z"/>
          <w:rFonts w:cstheme="minorHAnsi"/>
          <w:color w:val="000000" w:themeColor="text1"/>
          <w:sz w:val="28"/>
          <w:szCs w:val="28"/>
          <w:rPrChange w:id="939" w:author="Sekar Subramanian" w:date="2021-07-16T13:10:00Z">
            <w:rPr>
              <w:del w:id="940" w:author="Sekar Subramanian" w:date="2021-07-16T12:08:00Z"/>
              <w:rFonts w:cstheme="minorHAnsi"/>
            </w:rPr>
          </w:rPrChange>
        </w:rPr>
        <w:pPrChange w:id="941" w:author="Sekar Subramanian" w:date="2021-07-16T12:36:00Z">
          <w:pPr>
            <w:pStyle w:val="NoSpacing"/>
            <w:numPr>
              <w:ilvl w:val="1"/>
              <w:numId w:val="1"/>
            </w:numPr>
            <w:ind w:left="1440" w:hanging="360"/>
          </w:pPr>
        </w:pPrChange>
      </w:pPr>
      <w:del w:id="942" w:author="Sekar Subramanian" w:date="2021-07-16T12:08:00Z">
        <w:r w:rsidRPr="007C4EA8" w:rsidDel="00285094">
          <w:rPr>
            <w:rFonts w:cstheme="minorHAnsi"/>
            <w:color w:val="000000" w:themeColor="text1"/>
            <w:sz w:val="28"/>
            <w:szCs w:val="28"/>
            <w:rPrChange w:id="943" w:author="Sekar Subramanian" w:date="2021-07-16T13:10:00Z">
              <w:rPr>
                <w:rFonts w:cstheme="minorHAnsi"/>
              </w:rPr>
            </w:rPrChange>
          </w:rPr>
          <w:delText xml:space="preserve">Explain </w:delText>
        </w:r>
        <w:r w:rsidR="007F526C" w:rsidRPr="007C4EA8" w:rsidDel="00285094">
          <w:rPr>
            <w:rFonts w:cstheme="minorHAnsi"/>
            <w:color w:val="000000" w:themeColor="text1"/>
            <w:sz w:val="28"/>
            <w:szCs w:val="28"/>
            <w:rPrChange w:id="944" w:author="Sekar Subramanian" w:date="2021-07-16T13:10:00Z">
              <w:rPr>
                <w:rFonts w:cstheme="minorHAnsi"/>
              </w:rPr>
            </w:rPrChange>
          </w:rPr>
          <w:delText>KPI</w:delText>
        </w:r>
        <w:r w:rsidRPr="007C4EA8" w:rsidDel="00285094">
          <w:rPr>
            <w:rFonts w:cstheme="minorHAnsi"/>
            <w:color w:val="000000" w:themeColor="text1"/>
            <w:sz w:val="28"/>
            <w:szCs w:val="28"/>
            <w:rPrChange w:id="945" w:author="Sekar Subramanian" w:date="2021-07-16T13:10:00Z">
              <w:rPr>
                <w:rFonts w:cstheme="minorHAnsi"/>
              </w:rPr>
            </w:rPrChange>
          </w:rPr>
          <w:delText xml:space="preserve"> differences over </w:delText>
        </w:r>
        <w:r w:rsidR="00C5063B" w:rsidRPr="007C4EA8" w:rsidDel="00285094">
          <w:rPr>
            <w:rFonts w:cstheme="minorHAnsi"/>
            <w:color w:val="000000" w:themeColor="text1"/>
            <w:sz w:val="28"/>
            <w:szCs w:val="28"/>
            <w:rPrChange w:id="946" w:author="Sekar Subramanian" w:date="2021-07-16T13:10:00Z">
              <w:rPr>
                <w:rFonts w:cstheme="minorHAnsi"/>
              </w:rPr>
            </w:rPrChange>
          </w:rPr>
          <w:delText>time.</w:delText>
        </w:r>
        <w:bookmarkStart w:id="947" w:name="_Toc77329853"/>
        <w:bookmarkStart w:id="948" w:name="_Toc77331485"/>
        <w:bookmarkStart w:id="949" w:name="_Toc77331507"/>
        <w:bookmarkStart w:id="950" w:name="_Toc77331535"/>
        <w:bookmarkStart w:id="951" w:name="_Toc77331883"/>
        <w:bookmarkStart w:id="952" w:name="_Toc77331908"/>
        <w:bookmarkStart w:id="953" w:name="_Toc77331933"/>
        <w:bookmarkStart w:id="954" w:name="_Toc77332054"/>
        <w:bookmarkStart w:id="955" w:name="_Toc77332087"/>
        <w:bookmarkStart w:id="956" w:name="_Toc77332173"/>
        <w:bookmarkStart w:id="957" w:name="_Toc77332213"/>
        <w:bookmarkStart w:id="958" w:name="_Toc77332307"/>
        <w:bookmarkStart w:id="959" w:name="_Toc77332330"/>
        <w:bookmarkStart w:id="960" w:name="_Toc77332368"/>
        <w:bookmarkStart w:id="961" w:name="_Toc77332393"/>
        <w:bookmarkStart w:id="962" w:name="_Toc77332431"/>
        <w:bookmarkStart w:id="963" w:name="_Toc77332455"/>
        <w:bookmarkStart w:id="964" w:name="_Toc77332478"/>
        <w:bookmarkStart w:id="965" w:name="_Toc77333553"/>
        <w:bookmarkStart w:id="966" w:name="_Toc77333928"/>
        <w:bookmarkStart w:id="967" w:name="_Toc77333952"/>
        <w:bookmarkStart w:id="968" w:name="_Toc80365122"/>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del>
    </w:p>
    <w:p w14:paraId="112E054E" w14:textId="6BD3FB5D" w:rsidR="008C68E9" w:rsidRPr="007C4EA8" w:rsidDel="00285094" w:rsidRDefault="008C68E9">
      <w:pPr>
        <w:pStyle w:val="NoSpacing"/>
        <w:spacing w:before="120" w:after="120"/>
        <w:ind w:left="720"/>
        <w:rPr>
          <w:del w:id="969" w:author="Sekar Subramanian" w:date="2021-07-16T12:08:00Z"/>
          <w:rFonts w:cstheme="minorHAnsi"/>
          <w:color w:val="000000" w:themeColor="text1"/>
          <w:sz w:val="28"/>
          <w:szCs w:val="28"/>
          <w:rPrChange w:id="970" w:author="Sekar Subramanian" w:date="2021-07-16T13:10:00Z">
            <w:rPr>
              <w:del w:id="971" w:author="Sekar Subramanian" w:date="2021-07-16T12:08:00Z"/>
              <w:rFonts w:cstheme="minorHAnsi"/>
            </w:rPr>
          </w:rPrChange>
        </w:rPr>
        <w:pPrChange w:id="972" w:author="Sekar Subramanian" w:date="2021-07-16T12:36:00Z">
          <w:pPr>
            <w:pStyle w:val="NoSpacing"/>
            <w:ind w:left="720"/>
          </w:pPr>
        </w:pPrChange>
      </w:pPr>
      <w:bookmarkStart w:id="973" w:name="_Toc77329854"/>
      <w:bookmarkStart w:id="974" w:name="_Toc77331486"/>
      <w:bookmarkStart w:id="975" w:name="_Toc77331508"/>
      <w:bookmarkStart w:id="976" w:name="_Toc77331536"/>
      <w:bookmarkStart w:id="977" w:name="_Toc77331884"/>
      <w:bookmarkStart w:id="978" w:name="_Toc77331909"/>
      <w:bookmarkStart w:id="979" w:name="_Toc77331934"/>
      <w:bookmarkStart w:id="980" w:name="_Toc77332055"/>
      <w:bookmarkStart w:id="981" w:name="_Toc77332088"/>
      <w:bookmarkStart w:id="982" w:name="_Toc77332174"/>
      <w:bookmarkStart w:id="983" w:name="_Toc77332214"/>
      <w:bookmarkStart w:id="984" w:name="_Toc77332308"/>
      <w:bookmarkStart w:id="985" w:name="_Toc77332331"/>
      <w:bookmarkStart w:id="986" w:name="_Toc77332369"/>
      <w:bookmarkStart w:id="987" w:name="_Toc77332394"/>
      <w:bookmarkStart w:id="988" w:name="_Toc77332432"/>
      <w:bookmarkStart w:id="989" w:name="_Toc77332456"/>
      <w:bookmarkStart w:id="990" w:name="_Toc77332479"/>
      <w:bookmarkStart w:id="991" w:name="_Toc77333554"/>
      <w:bookmarkStart w:id="992" w:name="_Toc77333929"/>
      <w:bookmarkStart w:id="993" w:name="_Toc77333953"/>
      <w:bookmarkStart w:id="994" w:name="_Toc80365123"/>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p>
    <w:p w14:paraId="76FD17AB" w14:textId="3E5F0823" w:rsidR="008C68E9" w:rsidRPr="007C4EA8" w:rsidDel="00285094" w:rsidRDefault="008C68E9">
      <w:pPr>
        <w:pStyle w:val="NoSpacing"/>
        <w:spacing w:before="120" w:after="120"/>
        <w:ind w:left="1440"/>
        <w:rPr>
          <w:del w:id="995" w:author="Sekar Subramanian" w:date="2021-07-16T12:08:00Z"/>
          <w:rFonts w:cstheme="minorHAnsi"/>
          <w:color w:val="000000" w:themeColor="text1"/>
          <w:sz w:val="28"/>
          <w:szCs w:val="28"/>
          <w:rPrChange w:id="996" w:author="Sekar Subramanian" w:date="2021-07-16T13:10:00Z">
            <w:rPr>
              <w:del w:id="997" w:author="Sekar Subramanian" w:date="2021-07-16T12:08:00Z"/>
              <w:rFonts w:cstheme="minorHAnsi"/>
            </w:rPr>
          </w:rPrChange>
        </w:rPr>
        <w:pPrChange w:id="998" w:author="Sekar Subramanian" w:date="2021-07-16T12:36:00Z">
          <w:pPr>
            <w:pStyle w:val="NoSpacing"/>
            <w:ind w:left="1440"/>
          </w:pPr>
        </w:pPrChange>
      </w:pPr>
      <w:bookmarkStart w:id="999" w:name="_Toc77329855"/>
      <w:bookmarkStart w:id="1000" w:name="_Toc77331487"/>
      <w:bookmarkStart w:id="1001" w:name="_Toc77331509"/>
      <w:bookmarkStart w:id="1002" w:name="_Toc77331537"/>
      <w:bookmarkStart w:id="1003" w:name="_Toc77331885"/>
      <w:bookmarkStart w:id="1004" w:name="_Toc77331910"/>
      <w:bookmarkStart w:id="1005" w:name="_Toc77331935"/>
      <w:bookmarkStart w:id="1006" w:name="_Toc77332056"/>
      <w:bookmarkStart w:id="1007" w:name="_Toc77332089"/>
      <w:bookmarkStart w:id="1008" w:name="_Toc77332175"/>
      <w:bookmarkStart w:id="1009" w:name="_Toc77332215"/>
      <w:bookmarkStart w:id="1010" w:name="_Toc77332309"/>
      <w:bookmarkStart w:id="1011" w:name="_Toc77332332"/>
      <w:bookmarkStart w:id="1012" w:name="_Toc77332370"/>
      <w:bookmarkStart w:id="1013" w:name="_Toc77332395"/>
      <w:bookmarkStart w:id="1014" w:name="_Toc77332433"/>
      <w:bookmarkStart w:id="1015" w:name="_Toc77332457"/>
      <w:bookmarkStart w:id="1016" w:name="_Toc77332480"/>
      <w:bookmarkStart w:id="1017" w:name="_Toc77333555"/>
      <w:bookmarkStart w:id="1018" w:name="_Toc77333930"/>
      <w:bookmarkStart w:id="1019" w:name="_Toc77333954"/>
      <w:bookmarkStart w:id="1020" w:name="_Toc80365124"/>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p>
    <w:p w14:paraId="6681F853" w14:textId="3649419C" w:rsidR="008C68E9" w:rsidRPr="007C4EA8" w:rsidDel="00285094" w:rsidRDefault="008C68E9">
      <w:pPr>
        <w:pStyle w:val="NoSpacing"/>
        <w:numPr>
          <w:ilvl w:val="0"/>
          <w:numId w:val="1"/>
        </w:numPr>
        <w:spacing w:before="120" w:after="120"/>
        <w:rPr>
          <w:del w:id="1021" w:author="Sekar Subramanian" w:date="2021-07-16T12:08:00Z"/>
          <w:rFonts w:cstheme="minorHAnsi"/>
          <w:color w:val="000000" w:themeColor="text1"/>
          <w:sz w:val="28"/>
          <w:szCs w:val="28"/>
          <w:rPrChange w:id="1022" w:author="Sekar Subramanian" w:date="2021-07-16T13:10:00Z">
            <w:rPr>
              <w:del w:id="1023" w:author="Sekar Subramanian" w:date="2021-07-16T12:08:00Z"/>
              <w:rFonts w:cstheme="minorHAnsi"/>
            </w:rPr>
          </w:rPrChange>
        </w:rPr>
        <w:pPrChange w:id="1024" w:author="Sekar Subramanian" w:date="2021-07-16T12:36:00Z">
          <w:pPr>
            <w:pStyle w:val="NoSpacing"/>
            <w:numPr>
              <w:numId w:val="1"/>
            </w:numPr>
            <w:ind w:left="720" w:hanging="360"/>
          </w:pPr>
        </w:pPrChange>
      </w:pPr>
      <w:del w:id="1025" w:author="Sekar Subramanian" w:date="2021-07-16T12:08:00Z">
        <w:r w:rsidRPr="007C4EA8" w:rsidDel="00285094">
          <w:rPr>
            <w:rFonts w:cstheme="minorHAnsi"/>
            <w:color w:val="000000" w:themeColor="text1"/>
            <w:sz w:val="28"/>
            <w:szCs w:val="28"/>
            <w:rPrChange w:id="1026" w:author="Sekar Subramanian" w:date="2021-07-16T13:10:00Z">
              <w:rPr>
                <w:rFonts w:cstheme="minorHAnsi"/>
              </w:rPr>
            </w:rPrChange>
          </w:rPr>
          <w:delText>Predicting sales for any marketing plan</w:delText>
        </w:r>
        <w:bookmarkStart w:id="1027" w:name="_Toc77329856"/>
        <w:bookmarkStart w:id="1028" w:name="_Toc77331488"/>
        <w:bookmarkStart w:id="1029" w:name="_Toc77331510"/>
        <w:bookmarkStart w:id="1030" w:name="_Toc77331538"/>
        <w:bookmarkStart w:id="1031" w:name="_Toc77331886"/>
        <w:bookmarkStart w:id="1032" w:name="_Toc77331911"/>
        <w:bookmarkStart w:id="1033" w:name="_Toc77331936"/>
        <w:bookmarkStart w:id="1034" w:name="_Toc77332057"/>
        <w:bookmarkStart w:id="1035" w:name="_Toc77332090"/>
        <w:bookmarkStart w:id="1036" w:name="_Toc77332176"/>
        <w:bookmarkStart w:id="1037" w:name="_Toc77332216"/>
        <w:bookmarkStart w:id="1038" w:name="_Toc77332310"/>
        <w:bookmarkStart w:id="1039" w:name="_Toc77332333"/>
        <w:bookmarkStart w:id="1040" w:name="_Toc77332371"/>
        <w:bookmarkStart w:id="1041" w:name="_Toc77332396"/>
        <w:bookmarkStart w:id="1042" w:name="_Toc77332434"/>
        <w:bookmarkStart w:id="1043" w:name="_Toc77332458"/>
        <w:bookmarkStart w:id="1044" w:name="_Toc77332481"/>
        <w:bookmarkStart w:id="1045" w:name="_Toc77333556"/>
        <w:bookmarkStart w:id="1046" w:name="_Toc77333931"/>
        <w:bookmarkStart w:id="1047" w:name="_Toc77333955"/>
        <w:bookmarkStart w:id="1048" w:name="_Toc80365125"/>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del>
    </w:p>
    <w:p w14:paraId="23207613" w14:textId="088C6F1D" w:rsidR="008C68E9" w:rsidRPr="007C4EA8" w:rsidDel="00285094" w:rsidRDefault="008C68E9">
      <w:pPr>
        <w:pStyle w:val="NoSpacing"/>
        <w:numPr>
          <w:ilvl w:val="1"/>
          <w:numId w:val="1"/>
        </w:numPr>
        <w:spacing w:before="120" w:after="120"/>
        <w:rPr>
          <w:del w:id="1049" w:author="Sekar Subramanian" w:date="2021-07-16T12:08:00Z"/>
          <w:rFonts w:cstheme="minorHAnsi"/>
          <w:color w:val="000000" w:themeColor="text1"/>
          <w:sz w:val="28"/>
          <w:szCs w:val="28"/>
          <w:rPrChange w:id="1050" w:author="Sekar Subramanian" w:date="2021-07-16T13:10:00Z">
            <w:rPr>
              <w:del w:id="1051" w:author="Sekar Subramanian" w:date="2021-07-16T12:08:00Z"/>
              <w:rFonts w:cstheme="minorHAnsi"/>
            </w:rPr>
          </w:rPrChange>
        </w:rPr>
        <w:pPrChange w:id="1052" w:author="Sekar Subramanian" w:date="2021-07-16T12:36:00Z">
          <w:pPr>
            <w:pStyle w:val="NoSpacing"/>
            <w:numPr>
              <w:ilvl w:val="1"/>
              <w:numId w:val="1"/>
            </w:numPr>
            <w:ind w:left="1440" w:hanging="360"/>
          </w:pPr>
        </w:pPrChange>
      </w:pPr>
      <w:del w:id="1053" w:author="Sekar Subramanian" w:date="2021-07-16T12:08:00Z">
        <w:r w:rsidRPr="007C4EA8" w:rsidDel="00285094">
          <w:rPr>
            <w:rFonts w:cstheme="minorHAnsi"/>
            <w:color w:val="000000" w:themeColor="text1"/>
            <w:sz w:val="28"/>
            <w:szCs w:val="28"/>
            <w:rPrChange w:id="1054" w:author="Sekar Subramanian" w:date="2021-07-16T13:10:00Z">
              <w:rPr>
                <w:rFonts w:cstheme="minorHAnsi"/>
              </w:rPr>
            </w:rPrChange>
          </w:rPr>
          <w:delText>Media budget simulation and optimization</w:delText>
        </w:r>
        <w:bookmarkStart w:id="1055" w:name="_Toc77329857"/>
        <w:bookmarkStart w:id="1056" w:name="_Toc77331489"/>
        <w:bookmarkStart w:id="1057" w:name="_Toc77331511"/>
        <w:bookmarkStart w:id="1058" w:name="_Toc77331539"/>
        <w:bookmarkStart w:id="1059" w:name="_Toc77331887"/>
        <w:bookmarkStart w:id="1060" w:name="_Toc77331912"/>
        <w:bookmarkStart w:id="1061" w:name="_Toc77331937"/>
        <w:bookmarkStart w:id="1062" w:name="_Toc77332058"/>
        <w:bookmarkStart w:id="1063" w:name="_Toc77332091"/>
        <w:bookmarkStart w:id="1064" w:name="_Toc77332177"/>
        <w:bookmarkStart w:id="1065" w:name="_Toc77332217"/>
        <w:bookmarkStart w:id="1066" w:name="_Toc77332311"/>
        <w:bookmarkStart w:id="1067" w:name="_Toc77332334"/>
        <w:bookmarkStart w:id="1068" w:name="_Toc77332372"/>
        <w:bookmarkStart w:id="1069" w:name="_Toc77332397"/>
        <w:bookmarkStart w:id="1070" w:name="_Toc77332435"/>
        <w:bookmarkStart w:id="1071" w:name="_Toc77332459"/>
        <w:bookmarkStart w:id="1072" w:name="_Toc77332482"/>
        <w:bookmarkStart w:id="1073" w:name="_Toc77333557"/>
        <w:bookmarkStart w:id="1074" w:name="_Toc77333932"/>
        <w:bookmarkStart w:id="1075" w:name="_Toc77333956"/>
        <w:bookmarkStart w:id="1076" w:name="_Toc80365126"/>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del>
    </w:p>
    <w:p w14:paraId="2F5E7C4A" w14:textId="5E4A45EC" w:rsidR="008C68E9" w:rsidRPr="007C4EA8" w:rsidDel="00285094" w:rsidRDefault="007F526C">
      <w:pPr>
        <w:pStyle w:val="NoSpacing"/>
        <w:numPr>
          <w:ilvl w:val="1"/>
          <w:numId w:val="1"/>
        </w:numPr>
        <w:spacing w:before="120" w:after="120"/>
        <w:rPr>
          <w:del w:id="1077" w:author="Sekar Subramanian" w:date="2021-07-16T12:08:00Z"/>
          <w:rFonts w:cstheme="minorHAnsi"/>
          <w:color w:val="000000" w:themeColor="text1"/>
          <w:sz w:val="28"/>
          <w:szCs w:val="28"/>
          <w:rPrChange w:id="1078" w:author="Sekar Subramanian" w:date="2021-07-16T13:10:00Z">
            <w:rPr>
              <w:del w:id="1079" w:author="Sekar Subramanian" w:date="2021-07-16T12:08:00Z"/>
              <w:rFonts w:cstheme="minorHAnsi"/>
            </w:rPr>
          </w:rPrChange>
        </w:rPr>
        <w:pPrChange w:id="1080" w:author="Sekar Subramanian" w:date="2021-07-16T12:36:00Z">
          <w:pPr>
            <w:pStyle w:val="NoSpacing"/>
            <w:numPr>
              <w:ilvl w:val="1"/>
              <w:numId w:val="1"/>
            </w:numPr>
            <w:ind w:left="1440" w:hanging="360"/>
          </w:pPr>
        </w:pPrChange>
      </w:pPr>
      <w:del w:id="1081" w:author="Sekar Subramanian" w:date="2021-07-16T12:08:00Z">
        <w:r w:rsidRPr="007C4EA8" w:rsidDel="00285094">
          <w:rPr>
            <w:rFonts w:cstheme="minorHAnsi"/>
            <w:color w:val="000000" w:themeColor="text1"/>
            <w:sz w:val="28"/>
            <w:szCs w:val="28"/>
            <w:rPrChange w:id="1082" w:author="Sekar Subramanian" w:date="2021-07-16T13:10:00Z">
              <w:rPr>
                <w:rFonts w:cstheme="minorHAnsi"/>
              </w:rPr>
            </w:rPrChange>
          </w:rPr>
          <w:delText>KPI</w:delText>
        </w:r>
        <w:r w:rsidR="008C68E9" w:rsidRPr="007C4EA8" w:rsidDel="00285094">
          <w:rPr>
            <w:rFonts w:cstheme="minorHAnsi"/>
            <w:color w:val="000000" w:themeColor="text1"/>
            <w:sz w:val="28"/>
            <w:szCs w:val="28"/>
            <w:rPrChange w:id="1083" w:author="Sekar Subramanian" w:date="2021-07-16T13:10:00Z">
              <w:rPr>
                <w:rFonts w:cstheme="minorHAnsi"/>
              </w:rPr>
            </w:rPrChange>
          </w:rPr>
          <w:delText xml:space="preserve"> forecasting</w:delText>
        </w:r>
        <w:bookmarkStart w:id="1084" w:name="_Toc77329858"/>
        <w:bookmarkStart w:id="1085" w:name="_Toc77331490"/>
        <w:bookmarkStart w:id="1086" w:name="_Toc77331512"/>
        <w:bookmarkStart w:id="1087" w:name="_Toc77331540"/>
        <w:bookmarkStart w:id="1088" w:name="_Toc77331888"/>
        <w:bookmarkStart w:id="1089" w:name="_Toc77331913"/>
        <w:bookmarkStart w:id="1090" w:name="_Toc77331938"/>
        <w:bookmarkStart w:id="1091" w:name="_Toc77332059"/>
        <w:bookmarkStart w:id="1092" w:name="_Toc77332092"/>
        <w:bookmarkStart w:id="1093" w:name="_Toc77332178"/>
        <w:bookmarkStart w:id="1094" w:name="_Toc77332218"/>
        <w:bookmarkStart w:id="1095" w:name="_Toc77332312"/>
        <w:bookmarkStart w:id="1096" w:name="_Toc77332335"/>
        <w:bookmarkStart w:id="1097" w:name="_Toc77332373"/>
        <w:bookmarkStart w:id="1098" w:name="_Toc77332398"/>
        <w:bookmarkStart w:id="1099" w:name="_Toc77332436"/>
        <w:bookmarkStart w:id="1100" w:name="_Toc77332460"/>
        <w:bookmarkStart w:id="1101" w:name="_Toc77332483"/>
        <w:bookmarkStart w:id="1102" w:name="_Toc77333558"/>
        <w:bookmarkStart w:id="1103" w:name="_Toc77333933"/>
        <w:bookmarkStart w:id="1104" w:name="_Toc77333957"/>
        <w:bookmarkStart w:id="1105" w:name="_Toc80365127"/>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del>
    </w:p>
    <w:p w14:paraId="56D2DE00" w14:textId="62694B0B" w:rsidR="008C68E9" w:rsidRPr="007C4EA8" w:rsidDel="00285094" w:rsidRDefault="008C68E9">
      <w:pPr>
        <w:pStyle w:val="NoSpacing"/>
        <w:spacing w:before="120" w:after="120"/>
        <w:ind w:left="720"/>
        <w:rPr>
          <w:del w:id="1106" w:author="Sekar Subramanian" w:date="2021-07-16T12:08:00Z"/>
          <w:rFonts w:cstheme="minorHAnsi"/>
          <w:color w:val="000000" w:themeColor="text1"/>
          <w:sz w:val="28"/>
          <w:szCs w:val="28"/>
          <w:rPrChange w:id="1107" w:author="Sekar Subramanian" w:date="2021-07-16T13:10:00Z">
            <w:rPr>
              <w:del w:id="1108" w:author="Sekar Subramanian" w:date="2021-07-16T12:08:00Z"/>
              <w:rFonts w:cstheme="minorHAnsi"/>
            </w:rPr>
          </w:rPrChange>
        </w:rPr>
        <w:pPrChange w:id="1109" w:author="Sekar Subramanian" w:date="2021-07-16T12:36:00Z">
          <w:pPr>
            <w:pStyle w:val="NoSpacing"/>
            <w:ind w:left="720"/>
          </w:pPr>
        </w:pPrChange>
      </w:pPr>
      <w:bookmarkStart w:id="1110" w:name="_Toc77329859"/>
      <w:bookmarkStart w:id="1111" w:name="_Toc77331491"/>
      <w:bookmarkStart w:id="1112" w:name="_Toc77331513"/>
      <w:bookmarkStart w:id="1113" w:name="_Toc77331541"/>
      <w:bookmarkStart w:id="1114" w:name="_Toc77331889"/>
      <w:bookmarkStart w:id="1115" w:name="_Toc77331914"/>
      <w:bookmarkStart w:id="1116" w:name="_Toc77331939"/>
      <w:bookmarkStart w:id="1117" w:name="_Toc77332060"/>
      <w:bookmarkStart w:id="1118" w:name="_Toc77332093"/>
      <w:bookmarkStart w:id="1119" w:name="_Toc77332179"/>
      <w:bookmarkStart w:id="1120" w:name="_Toc77332219"/>
      <w:bookmarkStart w:id="1121" w:name="_Toc77332313"/>
      <w:bookmarkStart w:id="1122" w:name="_Toc77332336"/>
      <w:bookmarkStart w:id="1123" w:name="_Toc77332374"/>
      <w:bookmarkStart w:id="1124" w:name="_Toc77332399"/>
      <w:bookmarkStart w:id="1125" w:name="_Toc77332437"/>
      <w:bookmarkStart w:id="1126" w:name="_Toc77332461"/>
      <w:bookmarkStart w:id="1127" w:name="_Toc77332484"/>
      <w:bookmarkStart w:id="1128" w:name="_Toc77333559"/>
      <w:bookmarkStart w:id="1129" w:name="_Toc77333934"/>
      <w:bookmarkStart w:id="1130" w:name="_Toc77333958"/>
      <w:bookmarkStart w:id="1131" w:name="_Toc80365128"/>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p>
    <w:p w14:paraId="729B8BE6" w14:textId="24EDD550" w:rsidR="008C68E9" w:rsidRPr="007C4EA8" w:rsidDel="00285094" w:rsidRDefault="008C68E9">
      <w:pPr>
        <w:pStyle w:val="NoSpacing"/>
        <w:numPr>
          <w:ilvl w:val="0"/>
          <w:numId w:val="1"/>
        </w:numPr>
        <w:spacing w:before="120" w:after="120"/>
        <w:rPr>
          <w:del w:id="1132" w:author="Sekar Subramanian" w:date="2021-07-16T12:08:00Z"/>
          <w:rFonts w:cstheme="minorHAnsi"/>
          <w:color w:val="000000" w:themeColor="text1"/>
          <w:sz w:val="28"/>
          <w:szCs w:val="28"/>
          <w:rPrChange w:id="1133" w:author="Sekar Subramanian" w:date="2021-07-16T13:10:00Z">
            <w:rPr>
              <w:del w:id="1134" w:author="Sekar Subramanian" w:date="2021-07-16T12:08:00Z"/>
              <w:rFonts w:cstheme="minorHAnsi"/>
            </w:rPr>
          </w:rPrChange>
        </w:rPr>
        <w:pPrChange w:id="1135" w:author="Sekar Subramanian" w:date="2021-07-16T12:36:00Z">
          <w:pPr>
            <w:pStyle w:val="NoSpacing"/>
            <w:numPr>
              <w:numId w:val="1"/>
            </w:numPr>
            <w:ind w:left="720" w:hanging="360"/>
          </w:pPr>
        </w:pPrChange>
      </w:pPr>
      <w:del w:id="1136" w:author="Sekar Subramanian" w:date="2021-07-16T12:08:00Z">
        <w:r w:rsidRPr="007C4EA8" w:rsidDel="00285094">
          <w:rPr>
            <w:rFonts w:cstheme="minorHAnsi"/>
            <w:color w:val="000000" w:themeColor="text1"/>
            <w:sz w:val="28"/>
            <w:szCs w:val="28"/>
            <w:rPrChange w:id="1137" w:author="Sekar Subramanian" w:date="2021-07-16T13:10:00Z">
              <w:rPr>
                <w:rFonts w:cstheme="minorHAnsi"/>
              </w:rPr>
            </w:rPrChange>
          </w:rPr>
          <w:delText xml:space="preserve">Monitoring of changes in the </w:delText>
        </w:r>
        <w:r w:rsidR="00C5063B" w:rsidRPr="007C4EA8" w:rsidDel="00285094">
          <w:rPr>
            <w:rFonts w:cstheme="minorHAnsi"/>
            <w:color w:val="000000" w:themeColor="text1"/>
            <w:sz w:val="28"/>
            <w:szCs w:val="28"/>
            <w:rPrChange w:id="1138" w:author="Sekar Subramanian" w:date="2021-07-16T13:10:00Z">
              <w:rPr>
                <w:rFonts w:cstheme="minorHAnsi"/>
              </w:rPr>
            </w:rPrChange>
          </w:rPr>
          <w:delText>marketplace</w:delText>
        </w:r>
        <w:bookmarkStart w:id="1139" w:name="_Toc77329860"/>
        <w:bookmarkStart w:id="1140" w:name="_Toc77331492"/>
        <w:bookmarkStart w:id="1141" w:name="_Toc77331514"/>
        <w:bookmarkStart w:id="1142" w:name="_Toc77331542"/>
        <w:bookmarkStart w:id="1143" w:name="_Toc77331890"/>
        <w:bookmarkStart w:id="1144" w:name="_Toc77331915"/>
        <w:bookmarkStart w:id="1145" w:name="_Toc77331940"/>
        <w:bookmarkStart w:id="1146" w:name="_Toc77332061"/>
        <w:bookmarkStart w:id="1147" w:name="_Toc77332094"/>
        <w:bookmarkStart w:id="1148" w:name="_Toc77332180"/>
        <w:bookmarkStart w:id="1149" w:name="_Toc77332220"/>
        <w:bookmarkStart w:id="1150" w:name="_Toc77332314"/>
        <w:bookmarkStart w:id="1151" w:name="_Toc77332337"/>
        <w:bookmarkStart w:id="1152" w:name="_Toc77332375"/>
        <w:bookmarkStart w:id="1153" w:name="_Toc77332400"/>
        <w:bookmarkStart w:id="1154" w:name="_Toc77332438"/>
        <w:bookmarkStart w:id="1155" w:name="_Toc77332462"/>
        <w:bookmarkStart w:id="1156" w:name="_Toc77332485"/>
        <w:bookmarkStart w:id="1157" w:name="_Toc77333560"/>
        <w:bookmarkStart w:id="1158" w:name="_Toc77333935"/>
        <w:bookmarkStart w:id="1159" w:name="_Toc77333959"/>
        <w:bookmarkStart w:id="1160" w:name="_Toc80365129"/>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del>
    </w:p>
    <w:p w14:paraId="5452F7F4" w14:textId="22C58CCA" w:rsidR="008C68E9" w:rsidRPr="007C4EA8" w:rsidDel="00285094" w:rsidRDefault="008C68E9">
      <w:pPr>
        <w:pStyle w:val="NoSpacing"/>
        <w:numPr>
          <w:ilvl w:val="1"/>
          <w:numId w:val="1"/>
        </w:numPr>
        <w:spacing w:before="120" w:after="120"/>
        <w:rPr>
          <w:del w:id="1161" w:author="Sekar Subramanian" w:date="2021-07-16T12:08:00Z"/>
          <w:rFonts w:cstheme="minorHAnsi"/>
          <w:color w:val="000000" w:themeColor="text1"/>
          <w:sz w:val="28"/>
          <w:szCs w:val="28"/>
          <w:rPrChange w:id="1162" w:author="Sekar Subramanian" w:date="2021-07-16T13:10:00Z">
            <w:rPr>
              <w:del w:id="1163" w:author="Sekar Subramanian" w:date="2021-07-16T12:08:00Z"/>
              <w:rFonts w:cstheme="minorHAnsi"/>
            </w:rPr>
          </w:rPrChange>
        </w:rPr>
        <w:pPrChange w:id="1164" w:author="Sekar Subramanian" w:date="2021-07-16T12:36:00Z">
          <w:pPr>
            <w:pStyle w:val="NoSpacing"/>
            <w:numPr>
              <w:ilvl w:val="1"/>
              <w:numId w:val="1"/>
            </w:numPr>
            <w:ind w:left="1440" w:hanging="360"/>
          </w:pPr>
        </w:pPrChange>
      </w:pPr>
      <w:del w:id="1165" w:author="Sekar Subramanian" w:date="2021-07-16T12:08:00Z">
        <w:r w:rsidRPr="007C4EA8" w:rsidDel="00285094">
          <w:rPr>
            <w:rFonts w:cstheme="minorHAnsi"/>
            <w:color w:val="000000" w:themeColor="text1"/>
            <w:sz w:val="28"/>
            <w:szCs w:val="28"/>
            <w:rPrChange w:id="1166" w:author="Sekar Subramanian" w:date="2021-07-16T13:10:00Z">
              <w:rPr>
                <w:rFonts w:cstheme="minorHAnsi"/>
              </w:rPr>
            </w:rPrChange>
          </w:rPr>
          <w:delText>Does my old model still comply with the current data?</w:delText>
        </w:r>
        <w:bookmarkStart w:id="1167" w:name="_Toc77329861"/>
        <w:bookmarkStart w:id="1168" w:name="_Toc77331493"/>
        <w:bookmarkStart w:id="1169" w:name="_Toc77331515"/>
        <w:bookmarkStart w:id="1170" w:name="_Toc77331543"/>
        <w:bookmarkStart w:id="1171" w:name="_Toc77331891"/>
        <w:bookmarkStart w:id="1172" w:name="_Toc77331916"/>
        <w:bookmarkStart w:id="1173" w:name="_Toc77331941"/>
        <w:bookmarkStart w:id="1174" w:name="_Toc77332062"/>
        <w:bookmarkStart w:id="1175" w:name="_Toc77332095"/>
        <w:bookmarkStart w:id="1176" w:name="_Toc77332181"/>
        <w:bookmarkStart w:id="1177" w:name="_Toc77332221"/>
        <w:bookmarkStart w:id="1178" w:name="_Toc77332315"/>
        <w:bookmarkStart w:id="1179" w:name="_Toc77332338"/>
        <w:bookmarkStart w:id="1180" w:name="_Toc77332376"/>
        <w:bookmarkStart w:id="1181" w:name="_Toc77332401"/>
        <w:bookmarkStart w:id="1182" w:name="_Toc77332439"/>
        <w:bookmarkStart w:id="1183" w:name="_Toc77332463"/>
        <w:bookmarkStart w:id="1184" w:name="_Toc77332486"/>
        <w:bookmarkStart w:id="1185" w:name="_Toc77333561"/>
        <w:bookmarkStart w:id="1186" w:name="_Toc77333936"/>
        <w:bookmarkStart w:id="1187" w:name="_Toc77333960"/>
        <w:bookmarkStart w:id="1188" w:name="_Toc80365130"/>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del>
    </w:p>
    <w:p w14:paraId="0DFF4028" w14:textId="645E9603" w:rsidR="008C68E9" w:rsidRPr="007C4EA8" w:rsidDel="00285094" w:rsidRDefault="008C68E9">
      <w:pPr>
        <w:pStyle w:val="NoSpacing"/>
        <w:numPr>
          <w:ilvl w:val="1"/>
          <w:numId w:val="1"/>
        </w:numPr>
        <w:spacing w:before="120" w:after="120"/>
        <w:rPr>
          <w:del w:id="1189" w:author="Sekar Subramanian" w:date="2021-07-16T12:08:00Z"/>
          <w:rFonts w:cstheme="minorHAnsi"/>
          <w:color w:val="000000" w:themeColor="text1"/>
          <w:sz w:val="28"/>
          <w:szCs w:val="28"/>
          <w:rPrChange w:id="1190" w:author="Sekar Subramanian" w:date="2021-07-16T13:10:00Z">
            <w:rPr>
              <w:del w:id="1191" w:author="Sekar Subramanian" w:date="2021-07-16T12:08:00Z"/>
              <w:rFonts w:cstheme="minorHAnsi"/>
            </w:rPr>
          </w:rPrChange>
        </w:rPr>
        <w:pPrChange w:id="1192" w:author="Sekar Subramanian" w:date="2021-07-16T12:36:00Z">
          <w:pPr>
            <w:pStyle w:val="NoSpacing"/>
            <w:numPr>
              <w:ilvl w:val="1"/>
              <w:numId w:val="1"/>
            </w:numPr>
            <w:ind w:left="1440" w:hanging="360"/>
          </w:pPr>
        </w:pPrChange>
      </w:pPr>
      <w:del w:id="1193" w:author="Sekar Subramanian" w:date="2021-07-16T12:08:00Z">
        <w:r w:rsidRPr="007C4EA8" w:rsidDel="00285094">
          <w:rPr>
            <w:rFonts w:cstheme="minorHAnsi"/>
            <w:color w:val="000000" w:themeColor="text1"/>
            <w:sz w:val="28"/>
            <w:szCs w:val="28"/>
            <w:rPrChange w:id="1194" w:author="Sekar Subramanian" w:date="2021-07-16T13:10:00Z">
              <w:rPr>
                <w:rFonts w:cstheme="minorHAnsi"/>
              </w:rPr>
            </w:rPrChange>
          </w:rPr>
          <w:delText>How do models calibrated on old and new data differ?</w:delText>
        </w:r>
        <w:bookmarkStart w:id="1195" w:name="_Toc77329862"/>
        <w:bookmarkStart w:id="1196" w:name="_Toc77331494"/>
        <w:bookmarkStart w:id="1197" w:name="_Toc77331516"/>
        <w:bookmarkStart w:id="1198" w:name="_Toc77331544"/>
        <w:bookmarkStart w:id="1199" w:name="_Toc77331892"/>
        <w:bookmarkStart w:id="1200" w:name="_Toc77331917"/>
        <w:bookmarkStart w:id="1201" w:name="_Toc77331942"/>
        <w:bookmarkStart w:id="1202" w:name="_Toc77332063"/>
        <w:bookmarkStart w:id="1203" w:name="_Toc77332096"/>
        <w:bookmarkStart w:id="1204" w:name="_Toc77332182"/>
        <w:bookmarkStart w:id="1205" w:name="_Toc77332222"/>
        <w:bookmarkStart w:id="1206" w:name="_Toc77332316"/>
        <w:bookmarkStart w:id="1207" w:name="_Toc77332339"/>
        <w:bookmarkStart w:id="1208" w:name="_Toc77332377"/>
        <w:bookmarkStart w:id="1209" w:name="_Toc77332402"/>
        <w:bookmarkStart w:id="1210" w:name="_Toc77332440"/>
        <w:bookmarkStart w:id="1211" w:name="_Toc77332464"/>
        <w:bookmarkStart w:id="1212" w:name="_Toc77332487"/>
        <w:bookmarkStart w:id="1213" w:name="_Toc77333562"/>
        <w:bookmarkStart w:id="1214" w:name="_Toc77333937"/>
        <w:bookmarkStart w:id="1215" w:name="_Toc77333961"/>
        <w:bookmarkStart w:id="1216" w:name="_Toc80365131"/>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del>
    </w:p>
    <w:p w14:paraId="144D0352" w14:textId="79C12AEB" w:rsidR="008C68E9" w:rsidRPr="007C4EA8" w:rsidDel="00285094" w:rsidRDefault="008C68E9">
      <w:pPr>
        <w:pStyle w:val="NoSpacing"/>
        <w:numPr>
          <w:ilvl w:val="1"/>
          <w:numId w:val="1"/>
        </w:numPr>
        <w:spacing w:before="120" w:after="120"/>
        <w:rPr>
          <w:del w:id="1217" w:author="Sekar Subramanian" w:date="2021-07-16T12:08:00Z"/>
          <w:rFonts w:cstheme="minorHAnsi"/>
          <w:color w:val="000000" w:themeColor="text1"/>
          <w:sz w:val="28"/>
          <w:szCs w:val="28"/>
          <w:rPrChange w:id="1218" w:author="Sekar Subramanian" w:date="2021-07-16T13:10:00Z">
            <w:rPr>
              <w:del w:id="1219" w:author="Sekar Subramanian" w:date="2021-07-16T12:08:00Z"/>
              <w:rFonts w:cstheme="minorHAnsi"/>
            </w:rPr>
          </w:rPrChange>
        </w:rPr>
        <w:pPrChange w:id="1220" w:author="Sekar Subramanian" w:date="2021-07-16T12:36:00Z">
          <w:pPr>
            <w:pStyle w:val="NoSpacing"/>
            <w:numPr>
              <w:ilvl w:val="1"/>
              <w:numId w:val="1"/>
            </w:numPr>
            <w:ind w:left="1440" w:hanging="360"/>
          </w:pPr>
        </w:pPrChange>
      </w:pPr>
      <w:del w:id="1221" w:author="Sekar Subramanian" w:date="2021-07-16T12:08:00Z">
        <w:r w:rsidRPr="007C4EA8" w:rsidDel="00285094">
          <w:rPr>
            <w:rFonts w:cstheme="minorHAnsi"/>
            <w:color w:val="000000" w:themeColor="text1"/>
            <w:sz w:val="28"/>
            <w:szCs w:val="28"/>
            <w:rPrChange w:id="1222" w:author="Sekar Subramanian" w:date="2021-07-16T13:10:00Z">
              <w:rPr>
                <w:rFonts w:cstheme="minorHAnsi"/>
              </w:rPr>
            </w:rPrChange>
          </w:rPr>
          <w:delText>What does it say about the effectiveness of activities?</w:delText>
        </w:r>
        <w:bookmarkStart w:id="1223" w:name="_Toc77329863"/>
        <w:bookmarkStart w:id="1224" w:name="_Toc77331495"/>
        <w:bookmarkStart w:id="1225" w:name="_Toc77331517"/>
        <w:bookmarkStart w:id="1226" w:name="_Toc77331545"/>
        <w:bookmarkStart w:id="1227" w:name="_Toc77331893"/>
        <w:bookmarkStart w:id="1228" w:name="_Toc77331918"/>
        <w:bookmarkStart w:id="1229" w:name="_Toc77331943"/>
        <w:bookmarkStart w:id="1230" w:name="_Toc77332064"/>
        <w:bookmarkStart w:id="1231" w:name="_Toc77332097"/>
        <w:bookmarkStart w:id="1232" w:name="_Toc77332183"/>
        <w:bookmarkStart w:id="1233" w:name="_Toc77332223"/>
        <w:bookmarkStart w:id="1234" w:name="_Toc77332317"/>
        <w:bookmarkStart w:id="1235" w:name="_Toc77332340"/>
        <w:bookmarkStart w:id="1236" w:name="_Toc77332378"/>
        <w:bookmarkStart w:id="1237" w:name="_Toc77332403"/>
        <w:bookmarkStart w:id="1238" w:name="_Toc77332441"/>
        <w:bookmarkStart w:id="1239" w:name="_Toc77332465"/>
        <w:bookmarkStart w:id="1240" w:name="_Toc77332488"/>
        <w:bookmarkStart w:id="1241" w:name="_Toc77333563"/>
        <w:bookmarkStart w:id="1242" w:name="_Toc77333938"/>
        <w:bookmarkStart w:id="1243" w:name="_Toc77333962"/>
        <w:bookmarkStart w:id="1244" w:name="_Toc8036513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del>
    </w:p>
    <w:p w14:paraId="3A8C6DA9" w14:textId="4B8BEBC9" w:rsidR="00285094" w:rsidRPr="007C4EA8" w:rsidRDefault="008C68E9">
      <w:pPr>
        <w:pStyle w:val="Heading1"/>
        <w:numPr>
          <w:ilvl w:val="0"/>
          <w:numId w:val="18"/>
        </w:numPr>
        <w:spacing w:before="120" w:after="120" w:line="240" w:lineRule="auto"/>
        <w:rPr>
          <w:rFonts w:asciiTheme="minorHAnsi" w:hAnsiTheme="minorHAnsi" w:cstheme="minorHAnsi"/>
          <w:color w:val="4F81BD" w:themeColor="accent1"/>
          <w:rPrChange w:id="1245" w:author="Sekar Subramanian" w:date="2021-07-16T13:10:00Z">
            <w:rPr>
              <w:rFonts w:asciiTheme="minorHAnsi" w:hAnsiTheme="minorHAnsi" w:cstheme="minorHAnsi"/>
              <w:color w:val="000000" w:themeColor="text1"/>
              <w:sz w:val="22"/>
              <w:szCs w:val="22"/>
            </w:rPr>
          </w:rPrChange>
        </w:rPr>
        <w:pPrChange w:id="1246" w:author="Sekar Subramanian" w:date="2021-07-16T12:36:00Z">
          <w:pPr>
            <w:pStyle w:val="Heading1"/>
            <w:numPr>
              <w:numId w:val="18"/>
            </w:numPr>
            <w:ind w:left="360" w:hanging="360"/>
          </w:pPr>
        </w:pPrChange>
      </w:pPr>
      <w:del w:id="1247" w:author="Sekar Subramanian" w:date="2021-07-16T12:08:00Z">
        <w:r w:rsidRPr="007C4EA8" w:rsidDel="00285094">
          <w:rPr>
            <w:rFonts w:asciiTheme="minorHAnsi" w:hAnsiTheme="minorHAnsi" w:cstheme="minorHAnsi"/>
            <w:color w:val="000000" w:themeColor="text1"/>
            <w:rPrChange w:id="1248" w:author="Sekar Subramanian" w:date="2021-07-16T13:10:00Z">
              <w:rPr>
                <w:rFonts w:asciiTheme="minorHAnsi" w:hAnsiTheme="minorHAnsi" w:cstheme="minorHAnsi"/>
                <w:color w:val="000000" w:themeColor="text1"/>
                <w:sz w:val="22"/>
                <w:szCs w:val="22"/>
              </w:rPr>
            </w:rPrChange>
          </w:rPr>
          <w:delText xml:space="preserve">Demand Drivers </w:delText>
        </w:r>
        <w:r w:rsidRPr="007C4EA8" w:rsidDel="00285094">
          <w:rPr>
            <w:rFonts w:asciiTheme="minorHAnsi" w:hAnsiTheme="minorHAnsi" w:cstheme="minorHAnsi"/>
            <w:color w:val="000000" w:themeColor="text1"/>
            <w:rPrChange w:id="1249" w:author="Sekar Subramanian" w:date="2021-07-16T13:10:00Z">
              <w:rPr>
                <w:rFonts w:asciiTheme="minorHAnsi" w:hAnsiTheme="minorHAnsi" w:cstheme="minorHAnsi"/>
                <w:color w:val="000000" w:themeColor="text1"/>
                <w:sz w:val="22"/>
                <w:szCs w:val="22"/>
                <w:vertAlign w:val="superscript"/>
              </w:rPr>
            </w:rPrChange>
          </w:rPr>
          <w:delText xml:space="preserve">Edge </w:delText>
        </w:r>
        <w:r w:rsidRPr="007C4EA8" w:rsidDel="00285094">
          <w:rPr>
            <w:rFonts w:asciiTheme="minorHAnsi" w:hAnsiTheme="minorHAnsi" w:cstheme="minorHAnsi"/>
            <w:color w:val="000000" w:themeColor="text1"/>
            <w:rPrChange w:id="1250" w:author="Sekar Subramanian" w:date="2021-07-16T13:10:00Z">
              <w:rPr>
                <w:rFonts w:asciiTheme="minorHAnsi" w:hAnsiTheme="minorHAnsi" w:cstheme="minorHAnsi"/>
                <w:color w:val="000000" w:themeColor="text1"/>
                <w:sz w:val="22"/>
                <w:szCs w:val="22"/>
              </w:rPr>
            </w:rPrChange>
          </w:rPr>
          <w:delText>(DDE)</w:delText>
        </w:r>
        <w:r w:rsidR="0059779D" w:rsidRPr="007C4EA8" w:rsidDel="00285094">
          <w:rPr>
            <w:rFonts w:asciiTheme="minorHAnsi" w:hAnsiTheme="minorHAnsi" w:cstheme="minorHAnsi"/>
            <w:color w:val="000000" w:themeColor="text1"/>
            <w:rPrChange w:id="1251" w:author="Sekar Subramanian" w:date="2021-07-16T13:10:00Z">
              <w:rPr>
                <w:rFonts w:asciiTheme="minorHAnsi" w:hAnsiTheme="minorHAnsi" w:cstheme="minorHAnsi"/>
                <w:color w:val="000000" w:themeColor="text1"/>
                <w:sz w:val="22"/>
                <w:szCs w:val="22"/>
              </w:rPr>
            </w:rPrChange>
          </w:rPr>
          <w:delText xml:space="preserve"> Modeling Module</w:delText>
        </w:r>
      </w:del>
      <w:ins w:id="1252" w:author="Sekar Subramanian" w:date="2021-07-16T12:08:00Z">
        <w:r w:rsidR="00285094" w:rsidRPr="007C4EA8">
          <w:rPr>
            <w:rFonts w:asciiTheme="minorHAnsi" w:hAnsiTheme="minorHAnsi" w:cstheme="minorHAnsi"/>
            <w:color w:val="000000" w:themeColor="text1"/>
            <w:rPrChange w:id="1253" w:author="Sekar Subramanian" w:date="2021-07-16T13:10:00Z">
              <w:rPr/>
            </w:rPrChange>
          </w:rPr>
          <w:t xml:space="preserve"> </w:t>
        </w:r>
        <w:bookmarkStart w:id="1254" w:name="_Toc80365133"/>
        <w:r w:rsidR="00285094" w:rsidRPr="007C4EA8">
          <w:rPr>
            <w:rFonts w:asciiTheme="minorHAnsi" w:hAnsiTheme="minorHAnsi" w:cstheme="minorHAnsi"/>
            <w:color w:val="4F81BD" w:themeColor="accent1"/>
            <w:sz w:val="32"/>
            <w:szCs w:val="32"/>
            <w:rPrChange w:id="1255" w:author="Sekar Subramanian" w:date="2021-07-16T13:10:00Z">
              <w:rPr>
                <w:rFonts w:asciiTheme="minorHAnsi" w:hAnsiTheme="minorHAnsi" w:cstheme="minorHAnsi"/>
                <w:color w:val="000000" w:themeColor="text1"/>
                <w:sz w:val="22"/>
                <w:szCs w:val="22"/>
              </w:rPr>
            </w:rPrChange>
          </w:rPr>
          <w:t>Business Questions</w:t>
        </w:r>
      </w:ins>
      <w:bookmarkEnd w:id="1254"/>
    </w:p>
    <w:p w14:paraId="6241E47A" w14:textId="77777777" w:rsidR="008C68E9" w:rsidRPr="007C4EA8" w:rsidDel="00285094" w:rsidRDefault="008C68E9">
      <w:pPr>
        <w:pStyle w:val="Default"/>
        <w:numPr>
          <w:ilvl w:val="0"/>
          <w:numId w:val="2"/>
        </w:numPr>
        <w:spacing w:before="120" w:after="120"/>
        <w:ind w:left="692" w:hanging="274"/>
        <w:rPr>
          <w:del w:id="1256" w:author="Sekar Subramanian" w:date="2021-07-16T12:08:00Z"/>
          <w:rFonts w:asciiTheme="minorHAnsi" w:hAnsiTheme="minorHAnsi" w:cstheme="minorHAnsi"/>
          <w:sz w:val="28"/>
          <w:szCs w:val="28"/>
          <w:rPrChange w:id="1257" w:author="Sekar Subramanian" w:date="2021-07-16T13:10:00Z">
            <w:rPr>
              <w:del w:id="1258" w:author="Sekar Subramanian" w:date="2021-07-16T12:08:00Z"/>
              <w:rFonts w:asciiTheme="minorHAnsi" w:hAnsiTheme="minorHAnsi" w:cstheme="minorHAnsi"/>
              <w:color w:val="000000" w:themeColor="text1"/>
              <w:sz w:val="22"/>
              <w:szCs w:val="22"/>
            </w:rPr>
          </w:rPrChange>
        </w:rPr>
        <w:pPrChange w:id="1259" w:author="Sekar Subramanian" w:date="2021-07-16T12:36:00Z">
          <w:pPr>
            <w:pStyle w:val="Heading1"/>
            <w:numPr>
              <w:ilvl w:val="1"/>
              <w:numId w:val="18"/>
            </w:numPr>
            <w:ind w:left="792" w:hanging="432"/>
          </w:pPr>
        </w:pPrChange>
      </w:pPr>
      <w:del w:id="1260" w:author="Sekar Subramanian" w:date="2021-07-16T12:08:00Z">
        <w:r w:rsidRPr="007C4EA8" w:rsidDel="00285094">
          <w:rPr>
            <w:rFonts w:cstheme="minorHAnsi"/>
            <w:sz w:val="28"/>
            <w:szCs w:val="28"/>
            <w:rPrChange w:id="1261" w:author="Sekar Subramanian" w:date="2021-07-16T13:10:00Z">
              <w:rPr>
                <w:rFonts w:cstheme="minorHAnsi"/>
                <w:b w:val="0"/>
                <w:bCs w:val="0"/>
                <w:color w:val="000000" w:themeColor="text1"/>
              </w:rPr>
            </w:rPrChange>
          </w:rPr>
          <w:delText>Model Scope</w:delText>
        </w:r>
      </w:del>
    </w:p>
    <w:p w14:paraId="14E70692" w14:textId="446F1820" w:rsidR="00E747B9" w:rsidRPr="007C4EA8" w:rsidDel="00285094" w:rsidRDefault="00E747B9">
      <w:pPr>
        <w:pStyle w:val="Default"/>
        <w:numPr>
          <w:ilvl w:val="0"/>
          <w:numId w:val="2"/>
        </w:numPr>
        <w:spacing w:before="120" w:after="120"/>
        <w:ind w:left="692" w:hanging="274"/>
        <w:rPr>
          <w:del w:id="1262" w:author="Sekar Subramanian" w:date="2021-07-16T12:08:00Z"/>
          <w:rFonts w:asciiTheme="minorHAnsi" w:hAnsiTheme="minorHAnsi" w:cstheme="minorHAnsi"/>
          <w:sz w:val="28"/>
          <w:szCs w:val="28"/>
          <w:rPrChange w:id="1263" w:author="Sekar Subramanian" w:date="2021-07-16T13:10:00Z">
            <w:rPr>
              <w:del w:id="1264" w:author="Sekar Subramanian" w:date="2021-07-16T12:08:00Z"/>
            </w:rPr>
          </w:rPrChange>
        </w:rPr>
        <w:pPrChange w:id="1265" w:author="Sekar Subramanian" w:date="2021-07-16T12:36:00Z">
          <w:pPr>
            <w:pStyle w:val="ListParagraph"/>
            <w:ind w:left="360"/>
          </w:pPr>
        </w:pPrChange>
      </w:pPr>
      <w:del w:id="1266" w:author="Sekar Subramanian" w:date="2021-07-16T12:08:00Z">
        <w:r w:rsidRPr="007C4EA8" w:rsidDel="00285094">
          <w:rPr>
            <w:rFonts w:asciiTheme="minorHAnsi" w:hAnsiTheme="minorHAnsi" w:cstheme="minorHAnsi"/>
            <w:sz w:val="28"/>
            <w:szCs w:val="28"/>
            <w:rPrChange w:id="1267" w:author="Sekar Subramanian" w:date="2021-07-16T13:10:00Z">
              <w:rPr/>
            </w:rPrChange>
          </w:rPr>
          <w:delText xml:space="preserve">We develop MMx models using our platform Demand Drivers </w:delText>
        </w:r>
        <w:r w:rsidRPr="007C4EA8" w:rsidDel="00285094">
          <w:rPr>
            <w:rFonts w:asciiTheme="minorHAnsi" w:hAnsiTheme="minorHAnsi" w:cstheme="minorHAnsi"/>
            <w:sz w:val="28"/>
            <w:szCs w:val="28"/>
            <w:rPrChange w:id="1268" w:author="Sekar Subramanian" w:date="2021-07-16T13:10:00Z">
              <w:rPr>
                <w:i/>
                <w:vertAlign w:val="superscript"/>
              </w:rPr>
            </w:rPrChange>
          </w:rPr>
          <w:delText>Edge</w:delText>
        </w:r>
        <w:r w:rsidRPr="007C4EA8" w:rsidDel="00285094">
          <w:rPr>
            <w:rFonts w:asciiTheme="minorHAnsi" w:hAnsiTheme="minorHAnsi" w:cstheme="minorHAnsi"/>
            <w:sz w:val="28"/>
            <w:szCs w:val="28"/>
            <w:rPrChange w:id="1269" w:author="Sekar Subramanian" w:date="2021-07-16T13:10:00Z">
              <w:rPr/>
            </w:rPrChange>
          </w:rPr>
          <w:delText xml:space="preserve"> (DDE). DDE runs statistical models by blending POS, media, promotions, macro-economic indicators data and any other client specific inputs required to quantify the relationship on </w:delText>
        </w:r>
        <w:r w:rsidR="007F526C" w:rsidRPr="007C4EA8" w:rsidDel="00285094">
          <w:rPr>
            <w:rFonts w:asciiTheme="minorHAnsi" w:hAnsiTheme="minorHAnsi" w:cstheme="minorHAnsi"/>
            <w:sz w:val="28"/>
            <w:szCs w:val="28"/>
            <w:rPrChange w:id="1270" w:author="Sekar Subramanian" w:date="2021-07-16T13:10:00Z">
              <w:rPr/>
            </w:rPrChange>
          </w:rPr>
          <w:delText>KPI</w:delText>
        </w:r>
        <w:r w:rsidRPr="007C4EA8" w:rsidDel="00285094">
          <w:rPr>
            <w:rFonts w:asciiTheme="minorHAnsi" w:hAnsiTheme="minorHAnsi" w:cstheme="minorHAnsi"/>
            <w:sz w:val="28"/>
            <w:szCs w:val="28"/>
            <w:rPrChange w:id="1271" w:author="Sekar Subramanian" w:date="2021-07-16T13:10:00Z">
              <w:rPr/>
            </w:rPrChange>
          </w:rPr>
          <w:delText>. The DDE supports the following model forms:</w:delText>
        </w:r>
      </w:del>
    </w:p>
    <w:p w14:paraId="7DF3D83E" w14:textId="74FD5AEA" w:rsidR="00E747B9" w:rsidRPr="007C4EA8" w:rsidDel="00285094" w:rsidRDefault="00E747B9">
      <w:pPr>
        <w:pStyle w:val="Default"/>
        <w:numPr>
          <w:ilvl w:val="0"/>
          <w:numId w:val="2"/>
        </w:numPr>
        <w:spacing w:before="120" w:after="120"/>
        <w:ind w:left="692" w:hanging="274"/>
        <w:rPr>
          <w:del w:id="1272" w:author="Sekar Subramanian" w:date="2021-07-16T12:08:00Z"/>
          <w:rFonts w:cstheme="minorHAnsi"/>
          <w:sz w:val="28"/>
          <w:szCs w:val="28"/>
          <w:rPrChange w:id="1273" w:author="Sekar Subramanian" w:date="2021-07-16T13:10:00Z">
            <w:rPr>
              <w:del w:id="1274" w:author="Sekar Subramanian" w:date="2021-07-16T12:08:00Z"/>
            </w:rPr>
          </w:rPrChange>
        </w:rPr>
        <w:pPrChange w:id="1275" w:author="Sekar Subramanian" w:date="2021-07-16T12:36:00Z">
          <w:pPr/>
        </w:pPrChange>
      </w:pPr>
    </w:p>
    <w:p w14:paraId="3C56EBA5" w14:textId="74FB99C7" w:rsidR="009511BA" w:rsidRPr="007C4EA8" w:rsidDel="00285094" w:rsidRDefault="008C68E9">
      <w:pPr>
        <w:pStyle w:val="Default"/>
        <w:numPr>
          <w:ilvl w:val="0"/>
          <w:numId w:val="2"/>
        </w:numPr>
        <w:spacing w:before="120" w:after="120"/>
        <w:ind w:left="692" w:hanging="274"/>
        <w:rPr>
          <w:del w:id="1276" w:author="Sekar Subramanian" w:date="2021-07-16T12:08:00Z"/>
          <w:rFonts w:asciiTheme="minorHAnsi" w:hAnsiTheme="minorHAnsi" w:cstheme="minorHAnsi"/>
          <w:sz w:val="28"/>
          <w:szCs w:val="28"/>
          <w:rPrChange w:id="1277" w:author="Sekar Subramanian" w:date="2021-07-16T13:10:00Z">
            <w:rPr>
              <w:del w:id="1278" w:author="Sekar Subramanian" w:date="2021-07-16T12:08:00Z"/>
              <w:b/>
            </w:rPr>
          </w:rPrChange>
        </w:rPr>
        <w:pPrChange w:id="1279" w:author="Sekar Subramanian" w:date="2021-07-16T12:36:00Z">
          <w:pPr>
            <w:pStyle w:val="ListParagraph"/>
            <w:numPr>
              <w:ilvl w:val="2"/>
              <w:numId w:val="18"/>
            </w:numPr>
            <w:ind w:left="1224" w:hanging="504"/>
          </w:pPr>
        </w:pPrChange>
      </w:pPr>
      <w:del w:id="1280" w:author="Sekar Subramanian" w:date="2021-07-16T12:08:00Z">
        <w:r w:rsidRPr="007C4EA8" w:rsidDel="00285094">
          <w:rPr>
            <w:sz w:val="28"/>
            <w:szCs w:val="28"/>
            <w:rPrChange w:id="1281" w:author="Sekar Subramanian" w:date="2021-07-16T13:10:00Z">
              <w:rPr>
                <w:rStyle w:val="Heading3Char"/>
                <w:rFonts w:asciiTheme="minorHAnsi" w:hAnsiTheme="minorHAnsi" w:cstheme="minorHAnsi"/>
                <w:b/>
                <w:color w:val="000000" w:themeColor="text1"/>
                <w:sz w:val="22"/>
                <w:szCs w:val="22"/>
              </w:rPr>
            </w:rPrChange>
          </w:rPr>
          <w:delText>Additive</w:delText>
        </w:r>
        <w:r w:rsidRPr="007C4EA8" w:rsidDel="00285094">
          <w:rPr>
            <w:rFonts w:asciiTheme="minorHAnsi" w:hAnsiTheme="minorHAnsi" w:cstheme="minorHAnsi"/>
            <w:sz w:val="28"/>
            <w:szCs w:val="28"/>
            <w:rPrChange w:id="1282" w:author="Sekar Subramanian" w:date="2021-07-16T13:10:00Z">
              <w:rPr>
                <w:b/>
              </w:rPr>
            </w:rPrChange>
          </w:rPr>
          <w:delText>:</w:delText>
        </w:r>
      </w:del>
    </w:p>
    <w:p w14:paraId="030D1A3A" w14:textId="73476F49" w:rsidR="00C5063B" w:rsidRPr="007C4EA8" w:rsidDel="00285094" w:rsidRDefault="00C5063B">
      <w:pPr>
        <w:pStyle w:val="Default"/>
        <w:numPr>
          <w:ilvl w:val="0"/>
          <w:numId w:val="2"/>
        </w:numPr>
        <w:spacing w:before="120" w:after="120"/>
        <w:ind w:left="692" w:hanging="274"/>
        <w:rPr>
          <w:del w:id="1283" w:author="Sekar Subramanian" w:date="2021-07-16T12:08:00Z"/>
          <w:rFonts w:asciiTheme="minorHAnsi" w:hAnsiTheme="minorHAnsi" w:cstheme="minorHAnsi"/>
          <w:sz w:val="28"/>
          <w:szCs w:val="28"/>
          <w:rPrChange w:id="1284" w:author="Sekar Subramanian" w:date="2021-07-16T13:10:00Z">
            <w:rPr>
              <w:del w:id="1285" w:author="Sekar Subramanian" w:date="2021-07-16T12:08:00Z"/>
              <w:b/>
            </w:rPr>
          </w:rPrChange>
        </w:rPr>
        <w:pPrChange w:id="1286" w:author="Sekar Subramanian" w:date="2021-07-16T12:36:00Z">
          <w:pPr>
            <w:pStyle w:val="ListParagraph"/>
            <w:ind w:left="1224"/>
          </w:pPr>
        </w:pPrChange>
      </w:pPr>
    </w:p>
    <w:p w14:paraId="7C4D3178" w14:textId="60018A6B" w:rsidR="0059779D" w:rsidRPr="007C4EA8" w:rsidDel="00285094" w:rsidRDefault="007F526C">
      <w:pPr>
        <w:pStyle w:val="Default"/>
        <w:numPr>
          <w:ilvl w:val="0"/>
          <w:numId w:val="2"/>
        </w:numPr>
        <w:spacing w:before="120" w:after="120"/>
        <w:ind w:left="692" w:hanging="274"/>
        <w:rPr>
          <w:del w:id="1287" w:author="Sekar Subramanian" w:date="2021-07-16T12:08:00Z"/>
          <w:rFonts w:asciiTheme="minorHAnsi" w:cstheme="minorHAnsi"/>
          <w:sz w:val="28"/>
          <w:szCs w:val="28"/>
          <w:rPrChange w:id="1288" w:author="Sekar Subramanian" w:date="2021-07-16T13:10:00Z">
            <w:rPr>
              <w:del w:id="1289" w:author="Sekar Subramanian" w:date="2021-07-16T12:08:00Z"/>
              <w:rStyle w:val="Heading3Char"/>
              <w:rFonts w:ascii="Cambria Math" w:hAnsiTheme="minorHAnsi" w:cstheme="minorBidi"/>
              <w:color w:val="000000" w:themeColor="text1"/>
              <w:sz w:val="22"/>
              <w:szCs w:val="22"/>
            </w:rPr>
          </w:rPrChange>
        </w:rPr>
        <w:pPrChange w:id="1290" w:author="Sekar Subramanian" w:date="2021-07-16T12:36:00Z">
          <w:pPr>
            <w:pStyle w:val="Default"/>
            <w:ind w:left="720" w:firstLine="504"/>
          </w:pPr>
        </w:pPrChange>
      </w:pPr>
      <w:del w:id="1291" w:author="Sekar Subramanian" w:date="2021-07-16T12:08:00Z">
        <w:r w:rsidRPr="007C4EA8" w:rsidDel="00285094">
          <w:rPr>
            <w:rFonts w:asciiTheme="minorHAnsi" w:cstheme="minorHAnsi"/>
            <w:sz w:val="28"/>
            <w:szCs w:val="28"/>
            <w:rPrChange w:id="1292" w:author="Sekar Subramanian" w:date="2021-07-16T13:10:00Z">
              <w:rPr>
                <w:rStyle w:val="Heading3Char"/>
                <w:rFonts w:ascii="Cambria Math" w:hAnsiTheme="minorHAnsi" w:cstheme="minorBidi"/>
                <w:color w:val="000000" w:themeColor="text1"/>
                <w:sz w:val="22"/>
                <w:szCs w:val="22"/>
              </w:rPr>
            </w:rPrChange>
          </w:rPr>
          <w:delText>KPI=</w:delText>
        </w:r>
        <w:r w:rsidR="4054DB71" w:rsidRPr="007C4EA8" w:rsidDel="00285094">
          <w:rPr>
            <w:rFonts w:asciiTheme="minorHAnsi" w:cstheme="minorHAnsi"/>
            <w:sz w:val="28"/>
            <w:szCs w:val="28"/>
            <w:rPrChange w:id="1293" w:author="Sekar Subramanian" w:date="2021-07-16T13:10:00Z">
              <w:rPr>
                <w:rStyle w:val="Heading3Char"/>
                <w:rFonts w:ascii="Cambria Math" w:hAnsiTheme="minorHAnsi" w:cstheme="minorBidi"/>
                <w:color w:val="000000" w:themeColor="text1"/>
                <w:sz w:val="22"/>
                <w:szCs w:val="22"/>
              </w:rPr>
            </w:rPrChange>
          </w:rPr>
          <w:delText>Intercept+</w:delText>
        </w:r>
        <w:r w:rsidR="4054DB71" w:rsidRPr="007C4EA8" w:rsidDel="00285094">
          <w:rPr>
            <w:rFonts w:asciiTheme="minorHAnsi" w:cstheme="minorHAnsi"/>
            <w:sz w:val="28"/>
            <w:szCs w:val="28"/>
            <w:rPrChange w:id="1294" w:author="Sekar Subramanian" w:date="2021-07-16T13:10:00Z">
              <w:rPr>
                <w:rStyle w:val="Heading3Char"/>
                <w:rFonts w:ascii="Cambria Math" w:hAnsiTheme="minorHAnsi" w:cstheme="minorBidi"/>
                <w:color w:val="000000" w:themeColor="text1"/>
                <w:sz w:val="22"/>
                <w:szCs w:val="22"/>
              </w:rPr>
            </w:rPrChange>
          </w:rPr>
          <w:delText>β</w:delText>
        </w:r>
        <w:r w:rsidR="4054DB71" w:rsidRPr="007C4EA8" w:rsidDel="00285094">
          <w:rPr>
            <w:rFonts w:asciiTheme="minorHAnsi" w:cstheme="minorHAnsi"/>
            <w:sz w:val="28"/>
            <w:szCs w:val="28"/>
            <w:rPrChange w:id="1295" w:author="Sekar Subramanian" w:date="2021-07-16T13:10:00Z">
              <w:rPr>
                <w:rStyle w:val="Heading3Char"/>
                <w:rFonts w:ascii="Cambria Math" w:hAnsiTheme="minorHAnsi" w:cstheme="minorBidi"/>
                <w:color w:val="000000" w:themeColor="text1"/>
                <w:sz w:val="22"/>
                <w:szCs w:val="22"/>
              </w:rPr>
            </w:rPrChange>
          </w:rPr>
          <w:delText>1* Precipitation+</w:delText>
        </w:r>
        <w:r w:rsidR="4054DB71" w:rsidRPr="007C4EA8" w:rsidDel="00285094">
          <w:rPr>
            <w:rFonts w:asciiTheme="minorHAnsi" w:cstheme="minorHAnsi"/>
            <w:sz w:val="28"/>
            <w:szCs w:val="28"/>
            <w:rPrChange w:id="1296" w:author="Sekar Subramanian" w:date="2021-07-16T13:10:00Z">
              <w:rPr>
                <w:rStyle w:val="Heading3Char"/>
                <w:rFonts w:ascii="Cambria Math" w:hAnsiTheme="minorHAnsi" w:cstheme="minorBidi"/>
                <w:color w:val="000000" w:themeColor="text1"/>
                <w:sz w:val="22"/>
                <w:szCs w:val="22"/>
              </w:rPr>
            </w:rPrChange>
          </w:rPr>
          <w:delText>β</w:delText>
        </w:r>
        <w:r w:rsidR="4054DB71" w:rsidRPr="007C4EA8" w:rsidDel="00285094">
          <w:rPr>
            <w:rFonts w:asciiTheme="minorHAnsi" w:cstheme="minorHAnsi"/>
            <w:sz w:val="28"/>
            <w:szCs w:val="28"/>
            <w:rPrChange w:id="1297" w:author="Sekar Subramanian" w:date="2021-07-16T13:10:00Z">
              <w:rPr>
                <w:rStyle w:val="Heading3Char"/>
                <w:rFonts w:ascii="Cambria Math" w:hAnsiTheme="minorHAnsi" w:cstheme="minorBidi"/>
                <w:color w:val="000000" w:themeColor="text1"/>
                <w:sz w:val="22"/>
                <w:szCs w:val="22"/>
              </w:rPr>
            </w:rPrChange>
          </w:rPr>
          <w:delText>2* Media+</w:delText>
        </w:r>
        <w:r w:rsidR="4054DB71" w:rsidRPr="007C4EA8" w:rsidDel="00285094">
          <w:rPr>
            <w:rFonts w:asciiTheme="minorHAnsi" w:cstheme="minorHAnsi"/>
            <w:sz w:val="28"/>
            <w:szCs w:val="28"/>
            <w:rPrChange w:id="1298" w:author="Sekar Subramanian" w:date="2021-07-16T13:10:00Z">
              <w:rPr>
                <w:rStyle w:val="Heading3Char"/>
                <w:rFonts w:ascii="Cambria Math" w:hAnsiTheme="minorHAnsi" w:cstheme="minorBidi"/>
                <w:color w:val="000000" w:themeColor="text1"/>
                <w:sz w:val="22"/>
                <w:szCs w:val="22"/>
              </w:rPr>
            </w:rPrChange>
          </w:rPr>
          <w:delText>β</w:delText>
        </w:r>
        <w:r w:rsidR="4054DB71" w:rsidRPr="007C4EA8" w:rsidDel="00285094">
          <w:rPr>
            <w:rFonts w:asciiTheme="minorHAnsi" w:cstheme="minorHAnsi"/>
            <w:sz w:val="28"/>
            <w:szCs w:val="28"/>
            <w:rPrChange w:id="1299" w:author="Sekar Subramanian" w:date="2021-07-16T13:10:00Z">
              <w:rPr>
                <w:rStyle w:val="Heading3Char"/>
                <w:rFonts w:ascii="Cambria Math" w:hAnsiTheme="minorHAnsi" w:cstheme="minorBidi"/>
                <w:color w:val="000000" w:themeColor="text1"/>
                <w:sz w:val="22"/>
                <w:szCs w:val="22"/>
              </w:rPr>
            </w:rPrChange>
          </w:rPr>
          <w:delText>3* Promo+....</w:delText>
        </w:r>
      </w:del>
    </w:p>
    <w:p w14:paraId="0C681078" w14:textId="36282262" w:rsidR="00C5063B" w:rsidRPr="007C4EA8" w:rsidDel="00285094" w:rsidRDefault="00C5063B">
      <w:pPr>
        <w:pStyle w:val="Default"/>
        <w:numPr>
          <w:ilvl w:val="0"/>
          <w:numId w:val="2"/>
        </w:numPr>
        <w:spacing w:before="120" w:after="120"/>
        <w:ind w:left="692" w:hanging="274"/>
        <w:rPr>
          <w:del w:id="1300" w:author="Sekar Subramanian" w:date="2021-07-16T12:08:00Z"/>
          <w:rFonts w:asciiTheme="minorHAnsi"/>
          <w:sz w:val="28"/>
          <w:szCs w:val="28"/>
          <w:rPrChange w:id="1301" w:author="Sekar Subramanian" w:date="2021-07-16T13:10:00Z">
            <w:rPr>
              <w:del w:id="1302" w:author="Sekar Subramanian" w:date="2021-07-16T12:08:00Z"/>
              <w:rStyle w:val="Heading3Char"/>
              <w:rFonts w:ascii="Cambria Math" w:hAnsiTheme="minorHAnsi" w:cstheme="minorHAnsi"/>
              <w:color w:val="000000" w:themeColor="text1"/>
              <w:sz w:val="22"/>
              <w:szCs w:val="22"/>
            </w:rPr>
          </w:rPrChange>
        </w:rPr>
        <w:pPrChange w:id="1303" w:author="Sekar Subramanian" w:date="2021-07-16T12:36:00Z">
          <w:pPr>
            <w:pStyle w:val="Default"/>
            <w:ind w:left="720" w:firstLine="504"/>
          </w:pPr>
        </w:pPrChange>
      </w:pPr>
    </w:p>
    <w:p w14:paraId="386FC427" w14:textId="3CBBD894" w:rsidR="0059779D" w:rsidRPr="007C4EA8" w:rsidDel="00285094" w:rsidRDefault="0059779D">
      <w:pPr>
        <w:pStyle w:val="Default"/>
        <w:numPr>
          <w:ilvl w:val="0"/>
          <w:numId w:val="2"/>
        </w:numPr>
        <w:spacing w:before="120" w:after="120"/>
        <w:ind w:left="692" w:hanging="274"/>
        <w:rPr>
          <w:del w:id="1304" w:author="Sekar Subramanian" w:date="2021-07-16T12:08:00Z"/>
          <w:rFonts w:asciiTheme="minorHAnsi"/>
          <w:sz w:val="28"/>
          <w:szCs w:val="28"/>
          <w:rPrChange w:id="1305" w:author="Sekar Subramanian" w:date="2021-07-16T13:10:00Z">
            <w:rPr>
              <w:del w:id="1306" w:author="Sekar Subramanian" w:date="2021-07-16T12:08:00Z"/>
              <w:rStyle w:val="Heading3Char"/>
              <w:rFonts w:ascii="Cambria Math" w:hAnsiTheme="minorHAnsi" w:cstheme="minorHAnsi"/>
              <w:color w:val="000000" w:themeColor="text1"/>
              <w:sz w:val="22"/>
              <w:szCs w:val="22"/>
            </w:rPr>
          </w:rPrChange>
        </w:rPr>
        <w:pPrChange w:id="1307" w:author="Sekar Subramanian" w:date="2021-07-16T12:36:00Z">
          <w:pPr>
            <w:pStyle w:val="Default"/>
            <w:ind w:left="720"/>
          </w:pPr>
        </w:pPrChange>
      </w:pPr>
    </w:p>
    <w:p w14:paraId="32C4D3E0" w14:textId="2CB19374" w:rsidR="0064258B" w:rsidRPr="007C4EA8" w:rsidDel="00285094" w:rsidRDefault="0064258B">
      <w:pPr>
        <w:pStyle w:val="Default"/>
        <w:numPr>
          <w:ilvl w:val="0"/>
          <w:numId w:val="2"/>
        </w:numPr>
        <w:spacing w:before="120" w:after="120"/>
        <w:ind w:left="692" w:hanging="274"/>
        <w:rPr>
          <w:del w:id="1308" w:author="Sekar Subramanian" w:date="2021-07-16T12:08:00Z"/>
          <w:rFonts w:asciiTheme="minorHAnsi" w:hAnsiTheme="minorHAnsi" w:cstheme="minorHAnsi"/>
          <w:sz w:val="28"/>
          <w:szCs w:val="28"/>
          <w:rPrChange w:id="1309" w:author="Sekar Subramanian" w:date="2021-07-16T13:10:00Z">
            <w:rPr>
              <w:del w:id="1310" w:author="Sekar Subramanian" w:date="2021-07-16T12:08:00Z"/>
              <w:b/>
            </w:rPr>
          </w:rPrChange>
        </w:rPr>
        <w:pPrChange w:id="1311" w:author="Sekar Subramanian" w:date="2021-07-16T12:36:00Z">
          <w:pPr>
            <w:pStyle w:val="Default"/>
            <w:ind w:left="720"/>
          </w:pPr>
        </w:pPrChange>
      </w:pPr>
      <w:del w:id="1312" w:author="Sekar Subramanian" w:date="2021-07-16T12:08:00Z">
        <w:r w:rsidRPr="007C4EA8" w:rsidDel="00285094">
          <w:rPr>
            <w:rFonts w:asciiTheme="minorHAnsi" w:hAnsiTheme="minorHAnsi" w:cstheme="minorHAnsi"/>
            <w:sz w:val="28"/>
            <w:szCs w:val="28"/>
            <w:rPrChange w:id="1313" w:author="Sekar Subramanian" w:date="2021-07-16T13:10:00Z">
              <w:rPr>
                <w:rFonts w:asciiTheme="majorHAnsi" w:eastAsiaTheme="majorEastAsia" w:hAnsiTheme="majorHAnsi" w:cstheme="majorBidi"/>
                <w:b/>
                <w:color w:val="243F60" w:themeColor="accent1" w:themeShade="7F"/>
              </w:rPr>
            </w:rPrChange>
          </w:rPr>
          <w:delText>Pros:</w:delText>
        </w:r>
      </w:del>
    </w:p>
    <w:p w14:paraId="44010BB2" w14:textId="4BC17872" w:rsidR="0064258B" w:rsidRPr="007C4EA8" w:rsidDel="00285094" w:rsidRDefault="0064258B">
      <w:pPr>
        <w:pStyle w:val="Default"/>
        <w:numPr>
          <w:ilvl w:val="0"/>
          <w:numId w:val="2"/>
        </w:numPr>
        <w:spacing w:before="120" w:after="120"/>
        <w:ind w:left="692" w:hanging="274"/>
        <w:rPr>
          <w:del w:id="1314" w:author="Sekar Subramanian" w:date="2021-07-16T12:08:00Z"/>
          <w:rFonts w:asciiTheme="minorHAnsi" w:hAnsiTheme="minorHAnsi" w:cstheme="minorHAnsi"/>
          <w:sz w:val="28"/>
          <w:szCs w:val="28"/>
          <w:rPrChange w:id="1315" w:author="Sekar Subramanian" w:date="2021-07-16T13:10:00Z">
            <w:rPr>
              <w:del w:id="1316" w:author="Sekar Subramanian" w:date="2021-07-16T12:08:00Z"/>
            </w:rPr>
          </w:rPrChange>
        </w:rPr>
        <w:pPrChange w:id="1317" w:author="Sekar Subramanian" w:date="2021-07-16T12:36:00Z">
          <w:pPr>
            <w:pStyle w:val="Default"/>
            <w:numPr>
              <w:numId w:val="3"/>
            </w:numPr>
            <w:ind w:left="1440" w:hanging="360"/>
          </w:pPr>
        </w:pPrChange>
      </w:pPr>
      <w:del w:id="1318" w:author="Sekar Subramanian" w:date="2021-07-16T12:08:00Z">
        <w:r w:rsidRPr="007C4EA8" w:rsidDel="00285094">
          <w:rPr>
            <w:rFonts w:asciiTheme="minorHAnsi" w:hAnsiTheme="minorHAnsi" w:cstheme="minorHAnsi"/>
            <w:sz w:val="28"/>
            <w:szCs w:val="28"/>
            <w:rPrChange w:id="1319" w:author="Sekar Subramanian" w:date="2021-07-16T13:10:00Z">
              <w:rPr/>
            </w:rPrChange>
          </w:rPr>
          <w:delText>Easy to estimate</w:delText>
        </w:r>
      </w:del>
    </w:p>
    <w:p w14:paraId="772A84E7" w14:textId="41EC37E2" w:rsidR="0064258B" w:rsidRPr="007C4EA8" w:rsidDel="00285094" w:rsidRDefault="0064258B">
      <w:pPr>
        <w:pStyle w:val="Default"/>
        <w:numPr>
          <w:ilvl w:val="0"/>
          <w:numId w:val="2"/>
        </w:numPr>
        <w:spacing w:before="120" w:after="120"/>
        <w:ind w:left="692" w:hanging="274"/>
        <w:rPr>
          <w:del w:id="1320" w:author="Sekar Subramanian" w:date="2021-07-16T12:08:00Z"/>
          <w:rFonts w:asciiTheme="minorHAnsi" w:hAnsiTheme="minorHAnsi" w:cstheme="minorHAnsi"/>
          <w:sz w:val="28"/>
          <w:szCs w:val="28"/>
          <w:rPrChange w:id="1321" w:author="Sekar Subramanian" w:date="2021-07-16T13:10:00Z">
            <w:rPr>
              <w:del w:id="1322" w:author="Sekar Subramanian" w:date="2021-07-16T12:08:00Z"/>
            </w:rPr>
          </w:rPrChange>
        </w:rPr>
        <w:pPrChange w:id="1323" w:author="Sekar Subramanian" w:date="2021-07-16T12:36:00Z">
          <w:pPr>
            <w:pStyle w:val="Default"/>
            <w:numPr>
              <w:numId w:val="3"/>
            </w:numPr>
            <w:ind w:left="1440" w:hanging="360"/>
          </w:pPr>
        </w:pPrChange>
      </w:pPr>
      <w:del w:id="1324" w:author="Sekar Subramanian" w:date="2021-07-16T12:08:00Z">
        <w:r w:rsidRPr="007C4EA8" w:rsidDel="00285094">
          <w:rPr>
            <w:rFonts w:asciiTheme="minorHAnsi" w:hAnsiTheme="minorHAnsi" w:cstheme="minorHAnsi"/>
            <w:sz w:val="28"/>
            <w:szCs w:val="28"/>
            <w:rPrChange w:id="1325" w:author="Sekar Subramanian" w:date="2021-07-16T13:10:00Z">
              <w:rPr/>
            </w:rPrChange>
          </w:rPr>
          <w:delText>Easy to analyze / decompose</w:delText>
        </w:r>
      </w:del>
    </w:p>
    <w:p w14:paraId="35397892" w14:textId="1E28C2D4" w:rsidR="0064258B" w:rsidRPr="007C4EA8" w:rsidDel="00285094" w:rsidRDefault="0064258B">
      <w:pPr>
        <w:pStyle w:val="Default"/>
        <w:numPr>
          <w:ilvl w:val="0"/>
          <w:numId w:val="2"/>
        </w:numPr>
        <w:spacing w:before="120" w:after="120"/>
        <w:ind w:left="692" w:hanging="274"/>
        <w:rPr>
          <w:del w:id="1326" w:author="Sekar Subramanian" w:date="2021-07-16T12:08:00Z"/>
          <w:rFonts w:asciiTheme="minorHAnsi" w:hAnsiTheme="minorHAnsi" w:cstheme="minorHAnsi"/>
          <w:sz w:val="28"/>
          <w:szCs w:val="28"/>
          <w:rPrChange w:id="1327" w:author="Sekar Subramanian" w:date="2021-07-16T13:10:00Z">
            <w:rPr>
              <w:del w:id="1328" w:author="Sekar Subramanian" w:date="2021-07-16T12:08:00Z"/>
            </w:rPr>
          </w:rPrChange>
        </w:rPr>
        <w:pPrChange w:id="1329" w:author="Sekar Subramanian" w:date="2021-07-16T12:36:00Z">
          <w:pPr>
            <w:pStyle w:val="Default"/>
            <w:ind w:left="720"/>
          </w:pPr>
        </w:pPrChange>
      </w:pPr>
    </w:p>
    <w:p w14:paraId="78D34D2E" w14:textId="1903A9EB" w:rsidR="0064258B" w:rsidRPr="007C4EA8" w:rsidDel="00285094" w:rsidRDefault="0064258B">
      <w:pPr>
        <w:pStyle w:val="Default"/>
        <w:numPr>
          <w:ilvl w:val="0"/>
          <w:numId w:val="2"/>
        </w:numPr>
        <w:spacing w:before="120" w:after="120"/>
        <w:ind w:left="692" w:hanging="274"/>
        <w:rPr>
          <w:del w:id="1330" w:author="Sekar Subramanian" w:date="2021-07-16T12:08:00Z"/>
          <w:rFonts w:asciiTheme="minorHAnsi" w:hAnsiTheme="minorHAnsi" w:cstheme="minorHAnsi"/>
          <w:sz w:val="28"/>
          <w:szCs w:val="28"/>
          <w:rPrChange w:id="1331" w:author="Sekar Subramanian" w:date="2021-07-16T13:10:00Z">
            <w:rPr>
              <w:del w:id="1332" w:author="Sekar Subramanian" w:date="2021-07-16T12:08:00Z"/>
              <w:b/>
            </w:rPr>
          </w:rPrChange>
        </w:rPr>
        <w:pPrChange w:id="1333" w:author="Sekar Subramanian" w:date="2021-07-16T12:36:00Z">
          <w:pPr>
            <w:pStyle w:val="Default"/>
            <w:ind w:left="720"/>
          </w:pPr>
        </w:pPrChange>
      </w:pPr>
      <w:del w:id="1334" w:author="Sekar Subramanian" w:date="2021-07-16T12:08:00Z">
        <w:r w:rsidRPr="007C4EA8" w:rsidDel="00285094">
          <w:rPr>
            <w:rFonts w:asciiTheme="minorHAnsi" w:hAnsiTheme="minorHAnsi" w:cstheme="minorHAnsi"/>
            <w:sz w:val="28"/>
            <w:szCs w:val="28"/>
            <w:rPrChange w:id="1335" w:author="Sekar Subramanian" w:date="2021-07-16T13:10:00Z">
              <w:rPr>
                <w:b/>
              </w:rPr>
            </w:rPrChange>
          </w:rPr>
          <w:delText>Cons:</w:delText>
        </w:r>
      </w:del>
    </w:p>
    <w:p w14:paraId="5D44DD3D" w14:textId="0B5FB6AF" w:rsidR="0064258B" w:rsidRPr="007C4EA8" w:rsidDel="00285094" w:rsidRDefault="0064258B">
      <w:pPr>
        <w:pStyle w:val="Default"/>
        <w:numPr>
          <w:ilvl w:val="0"/>
          <w:numId w:val="2"/>
        </w:numPr>
        <w:spacing w:before="120" w:after="120"/>
        <w:ind w:left="692" w:hanging="274"/>
        <w:rPr>
          <w:del w:id="1336" w:author="Sekar Subramanian" w:date="2021-07-16T12:08:00Z"/>
          <w:rFonts w:asciiTheme="minorHAnsi" w:hAnsiTheme="minorHAnsi" w:cstheme="minorHAnsi"/>
          <w:sz w:val="28"/>
          <w:szCs w:val="28"/>
          <w:rPrChange w:id="1337" w:author="Sekar Subramanian" w:date="2021-07-16T13:10:00Z">
            <w:rPr>
              <w:del w:id="1338" w:author="Sekar Subramanian" w:date="2021-07-16T12:08:00Z"/>
            </w:rPr>
          </w:rPrChange>
        </w:rPr>
        <w:pPrChange w:id="1339" w:author="Sekar Subramanian" w:date="2021-07-16T12:36:00Z">
          <w:pPr>
            <w:pStyle w:val="Default"/>
            <w:numPr>
              <w:numId w:val="2"/>
            </w:numPr>
            <w:ind w:left="1440" w:hanging="360"/>
          </w:pPr>
        </w:pPrChange>
      </w:pPr>
      <w:del w:id="1340" w:author="Sekar Subramanian" w:date="2021-07-16T12:08:00Z">
        <w:r w:rsidRPr="007C4EA8" w:rsidDel="00285094">
          <w:rPr>
            <w:rFonts w:asciiTheme="minorHAnsi" w:hAnsiTheme="minorHAnsi" w:cstheme="minorHAnsi"/>
            <w:sz w:val="28"/>
            <w:szCs w:val="28"/>
            <w:rPrChange w:id="1341" w:author="Sekar Subramanian" w:date="2021-07-16T13:10:00Z">
              <w:rPr/>
            </w:rPrChange>
          </w:rPr>
          <w:delText>Requires careful normalization</w:delText>
        </w:r>
      </w:del>
    </w:p>
    <w:p w14:paraId="35E84CFF" w14:textId="1F947287" w:rsidR="0064258B" w:rsidRPr="007C4EA8" w:rsidDel="00285094" w:rsidRDefault="0064258B">
      <w:pPr>
        <w:pStyle w:val="Default"/>
        <w:numPr>
          <w:ilvl w:val="0"/>
          <w:numId w:val="2"/>
        </w:numPr>
        <w:spacing w:before="120" w:after="120"/>
        <w:ind w:left="692" w:hanging="274"/>
        <w:rPr>
          <w:del w:id="1342" w:author="Sekar Subramanian" w:date="2021-07-16T12:08:00Z"/>
          <w:rFonts w:asciiTheme="minorHAnsi" w:hAnsiTheme="minorHAnsi" w:cstheme="minorHAnsi"/>
          <w:sz w:val="28"/>
          <w:szCs w:val="28"/>
          <w:rPrChange w:id="1343" w:author="Sekar Subramanian" w:date="2021-07-16T13:10:00Z">
            <w:rPr>
              <w:del w:id="1344" w:author="Sekar Subramanian" w:date="2021-07-16T12:08:00Z"/>
            </w:rPr>
          </w:rPrChange>
        </w:rPr>
        <w:pPrChange w:id="1345" w:author="Sekar Subramanian" w:date="2021-07-16T12:36:00Z">
          <w:pPr>
            <w:pStyle w:val="Default"/>
            <w:numPr>
              <w:numId w:val="2"/>
            </w:numPr>
            <w:ind w:left="1440" w:hanging="360"/>
          </w:pPr>
        </w:pPrChange>
      </w:pPr>
      <w:del w:id="1346" w:author="Sekar Subramanian" w:date="2021-07-16T12:08:00Z">
        <w:r w:rsidRPr="007C4EA8" w:rsidDel="00285094">
          <w:rPr>
            <w:rFonts w:asciiTheme="minorHAnsi" w:hAnsiTheme="minorHAnsi" w:cstheme="minorHAnsi"/>
            <w:sz w:val="28"/>
            <w:szCs w:val="28"/>
            <w:rPrChange w:id="1347" w:author="Sekar Subramanian" w:date="2021-07-16T13:10:00Z">
              <w:rPr/>
            </w:rPrChange>
          </w:rPr>
          <w:delText>Does not capture changes in baseline measures well</w:delText>
        </w:r>
      </w:del>
    </w:p>
    <w:p w14:paraId="2BDE9254" w14:textId="4E58D300" w:rsidR="0064258B" w:rsidRPr="007C4EA8" w:rsidDel="00285094" w:rsidRDefault="0064258B">
      <w:pPr>
        <w:pStyle w:val="Default"/>
        <w:numPr>
          <w:ilvl w:val="0"/>
          <w:numId w:val="2"/>
        </w:numPr>
        <w:spacing w:before="120" w:after="120"/>
        <w:ind w:left="692" w:hanging="274"/>
        <w:rPr>
          <w:del w:id="1348" w:author="Sekar Subramanian" w:date="2021-07-16T12:08:00Z"/>
          <w:rFonts w:asciiTheme="minorHAnsi" w:hAnsiTheme="minorHAnsi" w:cstheme="minorHAnsi"/>
          <w:sz w:val="28"/>
          <w:szCs w:val="28"/>
          <w:rPrChange w:id="1349" w:author="Sekar Subramanian" w:date="2021-07-16T13:10:00Z">
            <w:rPr>
              <w:del w:id="1350" w:author="Sekar Subramanian" w:date="2021-07-16T12:08:00Z"/>
            </w:rPr>
          </w:rPrChange>
        </w:rPr>
        <w:pPrChange w:id="1351" w:author="Sekar Subramanian" w:date="2021-07-16T12:36:00Z">
          <w:pPr>
            <w:pStyle w:val="Default"/>
            <w:numPr>
              <w:numId w:val="2"/>
            </w:numPr>
            <w:ind w:left="1440" w:hanging="360"/>
          </w:pPr>
        </w:pPrChange>
      </w:pPr>
      <w:del w:id="1352" w:author="Sekar Subramanian" w:date="2021-07-16T12:08:00Z">
        <w:r w:rsidRPr="007C4EA8" w:rsidDel="00285094">
          <w:rPr>
            <w:rFonts w:asciiTheme="minorHAnsi" w:hAnsiTheme="minorHAnsi" w:cstheme="minorHAnsi"/>
            <w:sz w:val="28"/>
            <w:szCs w:val="28"/>
            <w:rPrChange w:id="1353" w:author="Sekar Subramanian" w:date="2021-07-16T13:10:00Z">
              <w:rPr/>
            </w:rPrChange>
          </w:rPr>
          <w:delText>Has a relatively small validity range</w:delText>
        </w:r>
      </w:del>
    </w:p>
    <w:p w14:paraId="14A06321" w14:textId="40A38B08" w:rsidR="0064258B" w:rsidRPr="007C4EA8" w:rsidDel="00285094" w:rsidRDefault="0064258B">
      <w:pPr>
        <w:pStyle w:val="Default"/>
        <w:numPr>
          <w:ilvl w:val="0"/>
          <w:numId w:val="2"/>
        </w:numPr>
        <w:spacing w:before="120" w:after="120"/>
        <w:ind w:left="692" w:hanging="274"/>
        <w:rPr>
          <w:del w:id="1354" w:author="Sekar Subramanian" w:date="2021-07-16T12:08:00Z"/>
          <w:rFonts w:asciiTheme="minorHAnsi" w:hAnsiTheme="minorHAnsi" w:cstheme="minorHAnsi"/>
          <w:sz w:val="28"/>
          <w:szCs w:val="28"/>
          <w:rPrChange w:id="1355" w:author="Sekar Subramanian" w:date="2021-07-16T13:10:00Z">
            <w:rPr>
              <w:del w:id="1356" w:author="Sekar Subramanian" w:date="2021-07-16T12:08:00Z"/>
              <w:b/>
            </w:rPr>
          </w:rPrChange>
        </w:rPr>
        <w:pPrChange w:id="1357" w:author="Sekar Subramanian" w:date="2021-07-16T12:36:00Z">
          <w:pPr>
            <w:pStyle w:val="ListParagraph"/>
            <w:ind w:left="504"/>
          </w:pPr>
        </w:pPrChange>
      </w:pPr>
    </w:p>
    <w:p w14:paraId="14F5B926" w14:textId="56EFF595" w:rsidR="00C5063B" w:rsidRPr="007C4EA8" w:rsidDel="00285094" w:rsidRDefault="00E747B9">
      <w:pPr>
        <w:pStyle w:val="Default"/>
        <w:numPr>
          <w:ilvl w:val="0"/>
          <w:numId w:val="2"/>
        </w:numPr>
        <w:spacing w:before="120" w:after="120"/>
        <w:ind w:left="692" w:hanging="274"/>
        <w:rPr>
          <w:del w:id="1358" w:author="Sekar Subramanian" w:date="2021-07-16T12:08:00Z"/>
          <w:rFonts w:asciiTheme="minorHAnsi" w:hAnsiTheme="minorHAnsi" w:cstheme="minorHAnsi"/>
          <w:sz w:val="28"/>
          <w:szCs w:val="28"/>
          <w:rPrChange w:id="1359" w:author="Sekar Subramanian" w:date="2021-07-16T13:10:00Z">
            <w:rPr>
              <w:del w:id="1360" w:author="Sekar Subramanian" w:date="2021-07-16T12:08:00Z"/>
              <w:b/>
              <w:color w:val="000000" w:themeColor="text1"/>
            </w:rPr>
          </w:rPrChange>
        </w:rPr>
        <w:pPrChange w:id="1361" w:author="Sekar Subramanian" w:date="2021-07-16T12:36:00Z">
          <w:pPr>
            <w:pStyle w:val="Heading3"/>
            <w:numPr>
              <w:numId w:val="19"/>
            </w:numPr>
            <w:spacing w:line="480" w:lineRule="auto"/>
            <w:ind w:left="1080" w:hanging="360"/>
          </w:pPr>
        </w:pPrChange>
      </w:pPr>
      <w:del w:id="1362" w:author="Sekar Subramanian" w:date="2021-07-16T12:08:00Z">
        <w:r w:rsidRPr="007C4EA8" w:rsidDel="00285094">
          <w:rPr>
            <w:sz w:val="28"/>
            <w:szCs w:val="28"/>
            <w:rPrChange w:id="1363" w:author="Sekar Subramanian" w:date="2021-07-16T13:10:00Z">
              <w:rPr>
                <w:rStyle w:val="Heading3Char"/>
                <w:rFonts w:asciiTheme="minorHAnsi" w:hAnsiTheme="minorHAnsi" w:cstheme="minorHAnsi"/>
                <w:b/>
                <w:color w:val="000000" w:themeColor="text1"/>
                <w:sz w:val="22"/>
                <w:szCs w:val="22"/>
              </w:rPr>
            </w:rPrChange>
          </w:rPr>
          <w:delText>Multiplicative</w:delText>
        </w:r>
        <w:r w:rsidRPr="007C4EA8" w:rsidDel="00285094">
          <w:rPr>
            <w:rFonts w:asciiTheme="minorHAnsi" w:hAnsiTheme="minorHAnsi" w:cstheme="minorHAnsi"/>
            <w:sz w:val="28"/>
            <w:szCs w:val="28"/>
            <w:rPrChange w:id="1364" w:author="Sekar Subramanian" w:date="2021-07-16T13:10:00Z">
              <w:rPr>
                <w:b/>
                <w:color w:val="000000" w:themeColor="text1"/>
              </w:rPr>
            </w:rPrChange>
          </w:rPr>
          <w:delText>:</w:delText>
        </w:r>
      </w:del>
    </w:p>
    <w:p w14:paraId="5CBBD530" w14:textId="712F6A6D" w:rsidR="009511BA" w:rsidRPr="007C4EA8" w:rsidDel="00285094" w:rsidRDefault="007F526C">
      <w:pPr>
        <w:pStyle w:val="Default"/>
        <w:numPr>
          <w:ilvl w:val="0"/>
          <w:numId w:val="2"/>
        </w:numPr>
        <w:spacing w:before="120" w:after="120"/>
        <w:ind w:left="692" w:hanging="274"/>
        <w:rPr>
          <w:del w:id="1365" w:author="Sekar Subramanian" w:date="2021-07-16T12:08:00Z"/>
          <w:rFonts w:asciiTheme="minorHAnsi" w:hAnsiTheme="minorHAnsi" w:cstheme="minorHAnsi"/>
          <w:sz w:val="28"/>
          <w:szCs w:val="28"/>
          <w:rPrChange w:id="1366" w:author="Sekar Subramanian" w:date="2021-07-16T13:10:00Z">
            <w:rPr>
              <w:del w:id="1367" w:author="Sekar Subramanian" w:date="2021-07-16T12:08:00Z"/>
              <w:rFonts w:ascii="Cambria Math" w:eastAsiaTheme="majorEastAsia"/>
              <w:color w:val="000000" w:themeColor="text1"/>
            </w:rPr>
          </w:rPrChange>
        </w:rPr>
        <w:pPrChange w:id="1368" w:author="Sekar Subramanian" w:date="2021-07-16T12:36:00Z">
          <w:pPr>
            <w:pStyle w:val="Default"/>
            <w:spacing w:line="480" w:lineRule="auto"/>
            <w:ind w:left="720" w:firstLine="720"/>
          </w:pPr>
        </w:pPrChange>
      </w:pPr>
      <w:del w:id="1369" w:author="Sekar Subramanian" w:date="2021-07-16T12:08:00Z">
        <w:r w:rsidRPr="007C4EA8" w:rsidDel="00285094">
          <w:rPr>
            <w:rFonts w:asciiTheme="minorHAnsi"/>
            <w:sz w:val="28"/>
            <w:szCs w:val="28"/>
            <w:rPrChange w:id="1370" w:author="Sekar Subramanian" w:date="2021-07-16T13:10:00Z">
              <w:rPr>
                <w:rStyle w:val="Heading3Char"/>
                <w:rFonts w:ascii="Cambria Math" w:hAnsiTheme="minorHAnsi" w:cstheme="minorHAnsi"/>
                <w:color w:val="000000" w:themeColor="text1"/>
                <w:sz w:val="22"/>
                <w:szCs w:val="22"/>
              </w:rPr>
            </w:rPrChange>
          </w:rPr>
          <w:delText xml:space="preserve">KPI </w:delText>
        </w:r>
        <w:r w:rsidR="009511BA" w:rsidRPr="007C4EA8" w:rsidDel="00285094">
          <w:rPr>
            <w:rFonts w:asciiTheme="minorHAnsi"/>
            <w:sz w:val="28"/>
            <w:szCs w:val="28"/>
            <w:rPrChange w:id="1371" w:author="Sekar Subramanian" w:date="2021-07-16T13:10:00Z">
              <w:rPr>
                <w:rStyle w:val="Heading3Char"/>
                <w:rFonts w:ascii="Cambria Math" w:hAnsiTheme="minorHAnsi" w:cstheme="minorHAnsi"/>
                <w:color w:val="000000" w:themeColor="text1"/>
                <w:sz w:val="22"/>
                <w:szCs w:val="22"/>
              </w:rPr>
            </w:rPrChange>
          </w:rPr>
          <w:delText>=Intercept</w:delText>
        </w:r>
        <w:r w:rsidR="009511BA" w:rsidRPr="007C4EA8" w:rsidDel="00285094">
          <w:rPr>
            <w:sz w:val="28"/>
            <w:szCs w:val="28"/>
            <w:rPrChange w:id="1372"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373" w:author="Sekar Subramanian" w:date="2021-07-16T13:10:00Z">
              <w:rPr>
                <w:rStyle w:val="Heading3Char"/>
                <w:rFonts w:ascii="Cambria Math" w:hAnsiTheme="minorHAnsi" w:cstheme="minorHAnsi"/>
                <w:color w:val="000000" w:themeColor="text1"/>
                <w:sz w:val="22"/>
                <w:szCs w:val="22"/>
              </w:rPr>
            </w:rPrChange>
          </w:rPr>
          <w:delText xml:space="preserve"> e^(</w:delText>
        </w:r>
        <w:r w:rsidR="009511BA" w:rsidRPr="007C4EA8" w:rsidDel="00285094">
          <w:rPr>
            <w:rFonts w:asciiTheme="minorHAnsi"/>
            <w:sz w:val="28"/>
            <w:szCs w:val="28"/>
            <w:rPrChange w:id="1374" w:author="Sekar Subramanian" w:date="2021-07-16T13:10:00Z">
              <w:rPr>
                <w:rStyle w:val="Heading3Char"/>
                <w:rFonts w:ascii="Cambria Math" w:hAnsiTheme="minorHAnsi" w:cstheme="minorHAnsi"/>
                <w:color w:val="000000" w:themeColor="text1"/>
                <w:sz w:val="22"/>
                <w:szCs w:val="22"/>
              </w:rPr>
            </w:rPrChange>
          </w:rPr>
          <w:delText>β</w:delText>
        </w:r>
        <w:r w:rsidR="00C5063B" w:rsidRPr="007C4EA8" w:rsidDel="00285094">
          <w:rPr>
            <w:rFonts w:asciiTheme="minorHAnsi"/>
            <w:sz w:val="28"/>
            <w:szCs w:val="28"/>
            <w:rPrChange w:id="1375" w:author="Sekar Subramanian" w:date="2021-07-16T13:10:00Z">
              <w:rPr>
                <w:rStyle w:val="Heading3Char"/>
                <w:rFonts w:ascii="Cambria Math" w:hAnsiTheme="minorHAnsi" w:cstheme="minorHAnsi"/>
                <w:color w:val="000000" w:themeColor="text1"/>
                <w:sz w:val="22"/>
                <w:szCs w:val="22"/>
              </w:rPr>
            </w:rPrChange>
          </w:rPr>
          <w:delText>1</w:delText>
        </w:r>
        <w:r w:rsidR="009511BA" w:rsidRPr="007C4EA8" w:rsidDel="00285094">
          <w:rPr>
            <w:rFonts w:asciiTheme="minorHAnsi"/>
            <w:sz w:val="28"/>
            <w:szCs w:val="28"/>
            <w:rPrChange w:id="1376" w:author="Sekar Subramanian" w:date="2021-07-16T13:10:00Z">
              <w:rPr>
                <w:rStyle w:val="Heading3Char"/>
                <w:rFonts w:ascii="Cambria Math" w:hAnsiTheme="minorHAnsi" w:cstheme="minorHAnsi"/>
                <w:color w:val="000000" w:themeColor="text1"/>
                <w:sz w:val="22"/>
                <w:szCs w:val="22"/>
              </w:rPr>
            </w:rPrChange>
          </w:rPr>
          <w:delText>* Precipitation )</w:delText>
        </w:r>
        <w:r w:rsidR="009511BA" w:rsidRPr="007C4EA8" w:rsidDel="00285094">
          <w:rPr>
            <w:sz w:val="28"/>
            <w:szCs w:val="28"/>
            <w:rPrChange w:id="1377"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378" w:author="Sekar Subramanian" w:date="2021-07-16T13:10:00Z">
              <w:rPr>
                <w:rStyle w:val="Heading3Char"/>
                <w:rFonts w:ascii="Cambria Math" w:hAnsiTheme="minorHAnsi" w:cstheme="minorHAnsi"/>
                <w:color w:val="000000" w:themeColor="text1"/>
                <w:sz w:val="22"/>
                <w:szCs w:val="22"/>
              </w:rPr>
            </w:rPrChange>
          </w:rPr>
          <w:delText>e^(</w:delText>
        </w:r>
        <w:r w:rsidR="009511BA" w:rsidRPr="007C4EA8" w:rsidDel="00285094">
          <w:rPr>
            <w:rFonts w:asciiTheme="minorHAnsi"/>
            <w:sz w:val="28"/>
            <w:szCs w:val="28"/>
            <w:rPrChange w:id="1379" w:author="Sekar Subramanian" w:date="2021-07-16T13:10:00Z">
              <w:rPr>
                <w:rStyle w:val="Heading3Char"/>
                <w:rFonts w:ascii="Cambria Math" w:hAnsiTheme="minorHAnsi" w:cstheme="minorHAnsi"/>
                <w:color w:val="000000" w:themeColor="text1"/>
                <w:sz w:val="22"/>
                <w:szCs w:val="22"/>
              </w:rPr>
            </w:rPrChange>
          </w:rPr>
          <w:delText>β</w:delText>
        </w:r>
        <w:r w:rsidR="00C5063B" w:rsidRPr="007C4EA8" w:rsidDel="00285094">
          <w:rPr>
            <w:rFonts w:asciiTheme="minorHAnsi"/>
            <w:sz w:val="28"/>
            <w:szCs w:val="28"/>
            <w:rPrChange w:id="1380" w:author="Sekar Subramanian" w:date="2021-07-16T13:10:00Z">
              <w:rPr>
                <w:rStyle w:val="Heading3Char"/>
                <w:rFonts w:ascii="Cambria Math" w:hAnsiTheme="minorHAnsi" w:cstheme="minorHAnsi"/>
                <w:color w:val="000000" w:themeColor="text1"/>
                <w:sz w:val="22"/>
                <w:szCs w:val="22"/>
              </w:rPr>
            </w:rPrChange>
          </w:rPr>
          <w:delText>2</w:delText>
        </w:r>
        <w:r w:rsidR="009511BA" w:rsidRPr="007C4EA8" w:rsidDel="00285094">
          <w:rPr>
            <w:rFonts w:asciiTheme="minorHAnsi"/>
            <w:sz w:val="28"/>
            <w:szCs w:val="28"/>
            <w:rPrChange w:id="1381" w:author="Sekar Subramanian" w:date="2021-07-16T13:10:00Z">
              <w:rPr>
                <w:rStyle w:val="Heading3Char"/>
                <w:rFonts w:ascii="Cambria Math" w:hAnsiTheme="minorHAnsi" w:cstheme="minorHAnsi"/>
                <w:color w:val="000000" w:themeColor="text1"/>
                <w:sz w:val="22"/>
                <w:szCs w:val="22"/>
              </w:rPr>
            </w:rPrChange>
          </w:rPr>
          <w:delText>* Media )</w:delText>
        </w:r>
        <w:r w:rsidR="009511BA" w:rsidRPr="007C4EA8" w:rsidDel="00285094">
          <w:rPr>
            <w:sz w:val="28"/>
            <w:szCs w:val="28"/>
            <w:rPrChange w:id="1382"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383" w:author="Sekar Subramanian" w:date="2021-07-16T13:10:00Z">
              <w:rPr>
                <w:rStyle w:val="Heading3Char"/>
                <w:rFonts w:ascii="Cambria Math" w:hAnsiTheme="minorHAnsi" w:cstheme="minorHAnsi"/>
                <w:color w:val="000000" w:themeColor="text1"/>
                <w:sz w:val="22"/>
                <w:szCs w:val="22"/>
              </w:rPr>
            </w:rPrChange>
          </w:rPr>
          <w:delText>e^(</w:delText>
        </w:r>
        <w:r w:rsidR="009511BA" w:rsidRPr="007C4EA8" w:rsidDel="00285094">
          <w:rPr>
            <w:rFonts w:asciiTheme="minorHAnsi"/>
            <w:sz w:val="28"/>
            <w:szCs w:val="28"/>
            <w:rPrChange w:id="1384" w:author="Sekar Subramanian" w:date="2021-07-16T13:10:00Z">
              <w:rPr>
                <w:rStyle w:val="Heading3Char"/>
                <w:rFonts w:ascii="Cambria Math" w:hAnsiTheme="minorHAnsi" w:cstheme="minorHAnsi"/>
                <w:color w:val="000000" w:themeColor="text1"/>
                <w:sz w:val="22"/>
                <w:szCs w:val="22"/>
              </w:rPr>
            </w:rPrChange>
          </w:rPr>
          <w:delText>β</w:delText>
        </w:r>
        <w:r w:rsidR="00C5063B" w:rsidRPr="007C4EA8" w:rsidDel="00285094">
          <w:rPr>
            <w:rFonts w:asciiTheme="minorHAnsi"/>
            <w:sz w:val="28"/>
            <w:szCs w:val="28"/>
            <w:rPrChange w:id="1385" w:author="Sekar Subramanian" w:date="2021-07-16T13:10:00Z">
              <w:rPr>
                <w:rStyle w:val="Heading3Char"/>
                <w:rFonts w:ascii="Cambria Math" w:hAnsiTheme="minorHAnsi" w:cstheme="minorHAnsi"/>
                <w:color w:val="000000" w:themeColor="text1"/>
                <w:sz w:val="22"/>
                <w:szCs w:val="22"/>
              </w:rPr>
            </w:rPrChange>
          </w:rPr>
          <w:delText>3</w:delText>
        </w:r>
        <w:r w:rsidR="009511BA" w:rsidRPr="007C4EA8" w:rsidDel="00285094">
          <w:rPr>
            <w:rFonts w:asciiTheme="minorHAnsi"/>
            <w:sz w:val="28"/>
            <w:szCs w:val="28"/>
            <w:rPrChange w:id="1386" w:author="Sekar Subramanian" w:date="2021-07-16T13:10:00Z">
              <w:rPr>
                <w:rStyle w:val="Heading3Char"/>
                <w:rFonts w:ascii="Cambria Math" w:hAnsiTheme="minorHAnsi" w:cstheme="minorHAnsi"/>
                <w:color w:val="000000" w:themeColor="text1"/>
                <w:sz w:val="22"/>
                <w:szCs w:val="22"/>
              </w:rPr>
            </w:rPrChange>
          </w:rPr>
          <w:delText>* Promo)</w:delText>
        </w:r>
        <w:r w:rsidR="009511BA" w:rsidRPr="007C4EA8" w:rsidDel="00285094">
          <w:rPr>
            <w:sz w:val="28"/>
            <w:szCs w:val="28"/>
            <w:rPrChange w:id="1387"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388" w:author="Sekar Subramanian" w:date="2021-07-16T13:10:00Z">
              <w:rPr>
                <w:rStyle w:val="Heading3Char"/>
                <w:rFonts w:ascii="Cambria Math" w:hAnsiTheme="minorHAnsi" w:cstheme="minorHAnsi"/>
                <w:color w:val="000000" w:themeColor="text1"/>
                <w:sz w:val="22"/>
                <w:szCs w:val="22"/>
              </w:rPr>
            </w:rPrChange>
          </w:rPr>
          <w:delText>...</w:delText>
        </w:r>
      </w:del>
    </w:p>
    <w:p w14:paraId="02AE039B" w14:textId="4332F923" w:rsidR="0064258B" w:rsidRPr="007C4EA8" w:rsidDel="00285094" w:rsidRDefault="0064258B">
      <w:pPr>
        <w:pStyle w:val="Default"/>
        <w:numPr>
          <w:ilvl w:val="0"/>
          <w:numId w:val="2"/>
        </w:numPr>
        <w:spacing w:before="120" w:after="120"/>
        <w:ind w:left="692" w:hanging="274"/>
        <w:rPr>
          <w:del w:id="1389" w:author="Sekar Subramanian" w:date="2021-07-16T12:08:00Z"/>
          <w:rFonts w:asciiTheme="minorHAnsi" w:hAnsiTheme="minorHAnsi" w:cstheme="minorHAnsi"/>
          <w:sz w:val="28"/>
          <w:szCs w:val="28"/>
          <w:rPrChange w:id="1390" w:author="Sekar Subramanian" w:date="2021-07-16T13:10:00Z">
            <w:rPr>
              <w:del w:id="1391" w:author="Sekar Subramanian" w:date="2021-07-16T12:08:00Z"/>
              <w:b/>
            </w:rPr>
          </w:rPrChange>
        </w:rPr>
        <w:pPrChange w:id="1392" w:author="Sekar Subramanian" w:date="2021-07-16T12:36:00Z">
          <w:pPr>
            <w:pStyle w:val="Default"/>
            <w:ind w:left="1080"/>
          </w:pPr>
        </w:pPrChange>
      </w:pPr>
      <w:del w:id="1393" w:author="Sekar Subramanian" w:date="2021-07-16T12:08:00Z">
        <w:r w:rsidRPr="007C4EA8" w:rsidDel="00285094">
          <w:rPr>
            <w:rFonts w:asciiTheme="minorHAnsi" w:hAnsiTheme="minorHAnsi" w:cstheme="minorHAnsi"/>
            <w:sz w:val="28"/>
            <w:szCs w:val="28"/>
            <w:rPrChange w:id="1394" w:author="Sekar Subramanian" w:date="2021-07-16T13:10:00Z">
              <w:rPr>
                <w:b/>
              </w:rPr>
            </w:rPrChange>
          </w:rPr>
          <w:delText>Pros:</w:delText>
        </w:r>
      </w:del>
    </w:p>
    <w:p w14:paraId="68CD0A40" w14:textId="4A78C545" w:rsidR="0064258B" w:rsidRPr="007C4EA8" w:rsidDel="00285094" w:rsidRDefault="0064258B">
      <w:pPr>
        <w:pStyle w:val="Default"/>
        <w:numPr>
          <w:ilvl w:val="0"/>
          <w:numId w:val="2"/>
        </w:numPr>
        <w:spacing w:before="120" w:after="120"/>
        <w:ind w:left="692" w:hanging="274"/>
        <w:rPr>
          <w:del w:id="1395" w:author="Sekar Subramanian" w:date="2021-07-16T12:08:00Z"/>
          <w:rFonts w:asciiTheme="minorHAnsi" w:hAnsiTheme="minorHAnsi" w:cstheme="minorHAnsi"/>
          <w:sz w:val="28"/>
          <w:szCs w:val="28"/>
          <w:rPrChange w:id="1396" w:author="Sekar Subramanian" w:date="2021-07-16T13:10:00Z">
            <w:rPr>
              <w:del w:id="1397" w:author="Sekar Subramanian" w:date="2021-07-16T12:08:00Z"/>
            </w:rPr>
          </w:rPrChange>
        </w:rPr>
        <w:pPrChange w:id="1398" w:author="Sekar Subramanian" w:date="2021-07-16T12:36:00Z">
          <w:pPr>
            <w:pStyle w:val="Default"/>
            <w:numPr>
              <w:numId w:val="3"/>
            </w:numPr>
            <w:ind w:left="1800" w:hanging="360"/>
          </w:pPr>
        </w:pPrChange>
      </w:pPr>
      <w:del w:id="1399" w:author="Sekar Subramanian" w:date="2021-07-16T12:08:00Z">
        <w:r w:rsidRPr="007C4EA8" w:rsidDel="00285094">
          <w:rPr>
            <w:rFonts w:asciiTheme="minorHAnsi" w:hAnsiTheme="minorHAnsi" w:cstheme="minorHAnsi"/>
            <w:sz w:val="28"/>
            <w:szCs w:val="28"/>
            <w:rPrChange w:id="1400" w:author="Sekar Subramanian" w:date="2021-07-16T13:10:00Z">
              <w:rPr/>
            </w:rPrChange>
          </w:rPr>
          <w:delText>Larger relevant range</w:delText>
        </w:r>
      </w:del>
    </w:p>
    <w:p w14:paraId="1D0F3B41" w14:textId="3F6C5663" w:rsidR="0064258B" w:rsidRPr="007C4EA8" w:rsidDel="00285094" w:rsidRDefault="0064258B">
      <w:pPr>
        <w:pStyle w:val="Default"/>
        <w:numPr>
          <w:ilvl w:val="0"/>
          <w:numId w:val="2"/>
        </w:numPr>
        <w:spacing w:before="120" w:after="120"/>
        <w:ind w:left="692" w:hanging="274"/>
        <w:rPr>
          <w:del w:id="1401" w:author="Sekar Subramanian" w:date="2021-07-16T12:08:00Z"/>
          <w:rFonts w:asciiTheme="minorHAnsi" w:hAnsiTheme="minorHAnsi" w:cstheme="minorHAnsi"/>
          <w:sz w:val="28"/>
          <w:szCs w:val="28"/>
          <w:rPrChange w:id="1402" w:author="Sekar Subramanian" w:date="2021-07-16T13:10:00Z">
            <w:rPr>
              <w:del w:id="1403" w:author="Sekar Subramanian" w:date="2021-07-16T12:08:00Z"/>
            </w:rPr>
          </w:rPrChange>
        </w:rPr>
        <w:pPrChange w:id="1404" w:author="Sekar Subramanian" w:date="2021-07-16T12:36:00Z">
          <w:pPr>
            <w:pStyle w:val="Default"/>
            <w:numPr>
              <w:numId w:val="3"/>
            </w:numPr>
            <w:ind w:left="1800" w:hanging="360"/>
          </w:pPr>
        </w:pPrChange>
      </w:pPr>
      <w:del w:id="1405" w:author="Sekar Subramanian" w:date="2021-07-16T12:08:00Z">
        <w:r w:rsidRPr="007C4EA8" w:rsidDel="00285094">
          <w:rPr>
            <w:rFonts w:asciiTheme="minorHAnsi" w:hAnsiTheme="minorHAnsi" w:cstheme="minorHAnsi"/>
            <w:sz w:val="28"/>
            <w:szCs w:val="28"/>
            <w:rPrChange w:id="1406" w:author="Sekar Subramanian" w:date="2021-07-16T13:10:00Z">
              <w:rPr/>
            </w:rPrChange>
          </w:rPr>
          <w:delText xml:space="preserve">Implicitly captures some </w:delText>
        </w:r>
        <w:r w:rsidR="00C71BD0" w:rsidRPr="007C4EA8" w:rsidDel="00285094">
          <w:rPr>
            <w:rFonts w:asciiTheme="minorHAnsi" w:hAnsiTheme="minorHAnsi" w:cstheme="minorHAnsi"/>
            <w:sz w:val="28"/>
            <w:szCs w:val="28"/>
            <w:rPrChange w:id="1407" w:author="Sekar Subramanian" w:date="2021-07-16T13:10:00Z">
              <w:rPr/>
            </w:rPrChange>
          </w:rPr>
          <w:delText>interactions.</w:delText>
        </w:r>
      </w:del>
    </w:p>
    <w:p w14:paraId="6C60FCB6" w14:textId="3A3ADE38" w:rsidR="0064258B" w:rsidRPr="007C4EA8" w:rsidDel="00285094" w:rsidRDefault="0064258B">
      <w:pPr>
        <w:pStyle w:val="Default"/>
        <w:numPr>
          <w:ilvl w:val="0"/>
          <w:numId w:val="2"/>
        </w:numPr>
        <w:spacing w:before="120" w:after="120"/>
        <w:ind w:left="692" w:hanging="274"/>
        <w:rPr>
          <w:del w:id="1408" w:author="Sekar Subramanian" w:date="2021-07-16T12:08:00Z"/>
          <w:rFonts w:asciiTheme="minorHAnsi" w:hAnsiTheme="minorHAnsi" w:cstheme="minorHAnsi"/>
          <w:sz w:val="28"/>
          <w:szCs w:val="28"/>
          <w:rPrChange w:id="1409" w:author="Sekar Subramanian" w:date="2021-07-16T13:10:00Z">
            <w:rPr>
              <w:del w:id="1410" w:author="Sekar Subramanian" w:date="2021-07-16T12:08:00Z"/>
            </w:rPr>
          </w:rPrChange>
        </w:rPr>
        <w:pPrChange w:id="1411" w:author="Sekar Subramanian" w:date="2021-07-16T12:36:00Z">
          <w:pPr>
            <w:pStyle w:val="Default"/>
            <w:ind w:left="1080"/>
          </w:pPr>
        </w:pPrChange>
      </w:pPr>
    </w:p>
    <w:p w14:paraId="5FCBB2A0" w14:textId="6926505B" w:rsidR="0064258B" w:rsidRPr="007C4EA8" w:rsidDel="00285094" w:rsidRDefault="0064258B">
      <w:pPr>
        <w:pStyle w:val="Default"/>
        <w:numPr>
          <w:ilvl w:val="0"/>
          <w:numId w:val="2"/>
        </w:numPr>
        <w:spacing w:before="120" w:after="120"/>
        <w:ind w:left="692" w:hanging="274"/>
        <w:rPr>
          <w:del w:id="1412" w:author="Sekar Subramanian" w:date="2021-07-16T12:08:00Z"/>
          <w:rFonts w:asciiTheme="minorHAnsi" w:hAnsiTheme="minorHAnsi" w:cstheme="minorHAnsi"/>
          <w:sz w:val="28"/>
          <w:szCs w:val="28"/>
          <w:rPrChange w:id="1413" w:author="Sekar Subramanian" w:date="2021-07-16T13:10:00Z">
            <w:rPr>
              <w:del w:id="1414" w:author="Sekar Subramanian" w:date="2021-07-16T12:08:00Z"/>
              <w:b/>
            </w:rPr>
          </w:rPrChange>
        </w:rPr>
        <w:pPrChange w:id="1415" w:author="Sekar Subramanian" w:date="2021-07-16T12:36:00Z">
          <w:pPr>
            <w:pStyle w:val="Default"/>
            <w:ind w:left="1080"/>
          </w:pPr>
        </w:pPrChange>
      </w:pPr>
      <w:del w:id="1416" w:author="Sekar Subramanian" w:date="2021-07-16T12:08:00Z">
        <w:r w:rsidRPr="007C4EA8" w:rsidDel="00285094">
          <w:rPr>
            <w:rFonts w:asciiTheme="minorHAnsi" w:hAnsiTheme="minorHAnsi" w:cstheme="minorHAnsi"/>
            <w:sz w:val="28"/>
            <w:szCs w:val="28"/>
            <w:rPrChange w:id="1417" w:author="Sekar Subramanian" w:date="2021-07-16T13:10:00Z">
              <w:rPr>
                <w:b/>
              </w:rPr>
            </w:rPrChange>
          </w:rPr>
          <w:delText>Cons:</w:delText>
        </w:r>
      </w:del>
    </w:p>
    <w:p w14:paraId="24907C2B" w14:textId="17C17212" w:rsidR="0064258B" w:rsidRPr="007C4EA8" w:rsidDel="00285094" w:rsidRDefault="0064258B">
      <w:pPr>
        <w:pStyle w:val="Default"/>
        <w:numPr>
          <w:ilvl w:val="0"/>
          <w:numId w:val="2"/>
        </w:numPr>
        <w:spacing w:before="120" w:after="120"/>
        <w:ind w:left="692" w:hanging="274"/>
        <w:rPr>
          <w:del w:id="1418" w:author="Sekar Subramanian" w:date="2021-07-16T12:08:00Z"/>
          <w:rFonts w:asciiTheme="minorHAnsi" w:hAnsiTheme="minorHAnsi" w:cstheme="minorHAnsi"/>
          <w:sz w:val="28"/>
          <w:szCs w:val="28"/>
          <w:rPrChange w:id="1419" w:author="Sekar Subramanian" w:date="2021-07-16T13:10:00Z">
            <w:rPr>
              <w:del w:id="1420" w:author="Sekar Subramanian" w:date="2021-07-16T12:08:00Z"/>
            </w:rPr>
          </w:rPrChange>
        </w:rPr>
        <w:pPrChange w:id="1421" w:author="Sekar Subramanian" w:date="2021-07-16T12:36:00Z">
          <w:pPr>
            <w:pStyle w:val="Default"/>
            <w:numPr>
              <w:numId w:val="2"/>
            </w:numPr>
            <w:ind w:left="1800" w:hanging="360"/>
          </w:pPr>
        </w:pPrChange>
      </w:pPr>
      <w:del w:id="1422" w:author="Sekar Subramanian" w:date="2021-07-16T12:08:00Z">
        <w:r w:rsidRPr="007C4EA8" w:rsidDel="00285094">
          <w:rPr>
            <w:rFonts w:asciiTheme="minorHAnsi" w:hAnsiTheme="minorHAnsi" w:cstheme="minorHAnsi"/>
            <w:sz w:val="28"/>
            <w:szCs w:val="28"/>
            <w:rPrChange w:id="1423" w:author="Sekar Subramanian" w:date="2021-07-16T13:10:00Z">
              <w:rPr/>
            </w:rPrChange>
          </w:rPr>
          <w:delText xml:space="preserve">May create some counter-intuitive interactions that may not meet face </w:delText>
        </w:r>
        <w:r w:rsidR="00C71BD0" w:rsidRPr="007C4EA8" w:rsidDel="00285094">
          <w:rPr>
            <w:rFonts w:asciiTheme="minorHAnsi" w:hAnsiTheme="minorHAnsi" w:cstheme="minorHAnsi"/>
            <w:sz w:val="28"/>
            <w:szCs w:val="28"/>
            <w:rPrChange w:id="1424" w:author="Sekar Subramanian" w:date="2021-07-16T13:10:00Z">
              <w:rPr/>
            </w:rPrChange>
          </w:rPr>
          <w:delText>validity.</w:delText>
        </w:r>
      </w:del>
    </w:p>
    <w:p w14:paraId="55F84181" w14:textId="7341D183" w:rsidR="0064258B" w:rsidRPr="007C4EA8" w:rsidDel="00285094" w:rsidRDefault="0064258B">
      <w:pPr>
        <w:pStyle w:val="Default"/>
        <w:numPr>
          <w:ilvl w:val="0"/>
          <w:numId w:val="2"/>
        </w:numPr>
        <w:spacing w:before="120" w:after="120"/>
        <w:ind w:left="692" w:hanging="274"/>
        <w:rPr>
          <w:del w:id="1425" w:author="Sekar Subramanian" w:date="2021-07-16T12:08:00Z"/>
          <w:rFonts w:asciiTheme="minorHAnsi" w:hAnsiTheme="minorHAnsi" w:cstheme="minorHAnsi"/>
          <w:sz w:val="28"/>
          <w:szCs w:val="28"/>
          <w:rPrChange w:id="1426" w:author="Sekar Subramanian" w:date="2021-07-16T13:10:00Z">
            <w:rPr>
              <w:del w:id="1427" w:author="Sekar Subramanian" w:date="2021-07-16T12:08:00Z"/>
            </w:rPr>
          </w:rPrChange>
        </w:rPr>
        <w:pPrChange w:id="1428" w:author="Sekar Subramanian" w:date="2021-07-16T12:36:00Z">
          <w:pPr>
            <w:pStyle w:val="Default"/>
            <w:ind w:left="1080"/>
          </w:pPr>
        </w:pPrChange>
      </w:pPr>
    </w:p>
    <w:p w14:paraId="2FF5E16F" w14:textId="4F9019FA" w:rsidR="0064258B" w:rsidRPr="007C4EA8" w:rsidDel="00285094" w:rsidRDefault="0064258B">
      <w:pPr>
        <w:pStyle w:val="Default"/>
        <w:numPr>
          <w:ilvl w:val="0"/>
          <w:numId w:val="2"/>
        </w:numPr>
        <w:spacing w:before="120" w:after="120"/>
        <w:ind w:left="692" w:hanging="274"/>
        <w:rPr>
          <w:del w:id="1429" w:author="Sekar Subramanian" w:date="2021-07-16T12:08:00Z"/>
          <w:rFonts w:asciiTheme="minorHAnsi" w:hAnsiTheme="minorHAnsi" w:cstheme="minorHAnsi"/>
          <w:sz w:val="28"/>
          <w:szCs w:val="28"/>
          <w:rPrChange w:id="1430" w:author="Sekar Subramanian" w:date="2021-07-16T13:10:00Z">
            <w:rPr>
              <w:del w:id="1431" w:author="Sekar Subramanian" w:date="2021-07-16T12:08:00Z"/>
              <w:b/>
            </w:rPr>
          </w:rPrChange>
        </w:rPr>
        <w:pPrChange w:id="1432" w:author="Sekar Subramanian" w:date="2021-07-16T12:36:00Z">
          <w:pPr>
            <w:pStyle w:val="Default"/>
            <w:ind w:left="1080"/>
          </w:pPr>
        </w:pPrChange>
      </w:pPr>
      <w:del w:id="1433" w:author="Sekar Subramanian" w:date="2021-07-16T12:08:00Z">
        <w:r w:rsidRPr="007C4EA8" w:rsidDel="00285094">
          <w:rPr>
            <w:rFonts w:asciiTheme="minorHAnsi" w:hAnsiTheme="minorHAnsi" w:cstheme="minorHAnsi"/>
            <w:sz w:val="28"/>
            <w:szCs w:val="28"/>
            <w:rPrChange w:id="1434" w:author="Sekar Subramanian" w:date="2021-07-16T13:10:00Z">
              <w:rPr>
                <w:b/>
              </w:rPr>
            </w:rPrChange>
          </w:rPr>
          <w:delText>Choice of the model form depends on:</w:delText>
        </w:r>
      </w:del>
    </w:p>
    <w:p w14:paraId="57515048" w14:textId="2754FB0D" w:rsidR="00254EC3" w:rsidRPr="007C4EA8" w:rsidRDefault="0064258B" w:rsidP="00254EC3">
      <w:pPr>
        <w:pStyle w:val="Default"/>
        <w:numPr>
          <w:ilvl w:val="0"/>
          <w:numId w:val="2"/>
        </w:numPr>
        <w:spacing w:before="120" w:after="120"/>
        <w:rPr>
          <w:ins w:id="1435" w:author="Sekar Subramanian" w:date="2021-07-16T13:06:00Z"/>
          <w:rFonts w:asciiTheme="minorHAnsi" w:hAnsiTheme="minorHAnsi" w:cstheme="minorHAnsi"/>
          <w:sz w:val="28"/>
          <w:szCs w:val="28"/>
        </w:rPr>
      </w:pPr>
      <w:del w:id="1436" w:author="Sekar Subramanian" w:date="2021-07-16T13:12:00Z">
        <w:r w:rsidRPr="007C4EA8" w:rsidDel="001B3BFC">
          <w:rPr>
            <w:rFonts w:asciiTheme="minorHAnsi" w:hAnsiTheme="minorHAnsi" w:cstheme="minorHAnsi"/>
            <w:sz w:val="28"/>
            <w:szCs w:val="28"/>
            <w:rPrChange w:id="1437" w:author="Sekar Subramanian" w:date="2021-07-16T13:10:00Z">
              <w:rPr/>
            </w:rPrChange>
          </w:rPr>
          <w:delText xml:space="preserve">Mental model of how activities affect volume in the specific </w:delText>
        </w:r>
        <w:r w:rsidR="00C71BD0" w:rsidRPr="007C4EA8" w:rsidDel="001B3BFC">
          <w:rPr>
            <w:rFonts w:asciiTheme="minorHAnsi" w:hAnsiTheme="minorHAnsi" w:cstheme="minorHAnsi"/>
            <w:sz w:val="28"/>
            <w:szCs w:val="28"/>
            <w:rPrChange w:id="1438" w:author="Sekar Subramanian" w:date="2021-07-16T13:10:00Z">
              <w:rPr/>
            </w:rPrChange>
          </w:rPr>
          <w:delText>business.</w:delText>
        </w:r>
      </w:del>
      <w:ins w:id="1439" w:author="Sekar Subramanian" w:date="2021-07-16T13:06:00Z">
        <w:r w:rsidR="00254EC3" w:rsidRPr="007C4EA8">
          <w:rPr>
            <w:rFonts w:asciiTheme="minorHAnsi" w:hAnsiTheme="minorHAnsi" w:cstheme="minorHAnsi"/>
            <w:sz w:val="28"/>
            <w:szCs w:val="28"/>
          </w:rPr>
          <w:t xml:space="preserve">What is the contribution of base vs incremental? </w:t>
        </w:r>
      </w:ins>
    </w:p>
    <w:p w14:paraId="6581D02B" w14:textId="64222801" w:rsidR="00254EC3" w:rsidRPr="007C4EA8" w:rsidRDefault="00254EC3" w:rsidP="00254EC3">
      <w:pPr>
        <w:pStyle w:val="Default"/>
        <w:numPr>
          <w:ilvl w:val="0"/>
          <w:numId w:val="2"/>
        </w:numPr>
        <w:spacing w:before="120" w:after="120"/>
        <w:rPr>
          <w:ins w:id="1440" w:author="Sekar Subramanian" w:date="2021-07-16T13:06:00Z"/>
          <w:rFonts w:asciiTheme="minorHAnsi" w:hAnsiTheme="minorHAnsi" w:cstheme="minorHAnsi"/>
          <w:sz w:val="28"/>
          <w:szCs w:val="28"/>
        </w:rPr>
      </w:pPr>
      <w:ins w:id="1441" w:author="Sekar Subramanian" w:date="2021-07-16T13:06:00Z">
        <w:r w:rsidRPr="007C4EA8">
          <w:rPr>
            <w:rFonts w:asciiTheme="minorHAnsi" w:hAnsiTheme="minorHAnsi" w:cstheme="minorHAnsi"/>
            <w:sz w:val="28"/>
            <w:szCs w:val="28"/>
          </w:rPr>
          <w:t xml:space="preserve">What are the key drivers of Fist time activations? </w:t>
        </w:r>
      </w:ins>
    </w:p>
    <w:p w14:paraId="401BDEAF" w14:textId="78EE94B3" w:rsidR="00254EC3" w:rsidRPr="007C4EA8" w:rsidRDefault="00254EC3" w:rsidP="00254EC3">
      <w:pPr>
        <w:pStyle w:val="Default"/>
        <w:numPr>
          <w:ilvl w:val="0"/>
          <w:numId w:val="2"/>
        </w:numPr>
        <w:spacing w:before="120" w:after="120"/>
        <w:rPr>
          <w:ins w:id="1442" w:author="Sekar Subramanian" w:date="2021-07-16T13:06:00Z"/>
          <w:rFonts w:asciiTheme="minorHAnsi" w:hAnsiTheme="minorHAnsi" w:cstheme="minorHAnsi"/>
          <w:sz w:val="28"/>
          <w:szCs w:val="28"/>
        </w:rPr>
      </w:pPr>
      <w:ins w:id="1443" w:author="Sekar Subramanian" w:date="2021-07-16T13:06:00Z">
        <w:r w:rsidRPr="007C4EA8">
          <w:rPr>
            <w:rFonts w:asciiTheme="minorHAnsi" w:hAnsiTheme="minorHAnsi" w:cstheme="minorHAnsi"/>
            <w:sz w:val="28"/>
            <w:szCs w:val="28"/>
          </w:rPr>
          <w:t xml:space="preserve">What are the incremental activations driven by Media advertising? </w:t>
        </w:r>
      </w:ins>
    </w:p>
    <w:p w14:paraId="083AA9FB" w14:textId="2F0CC366" w:rsidR="00254EC3" w:rsidRPr="007C4EA8" w:rsidRDefault="00254EC3" w:rsidP="00254EC3">
      <w:pPr>
        <w:pStyle w:val="Default"/>
        <w:numPr>
          <w:ilvl w:val="0"/>
          <w:numId w:val="2"/>
        </w:numPr>
        <w:spacing w:before="120" w:after="120"/>
        <w:rPr>
          <w:ins w:id="1444" w:author="Sekar Subramanian" w:date="2021-07-16T13:06:00Z"/>
          <w:rFonts w:asciiTheme="minorHAnsi" w:hAnsiTheme="minorHAnsi" w:cstheme="minorHAnsi"/>
          <w:sz w:val="28"/>
          <w:szCs w:val="28"/>
        </w:rPr>
      </w:pPr>
      <w:ins w:id="1445" w:author="Sekar Subramanian" w:date="2021-07-16T13:06:00Z">
        <w:r w:rsidRPr="007C4EA8">
          <w:rPr>
            <w:rFonts w:asciiTheme="minorHAnsi" w:hAnsiTheme="minorHAnsi" w:cstheme="minorHAnsi"/>
            <w:sz w:val="28"/>
            <w:szCs w:val="28"/>
          </w:rPr>
          <w:t xml:space="preserve">What is the ROI / CAC for all marketing drivers? </w:t>
        </w:r>
      </w:ins>
    </w:p>
    <w:p w14:paraId="4D97C3D2" w14:textId="36FFB9EE" w:rsidR="00254EC3" w:rsidRPr="007C4EA8" w:rsidRDefault="00254EC3" w:rsidP="00254EC3">
      <w:pPr>
        <w:pStyle w:val="Default"/>
        <w:numPr>
          <w:ilvl w:val="0"/>
          <w:numId w:val="2"/>
        </w:numPr>
        <w:spacing w:before="120" w:after="120"/>
        <w:rPr>
          <w:ins w:id="1446" w:author="Sekar Subramanian" w:date="2021-07-16T13:06:00Z"/>
          <w:rFonts w:asciiTheme="minorHAnsi" w:hAnsiTheme="minorHAnsi" w:cstheme="minorHAnsi"/>
          <w:sz w:val="28"/>
          <w:szCs w:val="28"/>
        </w:rPr>
      </w:pPr>
      <w:ins w:id="1447" w:author="Sekar Subramanian" w:date="2021-07-16T13:06:00Z">
        <w:r w:rsidRPr="007C4EA8">
          <w:rPr>
            <w:rFonts w:asciiTheme="minorHAnsi" w:hAnsiTheme="minorHAnsi" w:cstheme="minorHAnsi"/>
            <w:sz w:val="28"/>
            <w:szCs w:val="28"/>
          </w:rPr>
          <w:t xml:space="preserve">How does media and promotion work together to impact first time user activation? </w:t>
        </w:r>
      </w:ins>
    </w:p>
    <w:p w14:paraId="00186361" w14:textId="2440BA3D" w:rsidR="00254EC3" w:rsidRPr="007C4EA8" w:rsidRDefault="00254EC3">
      <w:pPr>
        <w:pStyle w:val="Default"/>
        <w:numPr>
          <w:ilvl w:val="0"/>
          <w:numId w:val="2"/>
        </w:numPr>
        <w:spacing w:before="120" w:after="120"/>
        <w:rPr>
          <w:rFonts w:asciiTheme="minorHAnsi" w:hAnsiTheme="minorHAnsi" w:cstheme="minorHAnsi"/>
          <w:sz w:val="28"/>
          <w:szCs w:val="28"/>
          <w:rPrChange w:id="1448" w:author="Sekar Subramanian" w:date="2021-07-16T13:10:00Z">
            <w:rPr>
              <w:lang w:val="en-IN"/>
            </w:rPr>
          </w:rPrChange>
        </w:rPr>
        <w:pPrChange w:id="1449" w:author="Sekar Subramanian" w:date="2021-07-16T12:36:00Z">
          <w:pPr>
            <w:pStyle w:val="Default"/>
            <w:numPr>
              <w:numId w:val="2"/>
            </w:numPr>
            <w:ind w:left="1800" w:hanging="360"/>
          </w:pPr>
        </w:pPrChange>
      </w:pPr>
      <w:ins w:id="1450" w:author="Sekar Subramanian" w:date="2021-07-16T13:06:00Z">
        <w:r w:rsidRPr="007C4EA8">
          <w:rPr>
            <w:rFonts w:asciiTheme="minorHAnsi" w:hAnsiTheme="minorHAnsi" w:cstheme="minorHAnsi"/>
            <w:sz w:val="28"/>
            <w:szCs w:val="28"/>
          </w:rPr>
          <w:t>How do we measure and optimize the impact of the advertising campaigns or marketing budget?</w:t>
        </w:r>
      </w:ins>
    </w:p>
    <w:p w14:paraId="6045557E" w14:textId="7194BADB" w:rsidR="0064258B" w:rsidRPr="00660659" w:rsidDel="00254EC3" w:rsidRDefault="0064258B">
      <w:pPr>
        <w:pStyle w:val="Default"/>
        <w:numPr>
          <w:ilvl w:val="0"/>
          <w:numId w:val="2"/>
        </w:numPr>
        <w:spacing w:before="120" w:after="120"/>
        <w:ind w:left="692" w:hanging="274"/>
        <w:rPr>
          <w:del w:id="1451" w:author="Sekar Subramanian" w:date="2021-07-16T13:06:00Z"/>
          <w:rFonts w:asciiTheme="minorHAnsi" w:hAnsiTheme="minorHAnsi" w:cstheme="minorHAnsi"/>
          <w:sz w:val="20"/>
          <w:szCs w:val="20"/>
          <w:lang w:val="en-IN"/>
          <w:rPrChange w:id="1452" w:author="Sekar Subramanian" w:date="2021-07-16T13:14:00Z">
            <w:rPr>
              <w:del w:id="1453" w:author="Sekar Subramanian" w:date="2021-07-16T13:06:00Z"/>
              <w:rFonts w:asciiTheme="minorHAnsi" w:hAnsiTheme="minorHAnsi" w:cstheme="minorHAnsi"/>
              <w:sz w:val="22"/>
              <w:szCs w:val="22"/>
              <w:lang w:val="en-IN"/>
            </w:rPr>
          </w:rPrChange>
        </w:rPr>
        <w:pPrChange w:id="1454" w:author="Sekar Subramanian" w:date="2021-07-16T12:36:00Z">
          <w:pPr>
            <w:pStyle w:val="Default"/>
            <w:numPr>
              <w:numId w:val="2"/>
            </w:numPr>
            <w:ind w:left="1800" w:hanging="360"/>
          </w:pPr>
        </w:pPrChange>
      </w:pPr>
      <w:del w:id="1455" w:author="Sekar Subramanian" w:date="2021-07-16T13:06:00Z">
        <w:r w:rsidRPr="00660659" w:rsidDel="00254EC3">
          <w:rPr>
            <w:rFonts w:cstheme="minorHAnsi"/>
            <w:sz w:val="20"/>
            <w:szCs w:val="20"/>
            <w:rPrChange w:id="1456" w:author="Sekar Subramanian" w:date="2021-07-16T13:14:00Z">
              <w:rPr>
                <w:rFonts w:cstheme="minorHAnsi"/>
              </w:rPr>
            </w:rPrChange>
          </w:rPr>
          <w:delText xml:space="preserve">Nature of business questions to be </w:delText>
        </w:r>
        <w:r w:rsidR="00C71BD0" w:rsidRPr="00660659" w:rsidDel="00254EC3">
          <w:rPr>
            <w:rFonts w:cstheme="minorHAnsi"/>
            <w:sz w:val="20"/>
            <w:szCs w:val="20"/>
            <w:rPrChange w:id="1457" w:author="Sekar Subramanian" w:date="2021-07-16T13:14:00Z">
              <w:rPr>
                <w:rFonts w:cstheme="minorHAnsi"/>
              </w:rPr>
            </w:rPrChange>
          </w:rPr>
          <w:delText>supported.</w:delText>
        </w:r>
      </w:del>
    </w:p>
    <w:p w14:paraId="5EEDB0EB" w14:textId="053B4C37" w:rsidR="0064258B" w:rsidRPr="00660659" w:rsidDel="00254EC3" w:rsidRDefault="0064258B">
      <w:pPr>
        <w:pStyle w:val="Default"/>
        <w:numPr>
          <w:ilvl w:val="0"/>
          <w:numId w:val="2"/>
        </w:numPr>
        <w:spacing w:before="120" w:after="120"/>
        <w:ind w:left="692" w:hanging="274"/>
        <w:rPr>
          <w:del w:id="1458" w:author="Sekar Subramanian" w:date="2021-07-16T13:06:00Z"/>
          <w:rFonts w:asciiTheme="minorHAnsi" w:hAnsiTheme="minorHAnsi" w:cstheme="minorHAnsi"/>
          <w:sz w:val="20"/>
          <w:szCs w:val="20"/>
          <w:lang w:val="en-IN"/>
          <w:rPrChange w:id="1459" w:author="Sekar Subramanian" w:date="2021-07-16T13:14:00Z">
            <w:rPr>
              <w:del w:id="1460" w:author="Sekar Subramanian" w:date="2021-07-16T13:06:00Z"/>
              <w:rFonts w:asciiTheme="minorHAnsi" w:hAnsiTheme="minorHAnsi" w:cstheme="minorHAnsi"/>
              <w:sz w:val="22"/>
              <w:szCs w:val="22"/>
              <w:lang w:val="en-IN"/>
            </w:rPr>
          </w:rPrChange>
        </w:rPr>
        <w:pPrChange w:id="1461" w:author="Sekar Subramanian" w:date="2021-07-16T12:36:00Z">
          <w:pPr>
            <w:pStyle w:val="Default"/>
            <w:numPr>
              <w:numId w:val="2"/>
            </w:numPr>
            <w:ind w:left="1800" w:hanging="360"/>
          </w:pPr>
        </w:pPrChange>
      </w:pPr>
      <w:del w:id="1462" w:author="Sekar Subramanian" w:date="2021-07-16T13:06:00Z">
        <w:r w:rsidRPr="00660659" w:rsidDel="00254EC3">
          <w:rPr>
            <w:rFonts w:cstheme="minorHAnsi"/>
            <w:sz w:val="20"/>
            <w:szCs w:val="20"/>
            <w:rPrChange w:id="1463" w:author="Sekar Subramanian" w:date="2021-07-16T13:14:00Z">
              <w:rPr>
                <w:rFonts w:cstheme="minorHAnsi"/>
              </w:rPr>
            </w:rPrChange>
          </w:rPr>
          <w:delText>Data availability</w:delText>
        </w:r>
      </w:del>
    </w:p>
    <w:p w14:paraId="273CC5D3" w14:textId="5D7477CB" w:rsidR="007D3F63" w:rsidRPr="00660659" w:rsidRDefault="0064258B">
      <w:pPr>
        <w:pStyle w:val="Default"/>
        <w:spacing w:before="120" w:after="120"/>
        <w:ind w:left="692"/>
        <w:rPr>
          <w:rFonts w:asciiTheme="minorHAnsi" w:hAnsiTheme="minorHAnsi" w:cstheme="minorHAnsi"/>
          <w:sz w:val="20"/>
          <w:szCs w:val="20"/>
          <w:lang w:val="en-IN"/>
          <w:rPrChange w:id="1464" w:author="Sekar Subramanian" w:date="2021-07-16T13:14:00Z">
            <w:rPr>
              <w:rFonts w:asciiTheme="minorHAnsi" w:hAnsiTheme="minorHAnsi" w:cstheme="minorHAnsi"/>
              <w:sz w:val="22"/>
              <w:szCs w:val="22"/>
              <w:lang w:val="en-IN"/>
            </w:rPr>
          </w:rPrChange>
        </w:rPr>
        <w:pPrChange w:id="1465" w:author="Sekar Subramanian" w:date="2021-07-16T12:44:00Z">
          <w:pPr>
            <w:pStyle w:val="Default"/>
            <w:numPr>
              <w:numId w:val="2"/>
            </w:numPr>
            <w:ind w:left="1800" w:hanging="360"/>
          </w:pPr>
        </w:pPrChange>
      </w:pPr>
      <w:del w:id="1466" w:author="Sekar Subramanian" w:date="2021-07-16T13:06:00Z">
        <w:r w:rsidRPr="00660659" w:rsidDel="00254EC3">
          <w:rPr>
            <w:rFonts w:asciiTheme="minorHAnsi" w:hAnsiTheme="minorHAnsi" w:cstheme="minorHAnsi"/>
            <w:sz w:val="20"/>
            <w:szCs w:val="20"/>
            <w:rPrChange w:id="1467" w:author="Sekar Subramanian" w:date="2021-07-16T13:14:00Z">
              <w:rPr>
                <w:rFonts w:asciiTheme="minorHAnsi" w:hAnsiTheme="minorHAnsi" w:cstheme="minorHAnsi"/>
                <w:sz w:val="22"/>
                <w:szCs w:val="22"/>
              </w:rPr>
            </w:rPrChange>
          </w:rPr>
          <w:delText xml:space="preserve">Estimation technique to be </w:delText>
        </w:r>
        <w:r w:rsidR="00C71BD0" w:rsidRPr="00660659" w:rsidDel="00254EC3">
          <w:rPr>
            <w:rFonts w:asciiTheme="minorHAnsi" w:hAnsiTheme="minorHAnsi" w:cstheme="minorHAnsi"/>
            <w:sz w:val="20"/>
            <w:szCs w:val="20"/>
            <w:rPrChange w:id="1468" w:author="Sekar Subramanian" w:date="2021-07-16T13:14:00Z">
              <w:rPr>
                <w:rFonts w:asciiTheme="minorHAnsi" w:hAnsiTheme="minorHAnsi" w:cstheme="minorHAnsi"/>
                <w:sz w:val="22"/>
                <w:szCs w:val="22"/>
              </w:rPr>
            </w:rPrChange>
          </w:rPr>
          <w:delText>employed.</w:delText>
        </w:r>
      </w:del>
    </w:p>
    <w:p w14:paraId="71598B8F" w14:textId="3BF01C34" w:rsidR="00D26D7B" w:rsidRPr="007C4EA8" w:rsidRDefault="008C68E9">
      <w:pPr>
        <w:pStyle w:val="Heading1"/>
        <w:numPr>
          <w:ilvl w:val="0"/>
          <w:numId w:val="18"/>
        </w:numPr>
        <w:spacing w:before="120" w:after="120" w:line="240" w:lineRule="auto"/>
        <w:rPr>
          <w:ins w:id="1469" w:author="Sekar Subramanian" w:date="2021-07-16T12:13:00Z"/>
          <w:rFonts w:asciiTheme="minorHAnsi" w:hAnsiTheme="minorHAnsi" w:cstheme="minorHAnsi"/>
          <w:color w:val="4F81BD" w:themeColor="accent1"/>
          <w:sz w:val="32"/>
          <w:szCs w:val="32"/>
          <w:rPrChange w:id="1470" w:author="Sekar Subramanian" w:date="2021-07-16T13:10:00Z">
            <w:rPr>
              <w:ins w:id="1471" w:author="Sekar Subramanian" w:date="2021-07-16T12:13:00Z"/>
              <w:rFonts w:asciiTheme="minorHAnsi" w:hAnsiTheme="minorHAnsi" w:cstheme="minorHAnsi"/>
              <w:sz w:val="22"/>
              <w:szCs w:val="22"/>
            </w:rPr>
          </w:rPrChange>
        </w:rPr>
        <w:pPrChange w:id="1472" w:author="Sekar Subramanian" w:date="2021-07-16T13:02:00Z">
          <w:pPr>
            <w:pStyle w:val="Default"/>
            <w:numPr>
              <w:numId w:val="2"/>
            </w:numPr>
            <w:spacing w:before="60" w:after="60"/>
            <w:ind w:left="692" w:hanging="274"/>
          </w:pPr>
        </w:pPrChange>
      </w:pPr>
      <w:del w:id="1473" w:author="Sekar Subramanian" w:date="2021-07-16T12:11:00Z">
        <w:r w:rsidRPr="007C4EA8" w:rsidDel="00D26D7B">
          <w:rPr>
            <w:rFonts w:asciiTheme="minorHAnsi" w:hAnsiTheme="minorHAnsi" w:cstheme="minorHAnsi"/>
            <w:color w:val="4F81BD" w:themeColor="accent1"/>
            <w:sz w:val="32"/>
            <w:szCs w:val="32"/>
            <w:rPrChange w:id="1474" w:author="Sekar Subramanian" w:date="2021-07-16T13:10:00Z">
              <w:rPr>
                <w:rFonts w:asciiTheme="minorHAnsi" w:hAnsiTheme="minorHAnsi" w:cstheme="minorHAnsi"/>
                <w:b/>
                <w:bCs/>
                <w:color w:val="000000" w:themeColor="text1"/>
                <w:sz w:val="22"/>
                <w:szCs w:val="22"/>
              </w:rPr>
            </w:rPrChange>
          </w:rPr>
          <w:delText>Model Specifications</w:delText>
        </w:r>
      </w:del>
      <w:bookmarkStart w:id="1475" w:name="_Toc80365134"/>
      <w:ins w:id="1476" w:author="Sekar Subramanian" w:date="2021-07-16T12:11:00Z">
        <w:r w:rsidR="00D26D7B" w:rsidRPr="007C4EA8">
          <w:rPr>
            <w:rFonts w:asciiTheme="minorHAnsi" w:hAnsiTheme="minorHAnsi" w:cstheme="minorHAnsi"/>
            <w:color w:val="4F81BD" w:themeColor="accent1"/>
            <w:sz w:val="32"/>
            <w:szCs w:val="32"/>
            <w:rPrChange w:id="1477" w:author="Sekar Subramanian" w:date="2021-07-16T13:10:00Z">
              <w:rPr>
                <w:rFonts w:asciiTheme="minorHAnsi" w:hAnsiTheme="minorHAnsi" w:cstheme="minorHAnsi"/>
                <w:b/>
                <w:bCs/>
                <w:color w:val="000000" w:themeColor="text1"/>
                <w:sz w:val="22"/>
                <w:szCs w:val="22"/>
              </w:rPr>
            </w:rPrChange>
          </w:rPr>
          <w:t>Scope</w:t>
        </w:r>
      </w:ins>
      <w:bookmarkEnd w:id="1475"/>
      <w:del w:id="1478" w:author="Sekar Subramanian" w:date="2021-07-16T12:11:00Z">
        <w:r w:rsidRPr="007C4EA8" w:rsidDel="00D26D7B">
          <w:rPr>
            <w:rFonts w:asciiTheme="minorHAnsi" w:hAnsiTheme="minorHAnsi" w:cstheme="minorHAnsi"/>
            <w:color w:val="4F81BD" w:themeColor="accent1"/>
            <w:sz w:val="32"/>
            <w:szCs w:val="32"/>
            <w:rPrChange w:id="1479" w:author="Sekar Subramanian" w:date="2021-07-16T13:10:00Z">
              <w:rPr>
                <w:rFonts w:asciiTheme="minorHAnsi" w:hAnsiTheme="minorHAnsi" w:cstheme="minorHAnsi"/>
                <w:b/>
                <w:bCs/>
                <w:color w:val="000000" w:themeColor="text1"/>
                <w:sz w:val="22"/>
                <w:szCs w:val="22"/>
              </w:rPr>
            </w:rPrChange>
          </w:rPr>
          <w:delText xml:space="preserve"> -</w:delText>
        </w:r>
      </w:del>
    </w:p>
    <w:p w14:paraId="0B01FE7D" w14:textId="53E02CE8" w:rsidR="00D26D7B" w:rsidRPr="007C4EA8" w:rsidRDefault="00D26D7B">
      <w:pPr>
        <w:pStyle w:val="Default"/>
        <w:spacing w:before="120" w:after="120"/>
        <w:ind w:left="414"/>
        <w:rPr>
          <w:ins w:id="1480" w:author="Sekar Subramanian" w:date="2021-07-16T12:12:00Z"/>
          <w:rFonts w:cstheme="minorHAnsi"/>
          <w:b/>
          <w:bCs/>
          <w:sz w:val="28"/>
          <w:szCs w:val="28"/>
          <w:rPrChange w:id="1481" w:author="Sekar Subramanian" w:date="2021-07-16T13:10:00Z">
            <w:rPr>
              <w:ins w:id="1482" w:author="Sekar Subramanian" w:date="2021-07-16T12:12:00Z"/>
            </w:rPr>
          </w:rPrChange>
        </w:rPr>
        <w:pPrChange w:id="1483" w:author="Sekar Subramanian" w:date="2021-07-16T12:36:00Z">
          <w:pPr/>
        </w:pPrChange>
      </w:pPr>
      <w:ins w:id="1484" w:author="Sekar Subramanian" w:date="2021-07-16T12:12:00Z">
        <w:r w:rsidRPr="007C4EA8">
          <w:rPr>
            <w:rFonts w:asciiTheme="minorHAnsi" w:hAnsiTheme="minorHAnsi" w:cstheme="minorHAnsi"/>
            <w:b/>
            <w:bCs/>
            <w:sz w:val="28"/>
            <w:szCs w:val="28"/>
            <w:rPrChange w:id="1485" w:author="Sekar Subramanian" w:date="2021-07-16T13:10:00Z">
              <w:rPr/>
            </w:rPrChange>
          </w:rPr>
          <w:t>KPI</w:t>
        </w:r>
      </w:ins>
    </w:p>
    <w:p w14:paraId="668CB050" w14:textId="5040104A" w:rsidR="00D26D7B" w:rsidRPr="007C4EA8" w:rsidRDefault="00D26D7B">
      <w:pPr>
        <w:pStyle w:val="Default"/>
        <w:spacing w:before="120" w:after="120"/>
        <w:ind w:left="720"/>
        <w:rPr>
          <w:ins w:id="1486" w:author="Sekar Subramanian" w:date="2021-07-16T12:12:00Z"/>
          <w:rFonts w:cstheme="minorHAnsi"/>
          <w:sz w:val="28"/>
          <w:szCs w:val="28"/>
          <w:rPrChange w:id="1487" w:author="Sekar Subramanian" w:date="2021-07-16T13:10:00Z">
            <w:rPr>
              <w:ins w:id="1488" w:author="Sekar Subramanian" w:date="2021-07-16T12:12:00Z"/>
            </w:rPr>
          </w:rPrChange>
        </w:rPr>
        <w:pPrChange w:id="1489" w:author="Sekar Subramanian" w:date="2021-07-16T13:13:00Z">
          <w:pPr/>
        </w:pPrChange>
      </w:pPr>
      <w:ins w:id="1490" w:author="Sekar Subramanian" w:date="2021-07-16T12:12:00Z">
        <w:r w:rsidRPr="007C4EA8">
          <w:rPr>
            <w:rFonts w:asciiTheme="minorHAnsi" w:hAnsiTheme="minorHAnsi" w:cstheme="minorHAnsi"/>
            <w:sz w:val="28"/>
            <w:szCs w:val="28"/>
            <w:rPrChange w:id="1491" w:author="Sekar Subramanian" w:date="2021-07-16T13:10:00Z">
              <w:rPr/>
            </w:rPrChange>
          </w:rPr>
          <w:t>1.</w:t>
        </w:r>
      </w:ins>
      <w:ins w:id="1492" w:author="Sekar Subramanian" w:date="2021-07-16T13:13:00Z">
        <w:r w:rsidR="001B3BFC">
          <w:rPr>
            <w:rFonts w:asciiTheme="minorHAnsi" w:hAnsiTheme="minorHAnsi" w:cstheme="minorHAnsi"/>
            <w:sz w:val="28"/>
            <w:szCs w:val="28"/>
          </w:rPr>
          <w:t xml:space="preserve"> </w:t>
        </w:r>
      </w:ins>
      <w:ins w:id="1493" w:author="Sekar Subramanian" w:date="2021-07-16T12:12:00Z">
        <w:r w:rsidRPr="007C4EA8">
          <w:rPr>
            <w:rFonts w:asciiTheme="minorHAnsi" w:hAnsiTheme="minorHAnsi" w:cstheme="minorHAnsi"/>
            <w:sz w:val="28"/>
            <w:szCs w:val="28"/>
            <w:rPrChange w:id="1494" w:author="Sekar Subramanian" w:date="2021-07-16T13:10:00Z">
              <w:rPr/>
            </w:rPrChange>
          </w:rPr>
          <w:t>First time activations.</w:t>
        </w:r>
      </w:ins>
    </w:p>
    <w:p w14:paraId="3E54E207" w14:textId="3D7AB7AF" w:rsidR="00D26D7B" w:rsidRPr="007C4EA8" w:rsidRDefault="00D26D7B">
      <w:pPr>
        <w:pStyle w:val="Default"/>
        <w:spacing w:before="120" w:after="120"/>
        <w:ind w:left="720"/>
        <w:rPr>
          <w:ins w:id="1495" w:author="Sekar Subramanian" w:date="2021-07-16T12:12:00Z"/>
          <w:rFonts w:cstheme="minorHAnsi"/>
          <w:sz w:val="28"/>
          <w:szCs w:val="28"/>
          <w:rPrChange w:id="1496" w:author="Sekar Subramanian" w:date="2021-07-16T13:10:00Z">
            <w:rPr>
              <w:ins w:id="1497" w:author="Sekar Subramanian" w:date="2021-07-16T12:12:00Z"/>
            </w:rPr>
          </w:rPrChange>
        </w:rPr>
        <w:pPrChange w:id="1498" w:author="Sekar Subramanian" w:date="2021-07-16T13:13:00Z">
          <w:pPr/>
        </w:pPrChange>
      </w:pPr>
      <w:ins w:id="1499" w:author="Sekar Subramanian" w:date="2021-07-16T12:12:00Z">
        <w:r w:rsidRPr="007C4EA8">
          <w:rPr>
            <w:rFonts w:asciiTheme="minorHAnsi" w:hAnsiTheme="minorHAnsi" w:cstheme="minorHAnsi"/>
            <w:sz w:val="28"/>
            <w:szCs w:val="28"/>
            <w:rPrChange w:id="1500" w:author="Sekar Subramanian" w:date="2021-07-16T13:10:00Z">
              <w:rPr/>
            </w:rPrChange>
          </w:rPr>
          <w:t>2.</w:t>
        </w:r>
      </w:ins>
      <w:ins w:id="1501" w:author="Sekar Subramanian" w:date="2021-07-16T13:13:00Z">
        <w:r w:rsidR="001B3BFC">
          <w:rPr>
            <w:rFonts w:asciiTheme="minorHAnsi" w:hAnsiTheme="minorHAnsi" w:cstheme="minorHAnsi"/>
            <w:sz w:val="28"/>
            <w:szCs w:val="28"/>
          </w:rPr>
          <w:t xml:space="preserve"> </w:t>
        </w:r>
      </w:ins>
      <w:ins w:id="1502" w:author="Sekar Subramanian" w:date="2021-07-16T12:12:00Z">
        <w:r w:rsidRPr="007C4EA8">
          <w:rPr>
            <w:rFonts w:asciiTheme="minorHAnsi" w:hAnsiTheme="minorHAnsi" w:cstheme="minorHAnsi"/>
            <w:sz w:val="28"/>
            <w:szCs w:val="28"/>
            <w:rPrChange w:id="1503" w:author="Sekar Subramanian" w:date="2021-07-16T13:10:00Z">
              <w:rPr/>
            </w:rPrChange>
          </w:rPr>
          <w:t>First year LTV</w:t>
        </w:r>
      </w:ins>
    </w:p>
    <w:p w14:paraId="596FEEC6" w14:textId="77777777" w:rsidR="00D26D7B" w:rsidRPr="007C4EA8" w:rsidRDefault="00D26D7B">
      <w:pPr>
        <w:pStyle w:val="Default"/>
        <w:spacing w:before="120" w:after="120"/>
        <w:ind w:left="414"/>
        <w:rPr>
          <w:ins w:id="1504" w:author="Sekar Subramanian" w:date="2021-07-16T12:12:00Z"/>
          <w:rFonts w:cstheme="minorHAnsi"/>
          <w:sz w:val="28"/>
          <w:szCs w:val="28"/>
          <w:rPrChange w:id="1505" w:author="Sekar Subramanian" w:date="2021-07-16T13:10:00Z">
            <w:rPr>
              <w:ins w:id="1506" w:author="Sekar Subramanian" w:date="2021-07-16T12:12:00Z"/>
            </w:rPr>
          </w:rPrChange>
        </w:rPr>
        <w:pPrChange w:id="1507" w:author="Sekar Subramanian" w:date="2021-07-16T12:36:00Z">
          <w:pPr/>
        </w:pPrChange>
      </w:pPr>
      <w:ins w:id="1508" w:author="Sekar Subramanian" w:date="2021-07-16T12:12:00Z">
        <w:r w:rsidRPr="007C4EA8">
          <w:rPr>
            <w:rFonts w:asciiTheme="minorHAnsi" w:hAnsiTheme="minorHAnsi" w:cstheme="minorHAnsi"/>
            <w:sz w:val="28"/>
            <w:szCs w:val="28"/>
            <w:rPrChange w:id="1509" w:author="Sekar Subramanian" w:date="2021-07-16T13:10:00Z">
              <w:rPr/>
            </w:rPrChange>
          </w:rPr>
          <w:t>Time Period: 730 days – 11</w:t>
        </w:r>
        <w:r w:rsidRPr="007C4EA8">
          <w:rPr>
            <w:rFonts w:asciiTheme="minorHAnsi" w:hAnsiTheme="minorHAnsi" w:cstheme="minorHAnsi"/>
            <w:sz w:val="28"/>
            <w:szCs w:val="28"/>
            <w:vertAlign w:val="superscript"/>
            <w:rPrChange w:id="1510" w:author="Sekar Subramanian" w:date="2021-07-16T13:10:00Z">
              <w:rPr/>
            </w:rPrChange>
          </w:rPr>
          <w:t>th</w:t>
        </w:r>
        <w:r w:rsidRPr="007C4EA8">
          <w:rPr>
            <w:rFonts w:asciiTheme="minorHAnsi" w:hAnsiTheme="minorHAnsi" w:cstheme="minorHAnsi"/>
            <w:sz w:val="28"/>
            <w:szCs w:val="28"/>
            <w:rPrChange w:id="1511" w:author="Sekar Subramanian" w:date="2021-07-16T13:10:00Z">
              <w:rPr/>
            </w:rPrChange>
          </w:rPr>
          <w:t xml:space="preserve"> Jun. 2019 – 9</w:t>
        </w:r>
        <w:r w:rsidRPr="007C4EA8">
          <w:rPr>
            <w:rFonts w:asciiTheme="minorHAnsi" w:hAnsiTheme="minorHAnsi" w:cstheme="minorHAnsi"/>
            <w:sz w:val="28"/>
            <w:szCs w:val="28"/>
            <w:vertAlign w:val="superscript"/>
            <w:rPrChange w:id="1512" w:author="Sekar Subramanian" w:date="2021-07-16T13:10:00Z">
              <w:rPr/>
            </w:rPrChange>
          </w:rPr>
          <w:t>th</w:t>
        </w:r>
        <w:r w:rsidRPr="007C4EA8">
          <w:rPr>
            <w:rFonts w:asciiTheme="minorHAnsi" w:hAnsiTheme="minorHAnsi" w:cstheme="minorHAnsi"/>
            <w:sz w:val="28"/>
            <w:szCs w:val="28"/>
            <w:rPrChange w:id="1513" w:author="Sekar Subramanian" w:date="2021-07-16T13:10:00Z">
              <w:rPr/>
            </w:rPrChange>
          </w:rPr>
          <w:t xml:space="preserve"> Jun. 2021</w:t>
        </w:r>
      </w:ins>
    </w:p>
    <w:p w14:paraId="3627FFAA" w14:textId="27E57FF4" w:rsidR="00D26D7B" w:rsidRDefault="00D26D7B" w:rsidP="00125982">
      <w:pPr>
        <w:pStyle w:val="Default"/>
        <w:spacing w:before="120" w:after="120"/>
        <w:ind w:left="414"/>
        <w:rPr>
          <w:ins w:id="1514" w:author="Sekar Subramanian" w:date="2021-07-16T13:13:00Z"/>
          <w:rFonts w:asciiTheme="minorHAnsi" w:hAnsiTheme="minorHAnsi" w:cstheme="minorHAnsi"/>
          <w:sz w:val="28"/>
          <w:szCs w:val="28"/>
        </w:rPr>
      </w:pPr>
      <w:ins w:id="1515" w:author="Sekar Subramanian" w:date="2021-07-16T12:12:00Z">
        <w:r w:rsidRPr="007C4EA8">
          <w:rPr>
            <w:rFonts w:asciiTheme="minorHAnsi" w:hAnsiTheme="minorHAnsi" w:cstheme="minorHAnsi"/>
            <w:sz w:val="28"/>
            <w:szCs w:val="28"/>
            <w:rPrChange w:id="1516" w:author="Sekar Subramanian" w:date="2021-07-16T13:10:00Z">
              <w:rPr/>
            </w:rPrChange>
          </w:rPr>
          <w:t>Granularity: Daily level data</w:t>
        </w:r>
      </w:ins>
    </w:p>
    <w:p w14:paraId="2A6A8324" w14:textId="77777777" w:rsidR="001B3BFC" w:rsidRPr="00660659" w:rsidRDefault="001B3BFC">
      <w:pPr>
        <w:pStyle w:val="Default"/>
        <w:spacing w:before="120" w:after="120"/>
        <w:ind w:left="414"/>
        <w:rPr>
          <w:ins w:id="1517" w:author="Sekar Subramanian" w:date="2021-07-16T12:16:00Z"/>
          <w:rFonts w:asciiTheme="minorHAnsi" w:hAnsiTheme="minorHAnsi" w:cstheme="minorHAnsi"/>
          <w:sz w:val="2"/>
          <w:szCs w:val="2"/>
          <w:rPrChange w:id="1518" w:author="Sekar Subramanian" w:date="2021-07-16T13:15:00Z">
            <w:rPr>
              <w:ins w:id="1519" w:author="Sekar Subramanian" w:date="2021-07-16T12:16:00Z"/>
              <w:rFonts w:asciiTheme="minorHAnsi" w:hAnsiTheme="minorHAnsi" w:cstheme="minorHAnsi"/>
              <w:sz w:val="28"/>
              <w:szCs w:val="28"/>
            </w:rPr>
          </w:rPrChange>
        </w:rPr>
        <w:pPrChange w:id="1520" w:author="Sekar Subramanian" w:date="2021-07-16T12:36:00Z">
          <w:pPr>
            <w:pStyle w:val="Default"/>
            <w:spacing w:before="60" w:after="60"/>
            <w:ind w:left="414"/>
          </w:pPr>
        </w:pPrChange>
      </w:pPr>
    </w:p>
    <w:p w14:paraId="3787FF84" w14:textId="5A279FBD" w:rsidR="00D26D7B" w:rsidRPr="007C4EA8" w:rsidRDefault="00D26D7B">
      <w:pPr>
        <w:pStyle w:val="Default"/>
        <w:spacing w:before="120" w:after="120"/>
        <w:ind w:left="414"/>
        <w:rPr>
          <w:ins w:id="1521" w:author="Sekar Subramanian" w:date="2021-07-16T12:12:00Z"/>
          <w:rFonts w:cstheme="minorHAnsi"/>
          <w:b/>
          <w:bCs/>
          <w:sz w:val="28"/>
          <w:szCs w:val="28"/>
          <w:rPrChange w:id="1522" w:author="Sekar Subramanian" w:date="2021-07-16T13:10:00Z">
            <w:rPr>
              <w:ins w:id="1523" w:author="Sekar Subramanian" w:date="2021-07-16T12:12:00Z"/>
            </w:rPr>
          </w:rPrChange>
        </w:rPr>
        <w:pPrChange w:id="1524" w:author="Sekar Subramanian" w:date="2021-07-16T12:36:00Z">
          <w:pPr/>
        </w:pPrChange>
      </w:pPr>
      <w:ins w:id="1525" w:author="Sekar Subramanian" w:date="2021-07-16T12:12:00Z">
        <w:r w:rsidRPr="007C4EA8">
          <w:rPr>
            <w:rFonts w:asciiTheme="minorHAnsi" w:hAnsiTheme="minorHAnsi" w:cstheme="minorHAnsi"/>
            <w:b/>
            <w:bCs/>
            <w:sz w:val="28"/>
            <w:szCs w:val="28"/>
            <w:rPrChange w:id="1526" w:author="Sekar Subramanian" w:date="2021-07-16T13:10:00Z">
              <w:rPr/>
            </w:rPrChange>
          </w:rPr>
          <w:t>Model Measures</w:t>
        </w:r>
      </w:ins>
    </w:p>
    <w:p w14:paraId="77622DDC" w14:textId="3E07AED7" w:rsidR="00D26D7B" w:rsidRPr="007C4EA8" w:rsidRDefault="00D26D7B">
      <w:pPr>
        <w:pStyle w:val="Default"/>
        <w:spacing w:before="120" w:after="120"/>
        <w:ind w:left="414"/>
        <w:rPr>
          <w:ins w:id="1527" w:author="Sekar Subramanian" w:date="2021-07-16T12:12:00Z"/>
          <w:rFonts w:cstheme="minorHAnsi"/>
          <w:sz w:val="28"/>
          <w:szCs w:val="28"/>
          <w:rPrChange w:id="1528" w:author="Sekar Subramanian" w:date="2021-07-16T13:10:00Z">
            <w:rPr>
              <w:ins w:id="1529" w:author="Sekar Subramanian" w:date="2021-07-16T12:12:00Z"/>
            </w:rPr>
          </w:rPrChange>
        </w:rPr>
        <w:pPrChange w:id="1530" w:author="Sekar Subramanian" w:date="2021-07-16T12:36:00Z">
          <w:pPr/>
        </w:pPrChange>
      </w:pPr>
      <w:ins w:id="1531" w:author="Sekar Subramanian" w:date="2021-07-16T12:12:00Z">
        <w:r w:rsidRPr="007C4EA8">
          <w:rPr>
            <w:rFonts w:asciiTheme="minorHAnsi" w:hAnsiTheme="minorHAnsi" w:cstheme="minorHAnsi"/>
            <w:sz w:val="28"/>
            <w:szCs w:val="28"/>
            <w:rPrChange w:id="1532" w:author="Sekar Subramanian" w:date="2021-07-16T13:10:00Z">
              <w:rPr/>
            </w:rPrChange>
          </w:rPr>
          <w:t>Measures considered for the analysis are categorized into following groups:</w:t>
        </w:r>
      </w:ins>
    </w:p>
    <w:p w14:paraId="0C8658FF" w14:textId="13D69126" w:rsidR="00D26D7B" w:rsidRPr="007C4EA8" w:rsidRDefault="00D26D7B">
      <w:pPr>
        <w:pStyle w:val="Default"/>
        <w:numPr>
          <w:ilvl w:val="0"/>
          <w:numId w:val="2"/>
        </w:numPr>
        <w:spacing w:before="120" w:after="120"/>
        <w:ind w:left="692" w:hanging="274"/>
        <w:rPr>
          <w:ins w:id="1533" w:author="Sekar Subramanian" w:date="2021-07-16T12:12:00Z"/>
          <w:rFonts w:cstheme="minorHAnsi"/>
          <w:sz w:val="28"/>
          <w:szCs w:val="28"/>
          <w:rPrChange w:id="1534" w:author="Sekar Subramanian" w:date="2021-07-16T13:10:00Z">
            <w:rPr>
              <w:ins w:id="1535" w:author="Sekar Subramanian" w:date="2021-07-16T12:12:00Z"/>
            </w:rPr>
          </w:rPrChange>
        </w:rPr>
        <w:pPrChange w:id="1536" w:author="Sekar Subramanian" w:date="2021-07-16T12:36:00Z">
          <w:pPr/>
        </w:pPrChange>
      </w:pPr>
      <w:ins w:id="1537" w:author="Sekar Subramanian" w:date="2021-07-16T12:12:00Z">
        <w:r w:rsidRPr="007C4EA8">
          <w:rPr>
            <w:rFonts w:asciiTheme="minorHAnsi" w:hAnsiTheme="minorHAnsi" w:cstheme="minorHAnsi"/>
            <w:sz w:val="28"/>
            <w:szCs w:val="28"/>
            <w:rPrChange w:id="1538" w:author="Sekar Subramanian" w:date="2021-07-16T13:10:00Z">
              <w:rPr/>
            </w:rPrChange>
          </w:rPr>
          <w:t>Base</w:t>
        </w:r>
      </w:ins>
    </w:p>
    <w:p w14:paraId="1910DCB8" w14:textId="56DBEABE" w:rsidR="00D26D7B" w:rsidRPr="007C4EA8" w:rsidRDefault="00D26D7B">
      <w:pPr>
        <w:pStyle w:val="Default"/>
        <w:numPr>
          <w:ilvl w:val="0"/>
          <w:numId w:val="2"/>
        </w:numPr>
        <w:spacing w:before="120" w:after="120"/>
        <w:ind w:left="692" w:hanging="274"/>
        <w:rPr>
          <w:ins w:id="1539" w:author="Sekar Subramanian" w:date="2021-07-16T12:12:00Z"/>
          <w:rFonts w:cstheme="minorHAnsi"/>
          <w:sz w:val="28"/>
          <w:szCs w:val="28"/>
          <w:rPrChange w:id="1540" w:author="Sekar Subramanian" w:date="2021-07-16T13:10:00Z">
            <w:rPr>
              <w:ins w:id="1541" w:author="Sekar Subramanian" w:date="2021-07-16T12:12:00Z"/>
            </w:rPr>
          </w:rPrChange>
        </w:rPr>
        <w:pPrChange w:id="1542" w:author="Sekar Subramanian" w:date="2021-07-16T12:36:00Z">
          <w:pPr/>
        </w:pPrChange>
      </w:pPr>
      <w:ins w:id="1543" w:author="Sekar Subramanian" w:date="2021-07-16T12:12:00Z">
        <w:r w:rsidRPr="007C4EA8">
          <w:rPr>
            <w:rFonts w:asciiTheme="minorHAnsi" w:hAnsiTheme="minorHAnsi" w:cstheme="minorHAnsi"/>
            <w:sz w:val="28"/>
            <w:szCs w:val="28"/>
            <w:rPrChange w:id="1544" w:author="Sekar Subramanian" w:date="2021-07-16T13:10:00Z">
              <w:rPr/>
            </w:rPrChange>
          </w:rPr>
          <w:t>Macro Environment</w:t>
        </w:r>
      </w:ins>
    </w:p>
    <w:p w14:paraId="36F04D85" w14:textId="7C1F5098" w:rsidR="00D26D7B" w:rsidRPr="007C4EA8" w:rsidRDefault="00D26D7B">
      <w:pPr>
        <w:pStyle w:val="Default"/>
        <w:numPr>
          <w:ilvl w:val="1"/>
          <w:numId w:val="2"/>
        </w:numPr>
        <w:spacing w:before="60" w:after="60"/>
        <w:ind w:left="1080"/>
        <w:rPr>
          <w:ins w:id="1545" w:author="Sekar Subramanian" w:date="2021-07-16T12:12:00Z"/>
          <w:rFonts w:cstheme="minorHAnsi"/>
          <w:sz w:val="28"/>
          <w:szCs w:val="28"/>
          <w:rPrChange w:id="1546" w:author="Sekar Subramanian" w:date="2021-07-16T13:10:00Z">
            <w:rPr>
              <w:ins w:id="1547" w:author="Sekar Subramanian" w:date="2021-07-16T12:12:00Z"/>
            </w:rPr>
          </w:rPrChange>
        </w:rPr>
        <w:pPrChange w:id="1548" w:author="Sekar Subramanian" w:date="2021-07-16T13:16:00Z">
          <w:pPr/>
        </w:pPrChange>
      </w:pPr>
      <w:ins w:id="1549" w:author="Sekar Subramanian" w:date="2021-07-16T12:12:00Z">
        <w:r w:rsidRPr="007C4EA8">
          <w:rPr>
            <w:rFonts w:asciiTheme="minorHAnsi" w:hAnsiTheme="minorHAnsi" w:cstheme="minorHAnsi"/>
            <w:sz w:val="28"/>
            <w:szCs w:val="28"/>
            <w:rPrChange w:id="1550" w:author="Sekar Subramanian" w:date="2021-07-16T13:10:00Z">
              <w:rPr/>
            </w:rPrChange>
          </w:rPr>
          <w:t>Temperature</w:t>
        </w:r>
      </w:ins>
    </w:p>
    <w:p w14:paraId="3BDAB684" w14:textId="0A93CD3E" w:rsidR="00D26D7B" w:rsidRPr="007C4EA8" w:rsidRDefault="00D26D7B">
      <w:pPr>
        <w:pStyle w:val="Default"/>
        <w:numPr>
          <w:ilvl w:val="1"/>
          <w:numId w:val="2"/>
        </w:numPr>
        <w:spacing w:before="60" w:after="60"/>
        <w:ind w:left="1080"/>
        <w:rPr>
          <w:ins w:id="1551" w:author="Sekar Subramanian" w:date="2021-07-16T12:12:00Z"/>
          <w:rFonts w:cstheme="minorHAnsi"/>
          <w:sz w:val="28"/>
          <w:szCs w:val="28"/>
          <w:rPrChange w:id="1552" w:author="Sekar Subramanian" w:date="2021-07-16T13:10:00Z">
            <w:rPr>
              <w:ins w:id="1553" w:author="Sekar Subramanian" w:date="2021-07-16T12:12:00Z"/>
            </w:rPr>
          </w:rPrChange>
        </w:rPr>
        <w:pPrChange w:id="1554" w:author="Sekar Subramanian" w:date="2021-07-16T13:16:00Z">
          <w:pPr/>
        </w:pPrChange>
      </w:pPr>
      <w:ins w:id="1555" w:author="Sekar Subramanian" w:date="2021-07-16T12:12:00Z">
        <w:r w:rsidRPr="007C4EA8">
          <w:rPr>
            <w:rFonts w:asciiTheme="minorHAnsi" w:hAnsiTheme="minorHAnsi" w:cstheme="minorHAnsi"/>
            <w:sz w:val="28"/>
            <w:szCs w:val="28"/>
            <w:rPrChange w:id="1556" w:author="Sekar Subramanian" w:date="2021-07-16T13:10:00Z">
              <w:rPr/>
            </w:rPrChange>
          </w:rPr>
          <w:t>Precipitation</w:t>
        </w:r>
      </w:ins>
    </w:p>
    <w:p w14:paraId="5098BF91" w14:textId="4A18AAE1" w:rsidR="00D26D7B" w:rsidRPr="007C4EA8" w:rsidRDefault="00D26D7B">
      <w:pPr>
        <w:pStyle w:val="Default"/>
        <w:numPr>
          <w:ilvl w:val="0"/>
          <w:numId w:val="2"/>
        </w:numPr>
        <w:spacing w:before="120" w:after="120"/>
        <w:ind w:left="692" w:hanging="274"/>
        <w:rPr>
          <w:ins w:id="1557" w:author="Sekar Subramanian" w:date="2021-07-16T12:12:00Z"/>
          <w:rFonts w:cstheme="minorHAnsi"/>
          <w:sz w:val="28"/>
          <w:szCs w:val="28"/>
          <w:rPrChange w:id="1558" w:author="Sekar Subramanian" w:date="2021-07-16T13:10:00Z">
            <w:rPr>
              <w:ins w:id="1559" w:author="Sekar Subramanian" w:date="2021-07-16T12:12:00Z"/>
            </w:rPr>
          </w:rPrChange>
        </w:rPr>
        <w:pPrChange w:id="1560" w:author="Sekar Subramanian" w:date="2021-07-16T12:36:00Z">
          <w:pPr/>
        </w:pPrChange>
      </w:pPr>
      <w:ins w:id="1561" w:author="Sekar Subramanian" w:date="2021-07-16T12:12:00Z">
        <w:r w:rsidRPr="007C4EA8">
          <w:rPr>
            <w:rFonts w:asciiTheme="minorHAnsi" w:hAnsiTheme="minorHAnsi" w:cstheme="minorHAnsi"/>
            <w:sz w:val="28"/>
            <w:szCs w:val="28"/>
            <w:rPrChange w:id="1562" w:author="Sekar Subramanian" w:date="2021-07-16T13:10:00Z">
              <w:rPr/>
            </w:rPrChange>
          </w:rPr>
          <w:t>Calendar</w:t>
        </w:r>
      </w:ins>
    </w:p>
    <w:p w14:paraId="0EFA00CF" w14:textId="6713E3F3" w:rsidR="00D26D7B" w:rsidRPr="007C4EA8" w:rsidRDefault="00D26D7B">
      <w:pPr>
        <w:pStyle w:val="Default"/>
        <w:numPr>
          <w:ilvl w:val="1"/>
          <w:numId w:val="2"/>
        </w:numPr>
        <w:spacing w:before="60" w:after="60"/>
        <w:ind w:left="1080"/>
        <w:rPr>
          <w:ins w:id="1563" w:author="Sekar Subramanian" w:date="2021-07-16T12:12:00Z"/>
          <w:rFonts w:cstheme="minorHAnsi"/>
          <w:sz w:val="28"/>
          <w:szCs w:val="28"/>
          <w:rPrChange w:id="1564" w:author="Sekar Subramanian" w:date="2021-07-16T13:10:00Z">
            <w:rPr>
              <w:ins w:id="1565" w:author="Sekar Subramanian" w:date="2021-07-16T12:12:00Z"/>
            </w:rPr>
          </w:rPrChange>
        </w:rPr>
        <w:pPrChange w:id="1566" w:author="Sekar Subramanian" w:date="2021-07-16T13:16:00Z">
          <w:pPr/>
        </w:pPrChange>
      </w:pPr>
      <w:ins w:id="1567" w:author="Sekar Subramanian" w:date="2021-07-16T12:12:00Z">
        <w:r w:rsidRPr="007C4EA8">
          <w:rPr>
            <w:rFonts w:asciiTheme="minorHAnsi" w:hAnsiTheme="minorHAnsi" w:cstheme="minorHAnsi"/>
            <w:sz w:val="28"/>
            <w:szCs w:val="28"/>
            <w:rPrChange w:id="1568" w:author="Sekar Subramanian" w:date="2021-07-16T13:10:00Z">
              <w:rPr/>
            </w:rPrChange>
          </w:rPr>
          <w:t xml:space="preserve">Weekend Flag </w:t>
        </w:r>
      </w:ins>
    </w:p>
    <w:p w14:paraId="27FDC497" w14:textId="4A149399" w:rsidR="00D26D7B" w:rsidRPr="007C4EA8" w:rsidRDefault="00D26D7B">
      <w:pPr>
        <w:pStyle w:val="Default"/>
        <w:numPr>
          <w:ilvl w:val="1"/>
          <w:numId w:val="2"/>
        </w:numPr>
        <w:spacing w:before="60" w:after="60"/>
        <w:ind w:left="1080"/>
        <w:rPr>
          <w:ins w:id="1569" w:author="Sekar Subramanian" w:date="2021-07-16T12:12:00Z"/>
          <w:rFonts w:cstheme="minorHAnsi"/>
          <w:sz w:val="28"/>
          <w:szCs w:val="28"/>
          <w:rPrChange w:id="1570" w:author="Sekar Subramanian" w:date="2021-07-16T13:10:00Z">
            <w:rPr>
              <w:ins w:id="1571" w:author="Sekar Subramanian" w:date="2021-07-16T12:12:00Z"/>
            </w:rPr>
          </w:rPrChange>
        </w:rPr>
        <w:pPrChange w:id="1572" w:author="Sekar Subramanian" w:date="2021-07-16T13:16:00Z">
          <w:pPr/>
        </w:pPrChange>
      </w:pPr>
      <w:ins w:id="1573" w:author="Sekar Subramanian" w:date="2021-07-16T12:12:00Z">
        <w:r w:rsidRPr="007C4EA8">
          <w:rPr>
            <w:rFonts w:asciiTheme="minorHAnsi" w:hAnsiTheme="minorHAnsi" w:cstheme="minorHAnsi"/>
            <w:sz w:val="28"/>
            <w:szCs w:val="28"/>
            <w:rPrChange w:id="1574" w:author="Sekar Subramanian" w:date="2021-07-16T13:10:00Z">
              <w:rPr/>
            </w:rPrChange>
          </w:rPr>
          <w:t>Holiday</w:t>
        </w:r>
      </w:ins>
    </w:p>
    <w:p w14:paraId="4D6BA1F5" w14:textId="5100E397" w:rsidR="00D26D7B" w:rsidRPr="007C4EA8" w:rsidRDefault="00D26D7B">
      <w:pPr>
        <w:pStyle w:val="Default"/>
        <w:numPr>
          <w:ilvl w:val="0"/>
          <w:numId w:val="2"/>
        </w:numPr>
        <w:spacing w:before="120" w:after="120"/>
        <w:ind w:left="692" w:hanging="274"/>
        <w:rPr>
          <w:ins w:id="1575" w:author="Sekar Subramanian" w:date="2021-07-16T12:12:00Z"/>
          <w:rFonts w:cstheme="minorHAnsi"/>
          <w:sz w:val="28"/>
          <w:szCs w:val="28"/>
          <w:rPrChange w:id="1576" w:author="Sekar Subramanian" w:date="2021-07-16T13:10:00Z">
            <w:rPr>
              <w:ins w:id="1577" w:author="Sekar Subramanian" w:date="2021-07-16T12:12:00Z"/>
            </w:rPr>
          </w:rPrChange>
        </w:rPr>
        <w:pPrChange w:id="1578" w:author="Sekar Subramanian" w:date="2021-07-16T12:36:00Z">
          <w:pPr/>
        </w:pPrChange>
      </w:pPr>
      <w:ins w:id="1579" w:author="Sekar Subramanian" w:date="2021-07-16T12:12:00Z">
        <w:r w:rsidRPr="007C4EA8">
          <w:rPr>
            <w:rFonts w:asciiTheme="minorHAnsi" w:hAnsiTheme="minorHAnsi" w:cstheme="minorHAnsi"/>
            <w:sz w:val="28"/>
            <w:szCs w:val="28"/>
            <w:rPrChange w:id="1580" w:author="Sekar Subramanian" w:date="2021-07-16T13:10:00Z">
              <w:rPr/>
            </w:rPrChange>
          </w:rPr>
          <w:t>Price</w:t>
        </w:r>
      </w:ins>
    </w:p>
    <w:p w14:paraId="35310A53" w14:textId="3302D9B9" w:rsidR="00D26D7B" w:rsidRPr="007C4EA8" w:rsidRDefault="00D26D7B">
      <w:pPr>
        <w:pStyle w:val="Default"/>
        <w:numPr>
          <w:ilvl w:val="1"/>
          <w:numId w:val="2"/>
        </w:numPr>
        <w:spacing w:before="60" w:after="60"/>
        <w:ind w:left="1080"/>
        <w:rPr>
          <w:ins w:id="1581" w:author="Sekar Subramanian" w:date="2021-07-16T12:12:00Z"/>
          <w:rFonts w:cstheme="minorHAnsi"/>
          <w:sz w:val="28"/>
          <w:szCs w:val="28"/>
          <w:rPrChange w:id="1582" w:author="Sekar Subramanian" w:date="2021-07-16T13:10:00Z">
            <w:rPr>
              <w:ins w:id="1583" w:author="Sekar Subramanian" w:date="2021-07-16T12:12:00Z"/>
            </w:rPr>
          </w:rPrChange>
        </w:rPr>
        <w:pPrChange w:id="1584" w:author="Sekar Subramanian" w:date="2021-07-16T13:17:00Z">
          <w:pPr/>
        </w:pPrChange>
      </w:pPr>
      <w:ins w:id="1585" w:author="Sekar Subramanian" w:date="2021-07-16T12:12:00Z">
        <w:r w:rsidRPr="007C4EA8">
          <w:rPr>
            <w:rFonts w:asciiTheme="minorHAnsi" w:hAnsiTheme="minorHAnsi" w:cstheme="minorHAnsi"/>
            <w:sz w:val="28"/>
            <w:szCs w:val="28"/>
            <w:rPrChange w:id="1586" w:author="Sekar Subramanian" w:date="2021-07-16T13:10:00Z">
              <w:rPr/>
            </w:rPrChange>
          </w:rPr>
          <w:t>Avg Distance Price</w:t>
        </w:r>
      </w:ins>
    </w:p>
    <w:p w14:paraId="3565CF38" w14:textId="0D9F1F91" w:rsidR="00D26D7B" w:rsidRPr="007C4EA8" w:rsidRDefault="00D26D7B">
      <w:pPr>
        <w:pStyle w:val="Default"/>
        <w:numPr>
          <w:ilvl w:val="1"/>
          <w:numId w:val="2"/>
        </w:numPr>
        <w:spacing w:before="60" w:after="60"/>
        <w:ind w:left="1080"/>
        <w:rPr>
          <w:ins w:id="1587" w:author="Sekar Subramanian" w:date="2021-07-16T12:12:00Z"/>
          <w:rFonts w:cstheme="minorHAnsi"/>
          <w:sz w:val="28"/>
          <w:szCs w:val="28"/>
          <w:rPrChange w:id="1588" w:author="Sekar Subramanian" w:date="2021-07-16T13:10:00Z">
            <w:rPr>
              <w:ins w:id="1589" w:author="Sekar Subramanian" w:date="2021-07-16T12:12:00Z"/>
            </w:rPr>
          </w:rPrChange>
        </w:rPr>
        <w:pPrChange w:id="1590" w:author="Sekar Subramanian" w:date="2021-07-16T13:17:00Z">
          <w:pPr/>
        </w:pPrChange>
      </w:pPr>
      <w:ins w:id="1591" w:author="Sekar Subramanian" w:date="2021-07-16T12:12:00Z">
        <w:r w:rsidRPr="007C4EA8">
          <w:rPr>
            <w:rFonts w:asciiTheme="minorHAnsi" w:hAnsiTheme="minorHAnsi" w:cstheme="minorHAnsi"/>
            <w:sz w:val="28"/>
            <w:szCs w:val="28"/>
            <w:rPrChange w:id="1592" w:author="Sekar Subramanian" w:date="2021-07-16T13:10:00Z">
              <w:rPr/>
            </w:rPrChange>
          </w:rPr>
          <w:t>Avg Supply Demand Multiplier</w:t>
        </w:r>
      </w:ins>
    </w:p>
    <w:p w14:paraId="1DCB729C" w14:textId="63474DF9" w:rsidR="00D26D7B" w:rsidRPr="007C4EA8" w:rsidRDefault="00D26D7B">
      <w:pPr>
        <w:pStyle w:val="Default"/>
        <w:numPr>
          <w:ilvl w:val="0"/>
          <w:numId w:val="2"/>
        </w:numPr>
        <w:spacing w:before="120" w:after="120"/>
        <w:ind w:left="692" w:hanging="274"/>
        <w:rPr>
          <w:ins w:id="1593" w:author="Sekar Subramanian" w:date="2021-07-16T12:12:00Z"/>
          <w:rFonts w:cstheme="minorHAnsi"/>
          <w:sz w:val="28"/>
          <w:szCs w:val="28"/>
          <w:rPrChange w:id="1594" w:author="Sekar Subramanian" w:date="2021-07-16T13:10:00Z">
            <w:rPr>
              <w:ins w:id="1595" w:author="Sekar Subramanian" w:date="2021-07-16T12:12:00Z"/>
            </w:rPr>
          </w:rPrChange>
        </w:rPr>
        <w:pPrChange w:id="1596" w:author="Sekar Subramanian" w:date="2021-07-16T12:36:00Z">
          <w:pPr/>
        </w:pPrChange>
      </w:pPr>
      <w:ins w:id="1597" w:author="Sekar Subramanian" w:date="2021-07-16T12:12:00Z">
        <w:r w:rsidRPr="007C4EA8">
          <w:rPr>
            <w:rFonts w:asciiTheme="minorHAnsi" w:hAnsiTheme="minorHAnsi" w:cstheme="minorHAnsi"/>
            <w:sz w:val="28"/>
            <w:szCs w:val="28"/>
            <w:rPrChange w:id="1598" w:author="Sekar Subramanian" w:date="2021-07-16T13:10:00Z">
              <w:rPr/>
            </w:rPrChange>
          </w:rPr>
          <w:lastRenderedPageBreak/>
          <w:t>Others</w:t>
        </w:r>
      </w:ins>
    </w:p>
    <w:p w14:paraId="20F8874B" w14:textId="3DA73AE6" w:rsidR="00D26D7B" w:rsidRPr="007C4EA8" w:rsidRDefault="00D26D7B">
      <w:pPr>
        <w:pStyle w:val="Default"/>
        <w:numPr>
          <w:ilvl w:val="1"/>
          <w:numId w:val="2"/>
        </w:numPr>
        <w:spacing w:before="60" w:after="60"/>
        <w:ind w:left="1080"/>
        <w:rPr>
          <w:ins w:id="1599" w:author="Sekar Subramanian" w:date="2021-07-16T12:12:00Z"/>
          <w:rFonts w:cstheme="minorHAnsi"/>
          <w:sz w:val="28"/>
          <w:szCs w:val="28"/>
          <w:rPrChange w:id="1600" w:author="Sekar Subramanian" w:date="2021-07-16T13:10:00Z">
            <w:rPr>
              <w:ins w:id="1601" w:author="Sekar Subramanian" w:date="2021-07-16T12:12:00Z"/>
            </w:rPr>
          </w:rPrChange>
        </w:rPr>
        <w:pPrChange w:id="1602" w:author="Sekar Subramanian" w:date="2021-07-16T13:17:00Z">
          <w:pPr/>
        </w:pPrChange>
      </w:pPr>
      <w:ins w:id="1603" w:author="Sekar Subramanian" w:date="2021-07-16T12:12:00Z">
        <w:r w:rsidRPr="007C4EA8">
          <w:rPr>
            <w:rFonts w:asciiTheme="minorHAnsi" w:hAnsiTheme="minorHAnsi" w:cstheme="minorHAnsi"/>
            <w:sz w:val="28"/>
            <w:szCs w:val="28"/>
            <w:rPrChange w:id="1604" w:author="Sekar Subramanian" w:date="2021-07-16T13:10:00Z">
              <w:rPr/>
            </w:rPrChange>
          </w:rPr>
          <w:t>Bolt ETA</w:t>
        </w:r>
      </w:ins>
    </w:p>
    <w:p w14:paraId="796AF9B2" w14:textId="25B30864" w:rsidR="00D26D7B" w:rsidRPr="007C4EA8" w:rsidRDefault="00D26D7B">
      <w:pPr>
        <w:pStyle w:val="Default"/>
        <w:numPr>
          <w:ilvl w:val="1"/>
          <w:numId w:val="2"/>
        </w:numPr>
        <w:spacing w:before="60" w:after="60"/>
        <w:ind w:left="1080"/>
        <w:rPr>
          <w:ins w:id="1605" w:author="Sekar Subramanian" w:date="2021-07-16T12:12:00Z"/>
          <w:rFonts w:cstheme="minorHAnsi"/>
          <w:sz w:val="28"/>
          <w:szCs w:val="28"/>
          <w:rPrChange w:id="1606" w:author="Sekar Subramanian" w:date="2021-07-16T13:10:00Z">
            <w:rPr>
              <w:ins w:id="1607" w:author="Sekar Subramanian" w:date="2021-07-16T12:12:00Z"/>
            </w:rPr>
          </w:rPrChange>
        </w:rPr>
        <w:pPrChange w:id="1608" w:author="Sekar Subramanian" w:date="2021-07-16T13:17:00Z">
          <w:pPr/>
        </w:pPrChange>
      </w:pPr>
      <w:ins w:id="1609" w:author="Sekar Subramanian" w:date="2021-07-16T12:12:00Z">
        <w:r w:rsidRPr="007C4EA8">
          <w:rPr>
            <w:rFonts w:asciiTheme="minorHAnsi" w:hAnsiTheme="minorHAnsi" w:cstheme="minorHAnsi"/>
            <w:sz w:val="28"/>
            <w:szCs w:val="28"/>
            <w:rPrChange w:id="1610" w:author="Sekar Subramanian" w:date="2021-07-16T13:10:00Z">
              <w:rPr/>
            </w:rPrChange>
          </w:rPr>
          <w:t>Mobility Data</w:t>
        </w:r>
      </w:ins>
    </w:p>
    <w:p w14:paraId="17FA1D60" w14:textId="51A7493C" w:rsidR="00D26D7B" w:rsidRPr="007C4EA8" w:rsidRDefault="00D26D7B">
      <w:pPr>
        <w:pStyle w:val="Default"/>
        <w:numPr>
          <w:ilvl w:val="0"/>
          <w:numId w:val="2"/>
        </w:numPr>
        <w:spacing w:before="120" w:after="120"/>
        <w:ind w:left="692" w:hanging="274"/>
        <w:rPr>
          <w:ins w:id="1611" w:author="Sekar Subramanian" w:date="2021-07-16T12:12:00Z"/>
          <w:rFonts w:cstheme="minorHAnsi"/>
          <w:sz w:val="28"/>
          <w:szCs w:val="28"/>
          <w:rPrChange w:id="1612" w:author="Sekar Subramanian" w:date="2021-07-16T13:10:00Z">
            <w:rPr>
              <w:ins w:id="1613" w:author="Sekar Subramanian" w:date="2021-07-16T12:12:00Z"/>
            </w:rPr>
          </w:rPrChange>
        </w:rPr>
        <w:pPrChange w:id="1614" w:author="Sekar Subramanian" w:date="2021-07-16T12:36:00Z">
          <w:pPr/>
        </w:pPrChange>
      </w:pPr>
      <w:ins w:id="1615" w:author="Sekar Subramanian" w:date="2021-07-16T12:12:00Z">
        <w:r w:rsidRPr="007C4EA8">
          <w:rPr>
            <w:rFonts w:asciiTheme="minorHAnsi" w:hAnsiTheme="minorHAnsi" w:cstheme="minorHAnsi"/>
            <w:sz w:val="28"/>
            <w:szCs w:val="28"/>
            <w:rPrChange w:id="1616" w:author="Sekar Subramanian" w:date="2021-07-16T13:10:00Z">
              <w:rPr/>
            </w:rPrChange>
          </w:rPr>
          <w:t>Media</w:t>
        </w:r>
      </w:ins>
    </w:p>
    <w:p w14:paraId="71459B27" w14:textId="5A005967" w:rsidR="00D26D7B" w:rsidRPr="007C4EA8" w:rsidRDefault="00D26D7B">
      <w:pPr>
        <w:pStyle w:val="Default"/>
        <w:numPr>
          <w:ilvl w:val="1"/>
          <w:numId w:val="2"/>
        </w:numPr>
        <w:spacing w:before="60" w:after="60"/>
        <w:ind w:left="1080"/>
        <w:rPr>
          <w:ins w:id="1617" w:author="Sekar Subramanian" w:date="2021-07-16T12:12:00Z"/>
          <w:rFonts w:cstheme="minorHAnsi"/>
          <w:sz w:val="28"/>
          <w:szCs w:val="28"/>
          <w:rPrChange w:id="1618" w:author="Sekar Subramanian" w:date="2021-07-16T13:10:00Z">
            <w:rPr>
              <w:ins w:id="1619" w:author="Sekar Subramanian" w:date="2021-07-16T12:12:00Z"/>
            </w:rPr>
          </w:rPrChange>
        </w:rPr>
        <w:pPrChange w:id="1620" w:author="Sekar Subramanian" w:date="2021-07-16T13:17:00Z">
          <w:pPr/>
        </w:pPrChange>
      </w:pPr>
      <w:ins w:id="1621" w:author="Sekar Subramanian" w:date="2021-07-16T12:12:00Z">
        <w:r w:rsidRPr="007C4EA8">
          <w:rPr>
            <w:rFonts w:asciiTheme="minorHAnsi" w:hAnsiTheme="minorHAnsi" w:cstheme="minorHAnsi"/>
            <w:sz w:val="28"/>
            <w:szCs w:val="28"/>
            <w:rPrChange w:id="1622" w:author="Sekar Subramanian" w:date="2021-07-16T13:10:00Z">
              <w:rPr/>
            </w:rPrChange>
          </w:rPr>
          <w:t>Facebook Impressions</w:t>
        </w:r>
      </w:ins>
    </w:p>
    <w:p w14:paraId="165E189D" w14:textId="7E571BB1" w:rsidR="00D26D7B" w:rsidRPr="007C4EA8" w:rsidRDefault="00D26D7B">
      <w:pPr>
        <w:pStyle w:val="Default"/>
        <w:numPr>
          <w:ilvl w:val="1"/>
          <w:numId w:val="2"/>
        </w:numPr>
        <w:spacing w:before="60" w:after="60"/>
        <w:ind w:left="1080"/>
        <w:rPr>
          <w:ins w:id="1623" w:author="Sekar Subramanian" w:date="2021-07-16T12:12:00Z"/>
          <w:rFonts w:cstheme="minorHAnsi"/>
          <w:sz w:val="28"/>
          <w:szCs w:val="28"/>
          <w:rPrChange w:id="1624" w:author="Sekar Subramanian" w:date="2021-07-16T13:10:00Z">
            <w:rPr>
              <w:ins w:id="1625" w:author="Sekar Subramanian" w:date="2021-07-16T12:12:00Z"/>
            </w:rPr>
          </w:rPrChange>
        </w:rPr>
        <w:pPrChange w:id="1626" w:author="Sekar Subramanian" w:date="2021-07-16T13:17:00Z">
          <w:pPr/>
        </w:pPrChange>
      </w:pPr>
      <w:ins w:id="1627" w:author="Sekar Subramanian" w:date="2021-07-16T12:12:00Z">
        <w:r w:rsidRPr="007C4EA8">
          <w:rPr>
            <w:rFonts w:asciiTheme="minorHAnsi" w:hAnsiTheme="minorHAnsi" w:cstheme="minorHAnsi"/>
            <w:sz w:val="28"/>
            <w:szCs w:val="28"/>
            <w:rPrChange w:id="1628" w:author="Sekar Subramanian" w:date="2021-07-16T13:10:00Z">
              <w:rPr/>
            </w:rPrChange>
          </w:rPr>
          <w:t>Google Impressions</w:t>
        </w:r>
      </w:ins>
    </w:p>
    <w:p w14:paraId="32E2F2D0" w14:textId="7D42C124" w:rsidR="00D26D7B" w:rsidRPr="007C4EA8" w:rsidRDefault="00D26D7B">
      <w:pPr>
        <w:pStyle w:val="Default"/>
        <w:numPr>
          <w:ilvl w:val="1"/>
          <w:numId w:val="2"/>
        </w:numPr>
        <w:spacing w:before="60" w:after="60"/>
        <w:ind w:left="1080"/>
        <w:rPr>
          <w:ins w:id="1629" w:author="Sekar Subramanian" w:date="2021-07-16T12:12:00Z"/>
          <w:rFonts w:cstheme="minorHAnsi"/>
          <w:sz w:val="28"/>
          <w:szCs w:val="28"/>
          <w:rPrChange w:id="1630" w:author="Sekar Subramanian" w:date="2021-07-16T13:10:00Z">
            <w:rPr>
              <w:ins w:id="1631" w:author="Sekar Subramanian" w:date="2021-07-16T12:12:00Z"/>
            </w:rPr>
          </w:rPrChange>
        </w:rPr>
        <w:pPrChange w:id="1632" w:author="Sekar Subramanian" w:date="2021-07-16T13:17:00Z">
          <w:pPr/>
        </w:pPrChange>
      </w:pPr>
      <w:ins w:id="1633" w:author="Sekar Subramanian" w:date="2021-07-16T12:12:00Z">
        <w:r w:rsidRPr="007C4EA8">
          <w:rPr>
            <w:rFonts w:asciiTheme="minorHAnsi" w:hAnsiTheme="minorHAnsi" w:cstheme="minorHAnsi"/>
            <w:sz w:val="28"/>
            <w:szCs w:val="28"/>
            <w:rPrChange w:id="1634" w:author="Sekar Subramanian" w:date="2021-07-16T13:10:00Z">
              <w:rPr/>
            </w:rPrChange>
          </w:rPr>
          <w:t>Apple search Impressions</w:t>
        </w:r>
      </w:ins>
    </w:p>
    <w:p w14:paraId="4789DCBF" w14:textId="4B85A318" w:rsidR="00D26D7B" w:rsidRPr="007C4EA8" w:rsidRDefault="00D26D7B">
      <w:pPr>
        <w:pStyle w:val="Default"/>
        <w:numPr>
          <w:ilvl w:val="1"/>
          <w:numId w:val="2"/>
        </w:numPr>
        <w:spacing w:before="60" w:after="60"/>
        <w:ind w:left="1080"/>
        <w:rPr>
          <w:ins w:id="1635" w:author="Sekar Subramanian" w:date="2021-07-16T12:12:00Z"/>
          <w:rFonts w:cstheme="minorHAnsi"/>
          <w:sz w:val="28"/>
          <w:szCs w:val="28"/>
          <w:rPrChange w:id="1636" w:author="Sekar Subramanian" w:date="2021-07-16T13:10:00Z">
            <w:rPr>
              <w:ins w:id="1637" w:author="Sekar Subramanian" w:date="2021-07-16T12:12:00Z"/>
            </w:rPr>
          </w:rPrChange>
        </w:rPr>
        <w:pPrChange w:id="1638" w:author="Sekar Subramanian" w:date="2021-07-16T13:17:00Z">
          <w:pPr/>
        </w:pPrChange>
      </w:pPr>
      <w:ins w:id="1639" w:author="Sekar Subramanian" w:date="2021-07-16T12:12:00Z">
        <w:r w:rsidRPr="007C4EA8">
          <w:rPr>
            <w:rFonts w:asciiTheme="minorHAnsi" w:hAnsiTheme="minorHAnsi" w:cstheme="minorHAnsi"/>
            <w:sz w:val="28"/>
            <w:szCs w:val="28"/>
            <w:rPrChange w:id="1640" w:author="Sekar Subramanian" w:date="2021-07-16T13:10:00Z">
              <w:rPr/>
            </w:rPrChange>
          </w:rPr>
          <w:t>OOH Impressions</w:t>
        </w:r>
      </w:ins>
    </w:p>
    <w:p w14:paraId="0EE6544C" w14:textId="74067C36" w:rsidR="00D26D7B" w:rsidRPr="007C4EA8" w:rsidRDefault="00D26D7B">
      <w:pPr>
        <w:pStyle w:val="Default"/>
        <w:numPr>
          <w:ilvl w:val="1"/>
          <w:numId w:val="2"/>
        </w:numPr>
        <w:spacing w:before="60" w:after="60"/>
        <w:ind w:left="1080"/>
        <w:rPr>
          <w:ins w:id="1641" w:author="Sekar Subramanian" w:date="2021-07-16T12:12:00Z"/>
          <w:rFonts w:cstheme="minorHAnsi"/>
          <w:sz w:val="28"/>
          <w:szCs w:val="28"/>
          <w:rPrChange w:id="1642" w:author="Sekar Subramanian" w:date="2021-07-16T13:10:00Z">
            <w:rPr>
              <w:ins w:id="1643" w:author="Sekar Subramanian" w:date="2021-07-16T12:12:00Z"/>
            </w:rPr>
          </w:rPrChange>
        </w:rPr>
        <w:pPrChange w:id="1644" w:author="Sekar Subramanian" w:date="2021-07-16T13:17:00Z">
          <w:pPr/>
        </w:pPrChange>
      </w:pPr>
      <w:ins w:id="1645" w:author="Sekar Subramanian" w:date="2021-07-16T12:12:00Z">
        <w:r w:rsidRPr="007C4EA8">
          <w:rPr>
            <w:rFonts w:asciiTheme="minorHAnsi" w:hAnsiTheme="minorHAnsi" w:cstheme="minorHAnsi"/>
            <w:sz w:val="28"/>
            <w:szCs w:val="28"/>
            <w:rPrChange w:id="1646" w:author="Sekar Subramanian" w:date="2021-07-16T13:10:00Z">
              <w:rPr/>
            </w:rPrChange>
          </w:rPr>
          <w:t>Twitter Impressions</w:t>
        </w:r>
      </w:ins>
    </w:p>
    <w:p w14:paraId="353C90F9" w14:textId="79EBA0B8" w:rsidR="00D26D7B" w:rsidRPr="007C4EA8" w:rsidRDefault="00D26D7B">
      <w:pPr>
        <w:pStyle w:val="Default"/>
        <w:numPr>
          <w:ilvl w:val="1"/>
          <w:numId w:val="2"/>
        </w:numPr>
        <w:spacing w:before="60" w:after="60"/>
        <w:ind w:left="1080"/>
        <w:rPr>
          <w:ins w:id="1647" w:author="Sekar Subramanian" w:date="2021-07-16T12:12:00Z"/>
          <w:rFonts w:cstheme="minorHAnsi"/>
          <w:sz w:val="28"/>
          <w:szCs w:val="28"/>
          <w:rPrChange w:id="1648" w:author="Sekar Subramanian" w:date="2021-07-16T13:10:00Z">
            <w:rPr>
              <w:ins w:id="1649" w:author="Sekar Subramanian" w:date="2021-07-16T12:12:00Z"/>
            </w:rPr>
          </w:rPrChange>
        </w:rPr>
        <w:pPrChange w:id="1650" w:author="Sekar Subramanian" w:date="2021-07-16T13:17:00Z">
          <w:pPr/>
        </w:pPrChange>
      </w:pPr>
      <w:ins w:id="1651" w:author="Sekar Subramanian" w:date="2021-07-16T12:12:00Z">
        <w:r w:rsidRPr="007C4EA8">
          <w:rPr>
            <w:rFonts w:asciiTheme="minorHAnsi" w:hAnsiTheme="minorHAnsi" w:cstheme="minorHAnsi"/>
            <w:sz w:val="28"/>
            <w:szCs w:val="28"/>
            <w:rPrChange w:id="1652" w:author="Sekar Subramanian" w:date="2021-07-16T13:10:00Z">
              <w:rPr/>
            </w:rPrChange>
          </w:rPr>
          <w:t>Snap Impressions</w:t>
        </w:r>
      </w:ins>
    </w:p>
    <w:p w14:paraId="6F925E1F" w14:textId="3B3DBF99" w:rsidR="00D26D7B" w:rsidRPr="007C4EA8" w:rsidRDefault="00D26D7B">
      <w:pPr>
        <w:pStyle w:val="Default"/>
        <w:numPr>
          <w:ilvl w:val="1"/>
          <w:numId w:val="2"/>
        </w:numPr>
        <w:spacing w:before="60" w:after="60"/>
        <w:ind w:left="1080"/>
        <w:rPr>
          <w:ins w:id="1653" w:author="Sekar Subramanian" w:date="2021-07-16T12:12:00Z"/>
          <w:rFonts w:cstheme="minorHAnsi"/>
          <w:sz w:val="28"/>
          <w:szCs w:val="28"/>
          <w:rPrChange w:id="1654" w:author="Sekar Subramanian" w:date="2021-07-16T13:10:00Z">
            <w:rPr>
              <w:ins w:id="1655" w:author="Sekar Subramanian" w:date="2021-07-16T12:12:00Z"/>
            </w:rPr>
          </w:rPrChange>
        </w:rPr>
        <w:pPrChange w:id="1656" w:author="Sekar Subramanian" w:date="2021-07-16T13:17:00Z">
          <w:pPr/>
        </w:pPrChange>
      </w:pPr>
      <w:ins w:id="1657" w:author="Sekar Subramanian" w:date="2021-07-16T12:12:00Z">
        <w:r w:rsidRPr="007C4EA8">
          <w:rPr>
            <w:rFonts w:asciiTheme="minorHAnsi" w:hAnsiTheme="minorHAnsi" w:cstheme="minorHAnsi"/>
            <w:sz w:val="28"/>
            <w:szCs w:val="28"/>
            <w:rPrChange w:id="1658" w:author="Sekar Subramanian" w:date="2021-07-16T13:10:00Z">
              <w:rPr/>
            </w:rPrChange>
          </w:rPr>
          <w:t>Tik-Tok Impressions</w:t>
        </w:r>
      </w:ins>
    </w:p>
    <w:p w14:paraId="5D31B7E8" w14:textId="5DCE8951" w:rsidR="00D26D7B" w:rsidRPr="007C4EA8" w:rsidRDefault="00D26D7B">
      <w:pPr>
        <w:pStyle w:val="Default"/>
        <w:numPr>
          <w:ilvl w:val="1"/>
          <w:numId w:val="2"/>
        </w:numPr>
        <w:spacing w:before="60" w:after="60"/>
        <w:ind w:left="1080"/>
        <w:rPr>
          <w:ins w:id="1659" w:author="Sekar Subramanian" w:date="2021-07-16T12:12:00Z"/>
          <w:rFonts w:cstheme="minorHAnsi"/>
          <w:sz w:val="28"/>
          <w:szCs w:val="28"/>
          <w:rPrChange w:id="1660" w:author="Sekar Subramanian" w:date="2021-07-16T13:10:00Z">
            <w:rPr>
              <w:ins w:id="1661" w:author="Sekar Subramanian" w:date="2021-07-16T12:12:00Z"/>
            </w:rPr>
          </w:rPrChange>
        </w:rPr>
        <w:pPrChange w:id="1662" w:author="Sekar Subramanian" w:date="2021-07-16T13:17:00Z">
          <w:pPr/>
        </w:pPrChange>
      </w:pPr>
      <w:ins w:id="1663" w:author="Sekar Subramanian" w:date="2021-07-16T12:12:00Z">
        <w:r w:rsidRPr="007C4EA8">
          <w:rPr>
            <w:rFonts w:asciiTheme="minorHAnsi" w:hAnsiTheme="minorHAnsi" w:cstheme="minorHAnsi"/>
            <w:sz w:val="28"/>
            <w:szCs w:val="28"/>
            <w:rPrChange w:id="1664" w:author="Sekar Subramanian" w:date="2021-07-16T13:10:00Z">
              <w:rPr/>
            </w:rPrChange>
          </w:rPr>
          <w:t>Influencer’s &amp; Blog visitors’ data</w:t>
        </w:r>
      </w:ins>
    </w:p>
    <w:p w14:paraId="576927CE" w14:textId="585608AE" w:rsidR="00D26D7B" w:rsidRPr="007C4EA8" w:rsidRDefault="00D26D7B">
      <w:pPr>
        <w:pStyle w:val="Default"/>
        <w:numPr>
          <w:ilvl w:val="0"/>
          <w:numId w:val="2"/>
        </w:numPr>
        <w:spacing w:before="120" w:after="120"/>
        <w:ind w:left="692" w:hanging="274"/>
        <w:rPr>
          <w:ins w:id="1665" w:author="Sekar Subramanian" w:date="2021-07-16T12:12:00Z"/>
          <w:rFonts w:cstheme="minorHAnsi"/>
          <w:sz w:val="28"/>
          <w:szCs w:val="28"/>
          <w:rPrChange w:id="1666" w:author="Sekar Subramanian" w:date="2021-07-16T13:10:00Z">
            <w:rPr>
              <w:ins w:id="1667" w:author="Sekar Subramanian" w:date="2021-07-16T12:12:00Z"/>
            </w:rPr>
          </w:rPrChange>
        </w:rPr>
        <w:pPrChange w:id="1668" w:author="Sekar Subramanian" w:date="2021-07-16T12:36:00Z">
          <w:pPr/>
        </w:pPrChange>
      </w:pPr>
      <w:ins w:id="1669" w:author="Sekar Subramanian" w:date="2021-07-16T12:12:00Z">
        <w:r w:rsidRPr="007C4EA8">
          <w:rPr>
            <w:rFonts w:asciiTheme="minorHAnsi" w:hAnsiTheme="minorHAnsi" w:cstheme="minorHAnsi"/>
            <w:sz w:val="28"/>
            <w:szCs w:val="28"/>
            <w:rPrChange w:id="1670" w:author="Sekar Subramanian" w:date="2021-07-16T13:10:00Z">
              <w:rPr/>
            </w:rPrChange>
          </w:rPr>
          <w:t>Non-Media</w:t>
        </w:r>
      </w:ins>
    </w:p>
    <w:p w14:paraId="7828F295" w14:textId="4015DD8C" w:rsidR="00D26D7B" w:rsidRPr="007C4EA8" w:rsidRDefault="00D26D7B">
      <w:pPr>
        <w:pStyle w:val="Default"/>
        <w:numPr>
          <w:ilvl w:val="1"/>
          <w:numId w:val="2"/>
        </w:numPr>
        <w:spacing w:before="60" w:after="60"/>
        <w:ind w:left="1080"/>
        <w:rPr>
          <w:ins w:id="1671" w:author="Sekar Subramanian" w:date="2021-07-16T12:12:00Z"/>
          <w:rFonts w:cstheme="minorHAnsi"/>
          <w:sz w:val="28"/>
          <w:szCs w:val="28"/>
          <w:rPrChange w:id="1672" w:author="Sekar Subramanian" w:date="2021-07-16T13:10:00Z">
            <w:rPr>
              <w:ins w:id="1673" w:author="Sekar Subramanian" w:date="2021-07-16T12:12:00Z"/>
            </w:rPr>
          </w:rPrChange>
        </w:rPr>
        <w:pPrChange w:id="1674" w:author="Sekar Subramanian" w:date="2021-07-16T13:17:00Z">
          <w:pPr/>
        </w:pPrChange>
      </w:pPr>
      <w:ins w:id="1675" w:author="Sekar Subramanian" w:date="2021-07-16T12:12:00Z">
        <w:r w:rsidRPr="007C4EA8">
          <w:rPr>
            <w:rFonts w:asciiTheme="minorHAnsi" w:hAnsiTheme="minorHAnsi" w:cstheme="minorHAnsi"/>
            <w:sz w:val="28"/>
            <w:szCs w:val="28"/>
            <w:rPrChange w:id="1676" w:author="Sekar Subramanian" w:date="2021-07-16T13:10:00Z">
              <w:rPr/>
            </w:rPrChange>
          </w:rPr>
          <w:t>Signup’s cost</w:t>
        </w:r>
      </w:ins>
    </w:p>
    <w:p w14:paraId="55EF3BC8" w14:textId="530F5B47" w:rsidR="00D26D7B" w:rsidRPr="007C4EA8" w:rsidRDefault="00D26D7B">
      <w:pPr>
        <w:pStyle w:val="Default"/>
        <w:numPr>
          <w:ilvl w:val="1"/>
          <w:numId w:val="2"/>
        </w:numPr>
        <w:spacing w:before="60" w:after="60"/>
        <w:ind w:left="1080"/>
        <w:rPr>
          <w:ins w:id="1677" w:author="Sekar Subramanian" w:date="2021-07-16T12:12:00Z"/>
          <w:rFonts w:cstheme="minorHAnsi"/>
          <w:sz w:val="28"/>
          <w:szCs w:val="28"/>
          <w:rPrChange w:id="1678" w:author="Sekar Subramanian" w:date="2021-07-16T13:10:00Z">
            <w:rPr>
              <w:ins w:id="1679" w:author="Sekar Subramanian" w:date="2021-07-16T12:12:00Z"/>
            </w:rPr>
          </w:rPrChange>
        </w:rPr>
        <w:pPrChange w:id="1680" w:author="Sekar Subramanian" w:date="2021-07-16T13:17:00Z">
          <w:pPr/>
        </w:pPrChange>
      </w:pPr>
      <w:ins w:id="1681" w:author="Sekar Subramanian" w:date="2021-07-16T12:12:00Z">
        <w:r w:rsidRPr="007C4EA8">
          <w:rPr>
            <w:rFonts w:asciiTheme="minorHAnsi" w:hAnsiTheme="minorHAnsi" w:cstheme="minorHAnsi"/>
            <w:sz w:val="28"/>
            <w:szCs w:val="28"/>
            <w:rPrChange w:id="1682" w:author="Sekar Subramanian" w:date="2021-07-16T13:10:00Z">
              <w:rPr/>
            </w:rPrChange>
          </w:rPr>
          <w:t>Event Cost</w:t>
        </w:r>
      </w:ins>
    </w:p>
    <w:p w14:paraId="55D55906" w14:textId="3C460763" w:rsidR="00D26D7B" w:rsidRPr="007C4EA8" w:rsidRDefault="00D26D7B">
      <w:pPr>
        <w:pStyle w:val="Default"/>
        <w:numPr>
          <w:ilvl w:val="1"/>
          <w:numId w:val="2"/>
        </w:numPr>
        <w:spacing w:before="60" w:after="60"/>
        <w:ind w:left="1080"/>
        <w:rPr>
          <w:ins w:id="1683" w:author="Sekar Subramanian" w:date="2021-07-16T12:12:00Z"/>
          <w:rFonts w:cstheme="minorHAnsi"/>
          <w:sz w:val="28"/>
          <w:szCs w:val="28"/>
          <w:rPrChange w:id="1684" w:author="Sekar Subramanian" w:date="2021-07-16T13:10:00Z">
            <w:rPr>
              <w:ins w:id="1685" w:author="Sekar Subramanian" w:date="2021-07-16T12:12:00Z"/>
            </w:rPr>
          </w:rPrChange>
        </w:rPr>
        <w:pPrChange w:id="1686" w:author="Sekar Subramanian" w:date="2021-07-16T13:17:00Z">
          <w:pPr/>
        </w:pPrChange>
      </w:pPr>
      <w:ins w:id="1687" w:author="Sekar Subramanian" w:date="2021-07-16T12:12:00Z">
        <w:r w:rsidRPr="007C4EA8">
          <w:rPr>
            <w:rFonts w:asciiTheme="minorHAnsi" w:hAnsiTheme="minorHAnsi" w:cstheme="minorHAnsi"/>
            <w:sz w:val="28"/>
            <w:szCs w:val="28"/>
            <w:rPrChange w:id="1688" w:author="Sekar Subramanian" w:date="2021-07-16T13:10:00Z">
              <w:rPr/>
            </w:rPrChange>
          </w:rPr>
          <w:t>Referral cost</w:t>
        </w:r>
      </w:ins>
    </w:p>
    <w:p w14:paraId="7BC9F36C" w14:textId="4F7D40F5" w:rsidR="00D26D7B" w:rsidRPr="007C4EA8" w:rsidRDefault="00D26D7B">
      <w:pPr>
        <w:pStyle w:val="Default"/>
        <w:numPr>
          <w:ilvl w:val="1"/>
          <w:numId w:val="2"/>
        </w:numPr>
        <w:spacing w:before="60" w:after="60"/>
        <w:ind w:left="1080"/>
        <w:rPr>
          <w:rFonts w:asciiTheme="minorHAnsi" w:hAnsiTheme="minorHAnsi" w:cstheme="minorHAnsi"/>
          <w:sz w:val="28"/>
          <w:szCs w:val="28"/>
          <w:rPrChange w:id="1689" w:author="Sekar Subramanian" w:date="2021-07-16T13:10:00Z">
            <w:rPr>
              <w:rFonts w:asciiTheme="minorHAnsi" w:hAnsiTheme="minorHAnsi" w:cstheme="minorHAnsi"/>
              <w:color w:val="000000" w:themeColor="text1"/>
              <w:sz w:val="22"/>
              <w:szCs w:val="22"/>
            </w:rPr>
          </w:rPrChange>
        </w:rPr>
        <w:pPrChange w:id="1690" w:author="Sekar Subramanian" w:date="2021-07-16T13:17:00Z">
          <w:pPr>
            <w:pStyle w:val="Heading1"/>
            <w:numPr>
              <w:numId w:val="18"/>
            </w:numPr>
            <w:ind w:left="360" w:hanging="360"/>
          </w:pPr>
        </w:pPrChange>
      </w:pPr>
      <w:ins w:id="1691" w:author="Sekar Subramanian" w:date="2021-07-16T12:12:00Z">
        <w:r w:rsidRPr="007C4EA8">
          <w:rPr>
            <w:rFonts w:asciiTheme="minorHAnsi" w:hAnsiTheme="minorHAnsi" w:cstheme="minorHAnsi"/>
            <w:sz w:val="28"/>
            <w:szCs w:val="28"/>
            <w:rPrChange w:id="1692" w:author="Sekar Subramanian" w:date="2021-07-16T13:10:00Z">
              <w:rPr>
                <w:b w:val="0"/>
                <w:bCs w:val="0"/>
              </w:rPr>
            </w:rPrChange>
          </w:rPr>
          <w:t>Lifecycle data (Total messages that sent to the unique users)</w:t>
        </w:r>
      </w:ins>
    </w:p>
    <w:p w14:paraId="38AD26FC" w14:textId="4DAF8778" w:rsidR="008C68E9" w:rsidRPr="007C4EA8" w:rsidDel="00CA397A" w:rsidRDefault="008C68E9">
      <w:pPr>
        <w:pStyle w:val="ListParagraph"/>
        <w:numPr>
          <w:ilvl w:val="1"/>
          <w:numId w:val="23"/>
        </w:numPr>
        <w:spacing w:before="120" w:after="120"/>
        <w:contextualSpacing w:val="0"/>
        <w:rPr>
          <w:del w:id="1693" w:author="Sekar Subramanian" w:date="2021-07-16T12:28:00Z"/>
          <w:rStyle w:val="Heading3Char"/>
          <w:rFonts w:asciiTheme="minorHAnsi" w:hAnsiTheme="minorHAnsi" w:cstheme="minorHAnsi"/>
          <w:b/>
          <w:color w:val="000000" w:themeColor="text1"/>
          <w:sz w:val="28"/>
          <w:szCs w:val="28"/>
          <w:rPrChange w:id="1694" w:author="Sekar Subramanian" w:date="2021-07-16T13:10:00Z">
            <w:rPr>
              <w:del w:id="1695" w:author="Sekar Subramanian" w:date="2021-07-16T12:28:00Z"/>
              <w:rStyle w:val="Heading3Char"/>
              <w:rFonts w:asciiTheme="minorHAnsi" w:hAnsiTheme="minorHAnsi" w:cstheme="minorHAnsi"/>
              <w:b/>
              <w:color w:val="000000" w:themeColor="text1"/>
              <w:sz w:val="22"/>
              <w:szCs w:val="22"/>
              <w:lang w:eastAsia="en-US"/>
            </w:rPr>
          </w:rPrChange>
        </w:rPr>
        <w:pPrChange w:id="1696" w:author="Sekar Subramanian" w:date="2021-07-16T12:36:00Z">
          <w:pPr>
            <w:pStyle w:val="ListParagraph"/>
            <w:numPr>
              <w:ilvl w:val="1"/>
              <w:numId w:val="23"/>
            </w:numPr>
            <w:ind w:left="1080" w:hanging="360"/>
          </w:pPr>
        </w:pPrChange>
      </w:pPr>
      <w:del w:id="1697" w:author="Sekar Subramanian" w:date="2021-07-16T12:28:00Z">
        <w:r w:rsidRPr="007C4EA8" w:rsidDel="00CA397A">
          <w:rPr>
            <w:rStyle w:val="Heading3Char"/>
            <w:rFonts w:asciiTheme="minorHAnsi" w:hAnsiTheme="minorHAnsi" w:cstheme="minorHAnsi"/>
            <w:b/>
            <w:color w:val="000000" w:themeColor="text1"/>
            <w:sz w:val="28"/>
            <w:szCs w:val="28"/>
            <w:rPrChange w:id="1698" w:author="Sekar Subramanian" w:date="2021-07-16T13:10:00Z">
              <w:rPr>
                <w:rStyle w:val="Heading3Char"/>
                <w:rFonts w:asciiTheme="minorHAnsi" w:hAnsiTheme="minorHAnsi" w:cstheme="minorHAnsi"/>
                <w:b/>
                <w:color w:val="000000" w:themeColor="text1"/>
                <w:sz w:val="22"/>
                <w:szCs w:val="22"/>
              </w:rPr>
            </w:rPrChange>
          </w:rPr>
          <w:delText xml:space="preserve"> Model Measures</w:delText>
        </w:r>
      </w:del>
    </w:p>
    <w:p w14:paraId="65BD6251" w14:textId="61ECE24E" w:rsidR="008C68E9" w:rsidRPr="007C4EA8" w:rsidDel="00CA397A" w:rsidRDefault="008C68E9">
      <w:pPr>
        <w:pStyle w:val="ListParagraph"/>
        <w:numPr>
          <w:ilvl w:val="1"/>
          <w:numId w:val="23"/>
        </w:numPr>
        <w:spacing w:before="120" w:after="120"/>
        <w:contextualSpacing w:val="0"/>
        <w:rPr>
          <w:del w:id="1699" w:author="Sekar Subramanian" w:date="2021-07-16T12:28:00Z"/>
          <w:rFonts w:asciiTheme="minorHAnsi" w:hAnsiTheme="minorHAnsi" w:cstheme="minorHAnsi"/>
          <w:b/>
          <w:sz w:val="28"/>
          <w:szCs w:val="28"/>
          <w:u w:val="single"/>
          <w:rPrChange w:id="1700" w:author="Sekar Subramanian" w:date="2021-07-16T13:10:00Z">
            <w:rPr>
              <w:del w:id="1701" w:author="Sekar Subramanian" w:date="2021-07-16T12:28:00Z"/>
              <w:rFonts w:asciiTheme="minorHAnsi" w:hAnsiTheme="minorHAnsi" w:cstheme="minorHAnsi"/>
              <w:b/>
              <w:sz w:val="22"/>
              <w:szCs w:val="22"/>
              <w:u w:val="single"/>
            </w:rPr>
          </w:rPrChange>
        </w:rPr>
        <w:pPrChange w:id="1702" w:author="Sekar Subramanian" w:date="2021-07-16T12:36:00Z">
          <w:pPr>
            <w:pStyle w:val="Default"/>
          </w:pPr>
        </w:pPrChange>
      </w:pPr>
    </w:p>
    <w:p w14:paraId="7E6AE7D5" w14:textId="7D340E4A" w:rsidR="008C68E9" w:rsidRPr="007C4EA8" w:rsidDel="00CA397A" w:rsidRDefault="008C68E9">
      <w:pPr>
        <w:pStyle w:val="ListParagraph"/>
        <w:numPr>
          <w:ilvl w:val="1"/>
          <w:numId w:val="23"/>
        </w:numPr>
        <w:spacing w:before="120" w:after="120"/>
        <w:contextualSpacing w:val="0"/>
        <w:rPr>
          <w:del w:id="1703" w:author="Sekar Subramanian" w:date="2021-07-16T12:28:00Z"/>
          <w:rFonts w:asciiTheme="minorHAnsi" w:hAnsiTheme="minorHAnsi" w:cstheme="minorHAnsi"/>
          <w:sz w:val="28"/>
          <w:szCs w:val="28"/>
          <w:rPrChange w:id="1704" w:author="Sekar Subramanian" w:date="2021-07-16T13:10:00Z">
            <w:rPr>
              <w:del w:id="1705" w:author="Sekar Subramanian" w:date="2021-07-16T12:28:00Z"/>
              <w:rFonts w:asciiTheme="minorHAnsi" w:hAnsiTheme="minorHAnsi" w:cstheme="minorHAnsi"/>
              <w:sz w:val="22"/>
              <w:szCs w:val="22"/>
            </w:rPr>
          </w:rPrChange>
        </w:rPr>
        <w:pPrChange w:id="1706" w:author="Sekar Subramanian" w:date="2021-07-16T12:36:00Z">
          <w:pPr>
            <w:pStyle w:val="Default"/>
            <w:ind w:left="720"/>
          </w:pPr>
        </w:pPrChange>
      </w:pPr>
      <w:del w:id="1707" w:author="Sekar Subramanian" w:date="2021-07-16T12:28:00Z">
        <w:r w:rsidRPr="007C4EA8" w:rsidDel="00CA397A">
          <w:rPr>
            <w:rFonts w:cstheme="minorHAnsi"/>
            <w:sz w:val="28"/>
            <w:szCs w:val="28"/>
            <w:rPrChange w:id="1708" w:author="Sekar Subramanian" w:date="2021-07-16T13:10:00Z">
              <w:rPr>
                <w:rFonts w:cstheme="minorHAnsi"/>
              </w:rPr>
            </w:rPrChange>
          </w:rPr>
          <w:delText>Typically, measures to be modeled can be grouped into the following categories:</w:delText>
        </w:r>
      </w:del>
    </w:p>
    <w:p w14:paraId="664CC3FF" w14:textId="34193A9F" w:rsidR="008C68E9" w:rsidRPr="007C4EA8" w:rsidDel="00CA397A" w:rsidRDefault="00BB2212">
      <w:pPr>
        <w:pStyle w:val="ListParagraph"/>
        <w:numPr>
          <w:ilvl w:val="1"/>
          <w:numId w:val="23"/>
        </w:numPr>
        <w:spacing w:before="120" w:after="120"/>
        <w:contextualSpacing w:val="0"/>
        <w:rPr>
          <w:del w:id="1709" w:author="Sekar Subramanian" w:date="2021-07-16T12:28:00Z"/>
          <w:rFonts w:asciiTheme="minorHAnsi" w:hAnsiTheme="minorHAnsi" w:cstheme="minorHAnsi"/>
          <w:b/>
          <w:sz w:val="28"/>
          <w:szCs w:val="28"/>
          <w:rPrChange w:id="1710" w:author="Sekar Subramanian" w:date="2021-07-16T13:10:00Z">
            <w:rPr>
              <w:del w:id="1711" w:author="Sekar Subramanian" w:date="2021-07-16T12:28:00Z"/>
              <w:rFonts w:asciiTheme="minorHAnsi" w:hAnsiTheme="minorHAnsi" w:cstheme="minorHAnsi"/>
              <w:b/>
              <w:sz w:val="22"/>
              <w:szCs w:val="22"/>
            </w:rPr>
          </w:rPrChange>
        </w:rPr>
        <w:pPrChange w:id="1712" w:author="Sekar Subramanian" w:date="2021-07-16T12:36:00Z">
          <w:pPr>
            <w:pStyle w:val="Default"/>
            <w:numPr>
              <w:numId w:val="30"/>
            </w:numPr>
            <w:ind w:left="720" w:hanging="360"/>
          </w:pPr>
        </w:pPrChange>
      </w:pPr>
      <w:del w:id="1713" w:author="Sekar Subramanian" w:date="2021-07-16T12:28:00Z">
        <w:r w:rsidRPr="007C4EA8" w:rsidDel="00CA397A">
          <w:rPr>
            <w:rFonts w:cstheme="minorHAnsi"/>
            <w:b/>
            <w:sz w:val="28"/>
            <w:szCs w:val="28"/>
            <w:rPrChange w:id="1714" w:author="Sekar Subramanian" w:date="2021-07-16T13:10:00Z">
              <w:rPr>
                <w:rFonts w:cstheme="minorHAnsi"/>
                <w:b/>
              </w:rPr>
            </w:rPrChange>
          </w:rPr>
          <w:delText>Base</w:delText>
        </w:r>
      </w:del>
    </w:p>
    <w:p w14:paraId="38CBC9BF" w14:textId="334750D7" w:rsidR="00BB2212" w:rsidRPr="007C4EA8" w:rsidDel="00CA397A" w:rsidRDefault="00BB2212">
      <w:pPr>
        <w:pStyle w:val="ListParagraph"/>
        <w:numPr>
          <w:ilvl w:val="1"/>
          <w:numId w:val="23"/>
        </w:numPr>
        <w:spacing w:before="120" w:after="120"/>
        <w:contextualSpacing w:val="0"/>
        <w:rPr>
          <w:del w:id="1715" w:author="Sekar Subramanian" w:date="2021-07-16T12:28:00Z"/>
          <w:rFonts w:asciiTheme="minorHAnsi" w:hAnsiTheme="minorHAnsi" w:cstheme="minorHAnsi"/>
          <w:b/>
          <w:sz w:val="28"/>
          <w:szCs w:val="28"/>
          <w:rPrChange w:id="1716" w:author="Sekar Subramanian" w:date="2021-07-16T13:10:00Z">
            <w:rPr>
              <w:del w:id="1717" w:author="Sekar Subramanian" w:date="2021-07-16T12:28:00Z"/>
              <w:rFonts w:asciiTheme="minorHAnsi" w:hAnsiTheme="minorHAnsi" w:cstheme="minorHAnsi"/>
              <w:b/>
              <w:sz w:val="22"/>
              <w:szCs w:val="22"/>
            </w:rPr>
          </w:rPrChange>
        </w:rPr>
        <w:pPrChange w:id="1718" w:author="Sekar Subramanian" w:date="2021-07-16T12:36:00Z">
          <w:pPr>
            <w:pStyle w:val="Default"/>
            <w:numPr>
              <w:numId w:val="30"/>
            </w:numPr>
            <w:ind w:left="1080" w:hanging="360"/>
          </w:pPr>
        </w:pPrChange>
      </w:pPr>
      <w:del w:id="1719" w:author="Sekar Subramanian" w:date="2021-07-16T12:28:00Z">
        <w:r w:rsidRPr="007C4EA8" w:rsidDel="00CA397A">
          <w:rPr>
            <w:rFonts w:cstheme="minorHAnsi"/>
            <w:b/>
            <w:sz w:val="28"/>
            <w:szCs w:val="28"/>
            <w:rPrChange w:id="1720" w:author="Sekar Subramanian" w:date="2021-07-16T13:10:00Z">
              <w:rPr>
                <w:rFonts w:cstheme="minorHAnsi"/>
                <w:b/>
              </w:rPr>
            </w:rPrChange>
          </w:rPr>
          <w:delText>Macro Environment</w:delText>
        </w:r>
      </w:del>
    </w:p>
    <w:p w14:paraId="7D077FDF" w14:textId="40ABDA8C" w:rsidR="00BB2212" w:rsidRPr="007C4EA8" w:rsidDel="00CA397A" w:rsidRDefault="00BB2212">
      <w:pPr>
        <w:pStyle w:val="ListParagraph"/>
        <w:numPr>
          <w:ilvl w:val="1"/>
          <w:numId w:val="23"/>
        </w:numPr>
        <w:spacing w:before="120" w:after="120"/>
        <w:contextualSpacing w:val="0"/>
        <w:rPr>
          <w:del w:id="1721" w:author="Sekar Subramanian" w:date="2021-07-16T12:28:00Z"/>
          <w:rFonts w:asciiTheme="minorHAnsi" w:hAnsiTheme="minorHAnsi" w:cstheme="minorHAnsi"/>
          <w:b/>
          <w:sz w:val="28"/>
          <w:szCs w:val="28"/>
          <w:rPrChange w:id="1722" w:author="Sekar Subramanian" w:date="2021-07-16T13:10:00Z">
            <w:rPr>
              <w:del w:id="1723" w:author="Sekar Subramanian" w:date="2021-07-16T12:28:00Z"/>
              <w:rFonts w:asciiTheme="minorHAnsi" w:hAnsiTheme="minorHAnsi" w:cstheme="minorHAnsi"/>
              <w:b/>
              <w:sz w:val="22"/>
              <w:szCs w:val="22"/>
            </w:rPr>
          </w:rPrChange>
        </w:rPr>
        <w:pPrChange w:id="1724" w:author="Sekar Subramanian" w:date="2021-07-16T12:36:00Z">
          <w:pPr>
            <w:pStyle w:val="Default"/>
            <w:numPr>
              <w:ilvl w:val="1"/>
              <w:numId w:val="30"/>
            </w:numPr>
            <w:ind w:left="1800" w:hanging="360"/>
          </w:pPr>
        </w:pPrChange>
      </w:pPr>
      <w:del w:id="1725" w:author="Sekar Subramanian" w:date="2021-07-16T12:28:00Z">
        <w:r w:rsidRPr="007C4EA8" w:rsidDel="00CA397A">
          <w:rPr>
            <w:rFonts w:cstheme="minorHAnsi"/>
            <w:sz w:val="28"/>
            <w:szCs w:val="28"/>
            <w:rPrChange w:id="1726" w:author="Sekar Subramanian" w:date="2021-07-16T13:10:00Z">
              <w:rPr>
                <w:rFonts w:cstheme="minorHAnsi"/>
              </w:rPr>
            </w:rPrChange>
          </w:rPr>
          <w:delText>Temperature</w:delText>
        </w:r>
      </w:del>
    </w:p>
    <w:p w14:paraId="23C185E6" w14:textId="49D526AC" w:rsidR="00BB2212" w:rsidRPr="007C4EA8" w:rsidDel="00CA397A" w:rsidRDefault="00BB2212">
      <w:pPr>
        <w:pStyle w:val="ListParagraph"/>
        <w:numPr>
          <w:ilvl w:val="1"/>
          <w:numId w:val="23"/>
        </w:numPr>
        <w:spacing w:before="120" w:after="120"/>
        <w:contextualSpacing w:val="0"/>
        <w:rPr>
          <w:del w:id="1727" w:author="Sekar Subramanian" w:date="2021-07-16T12:28:00Z"/>
          <w:rFonts w:asciiTheme="minorHAnsi" w:hAnsiTheme="minorHAnsi" w:cstheme="minorHAnsi"/>
          <w:sz w:val="28"/>
          <w:szCs w:val="28"/>
          <w:rPrChange w:id="1728" w:author="Sekar Subramanian" w:date="2021-07-16T13:10:00Z">
            <w:rPr>
              <w:del w:id="1729" w:author="Sekar Subramanian" w:date="2021-07-16T12:28:00Z"/>
              <w:rFonts w:asciiTheme="minorHAnsi" w:hAnsiTheme="minorHAnsi" w:cstheme="minorHAnsi"/>
              <w:sz w:val="22"/>
              <w:szCs w:val="22"/>
            </w:rPr>
          </w:rPrChange>
        </w:rPr>
        <w:pPrChange w:id="1730" w:author="Sekar Subramanian" w:date="2021-07-16T12:36:00Z">
          <w:pPr>
            <w:pStyle w:val="Default"/>
            <w:numPr>
              <w:ilvl w:val="1"/>
              <w:numId w:val="30"/>
            </w:numPr>
            <w:ind w:left="1800" w:hanging="360"/>
          </w:pPr>
        </w:pPrChange>
      </w:pPr>
      <w:del w:id="1731" w:author="Sekar Subramanian" w:date="2021-07-16T12:28:00Z">
        <w:r w:rsidRPr="007C4EA8" w:rsidDel="00CA397A">
          <w:rPr>
            <w:rFonts w:cstheme="minorHAnsi"/>
            <w:sz w:val="28"/>
            <w:szCs w:val="28"/>
            <w:rPrChange w:id="1732" w:author="Sekar Subramanian" w:date="2021-07-16T13:10:00Z">
              <w:rPr>
                <w:rFonts w:cstheme="minorHAnsi"/>
              </w:rPr>
            </w:rPrChange>
          </w:rPr>
          <w:delText>Precipitation</w:delText>
        </w:r>
      </w:del>
    </w:p>
    <w:p w14:paraId="2CED4A2B" w14:textId="634757F4" w:rsidR="00D0711F" w:rsidRPr="007C4EA8" w:rsidDel="00CA397A" w:rsidRDefault="00D0711F">
      <w:pPr>
        <w:pStyle w:val="ListParagraph"/>
        <w:numPr>
          <w:ilvl w:val="1"/>
          <w:numId w:val="23"/>
        </w:numPr>
        <w:spacing w:before="120" w:after="120"/>
        <w:contextualSpacing w:val="0"/>
        <w:rPr>
          <w:del w:id="1733" w:author="Sekar Subramanian" w:date="2021-07-16T12:28:00Z"/>
          <w:rFonts w:asciiTheme="minorHAnsi" w:hAnsiTheme="minorHAnsi" w:cstheme="minorHAnsi"/>
          <w:b/>
          <w:sz w:val="28"/>
          <w:szCs w:val="28"/>
          <w:rPrChange w:id="1734" w:author="Sekar Subramanian" w:date="2021-07-16T13:10:00Z">
            <w:rPr>
              <w:del w:id="1735" w:author="Sekar Subramanian" w:date="2021-07-16T12:28:00Z"/>
              <w:rFonts w:asciiTheme="minorHAnsi" w:hAnsiTheme="minorHAnsi" w:cstheme="minorHAnsi"/>
              <w:b/>
              <w:sz w:val="22"/>
              <w:szCs w:val="22"/>
            </w:rPr>
          </w:rPrChange>
        </w:rPr>
        <w:pPrChange w:id="1736" w:author="Sekar Subramanian" w:date="2021-07-16T12:36:00Z">
          <w:pPr>
            <w:pStyle w:val="Default"/>
            <w:numPr>
              <w:numId w:val="30"/>
            </w:numPr>
            <w:ind w:left="1080" w:hanging="360"/>
          </w:pPr>
        </w:pPrChange>
      </w:pPr>
      <w:del w:id="1737" w:author="Sekar Subramanian" w:date="2021-07-16T12:28:00Z">
        <w:r w:rsidRPr="007C4EA8" w:rsidDel="00CA397A">
          <w:rPr>
            <w:rFonts w:cstheme="minorHAnsi"/>
            <w:b/>
            <w:sz w:val="28"/>
            <w:szCs w:val="28"/>
            <w:rPrChange w:id="1738" w:author="Sekar Subramanian" w:date="2021-07-16T13:10:00Z">
              <w:rPr>
                <w:rFonts w:cstheme="minorHAnsi"/>
                <w:b/>
              </w:rPr>
            </w:rPrChange>
          </w:rPr>
          <w:delText>Calendar</w:delText>
        </w:r>
      </w:del>
    </w:p>
    <w:p w14:paraId="2AC02E1F" w14:textId="00D9EE18" w:rsidR="00D25C9D" w:rsidRPr="007C4EA8" w:rsidDel="00CA397A" w:rsidRDefault="00D0711F">
      <w:pPr>
        <w:pStyle w:val="ListParagraph"/>
        <w:numPr>
          <w:ilvl w:val="1"/>
          <w:numId w:val="23"/>
        </w:numPr>
        <w:spacing w:before="120" w:after="120"/>
        <w:contextualSpacing w:val="0"/>
        <w:rPr>
          <w:del w:id="1739" w:author="Sekar Subramanian" w:date="2021-07-16T12:28:00Z"/>
          <w:rFonts w:asciiTheme="minorHAnsi" w:hAnsiTheme="minorHAnsi" w:cstheme="minorHAnsi"/>
          <w:bCs/>
          <w:sz w:val="28"/>
          <w:szCs w:val="28"/>
          <w:rPrChange w:id="1740" w:author="Sekar Subramanian" w:date="2021-07-16T13:10:00Z">
            <w:rPr>
              <w:del w:id="1741" w:author="Sekar Subramanian" w:date="2021-07-16T12:28:00Z"/>
              <w:rFonts w:asciiTheme="minorHAnsi" w:hAnsiTheme="minorHAnsi" w:cstheme="minorHAnsi"/>
              <w:bCs/>
              <w:sz w:val="22"/>
              <w:szCs w:val="22"/>
            </w:rPr>
          </w:rPrChange>
        </w:rPr>
        <w:pPrChange w:id="1742" w:author="Sekar Subramanian" w:date="2021-07-16T12:36:00Z">
          <w:pPr>
            <w:pStyle w:val="Default"/>
            <w:numPr>
              <w:ilvl w:val="1"/>
              <w:numId w:val="30"/>
            </w:numPr>
            <w:ind w:left="1800" w:hanging="360"/>
          </w:pPr>
        </w:pPrChange>
      </w:pPr>
      <w:del w:id="1743" w:author="Sekar Subramanian" w:date="2021-07-16T12:28:00Z">
        <w:r w:rsidRPr="007C4EA8" w:rsidDel="00CA397A">
          <w:rPr>
            <w:rFonts w:cstheme="minorHAnsi"/>
            <w:sz w:val="28"/>
            <w:szCs w:val="28"/>
            <w:rPrChange w:id="1744" w:author="Sekar Subramanian" w:date="2021-07-16T13:10:00Z">
              <w:rPr>
                <w:rFonts w:cstheme="minorHAnsi"/>
              </w:rPr>
            </w:rPrChange>
          </w:rPr>
          <w:delText>Weekend Flag</w:delText>
        </w:r>
        <w:r w:rsidRPr="007C4EA8" w:rsidDel="00CA397A">
          <w:rPr>
            <w:rFonts w:cstheme="minorHAnsi"/>
            <w:bCs/>
            <w:sz w:val="28"/>
            <w:szCs w:val="28"/>
            <w:rPrChange w:id="1745" w:author="Sekar Subramanian" w:date="2021-07-16T13:10:00Z">
              <w:rPr>
                <w:rFonts w:cstheme="minorHAnsi"/>
                <w:bCs/>
              </w:rPr>
            </w:rPrChange>
          </w:rPr>
          <w:delText xml:space="preserve"> </w:delText>
        </w:r>
      </w:del>
    </w:p>
    <w:p w14:paraId="37CDAA4D" w14:textId="7E1C7E32" w:rsidR="00E33684" w:rsidRPr="007C4EA8" w:rsidDel="00CA397A" w:rsidRDefault="00E33684">
      <w:pPr>
        <w:pStyle w:val="ListParagraph"/>
        <w:numPr>
          <w:ilvl w:val="1"/>
          <w:numId w:val="23"/>
        </w:numPr>
        <w:spacing w:before="120" w:after="120"/>
        <w:contextualSpacing w:val="0"/>
        <w:rPr>
          <w:del w:id="1746" w:author="Sekar Subramanian" w:date="2021-07-16T12:28:00Z"/>
          <w:rFonts w:asciiTheme="minorHAnsi" w:hAnsiTheme="minorHAnsi" w:cstheme="minorHAnsi"/>
          <w:bCs/>
          <w:sz w:val="28"/>
          <w:szCs w:val="28"/>
          <w:rPrChange w:id="1747" w:author="Sekar Subramanian" w:date="2021-07-16T13:10:00Z">
            <w:rPr>
              <w:del w:id="1748" w:author="Sekar Subramanian" w:date="2021-07-16T12:28:00Z"/>
              <w:rFonts w:asciiTheme="minorHAnsi" w:hAnsiTheme="minorHAnsi" w:cstheme="minorHAnsi"/>
              <w:bCs/>
              <w:sz w:val="22"/>
              <w:szCs w:val="22"/>
            </w:rPr>
          </w:rPrChange>
        </w:rPr>
        <w:pPrChange w:id="1749" w:author="Sekar Subramanian" w:date="2021-07-16T12:36:00Z">
          <w:pPr>
            <w:pStyle w:val="Default"/>
            <w:numPr>
              <w:ilvl w:val="1"/>
              <w:numId w:val="30"/>
            </w:numPr>
            <w:ind w:left="1800" w:hanging="360"/>
          </w:pPr>
        </w:pPrChange>
      </w:pPr>
      <w:del w:id="1750" w:author="Sekar Subramanian" w:date="2021-07-16T12:28:00Z">
        <w:r w:rsidRPr="007C4EA8" w:rsidDel="00CA397A">
          <w:rPr>
            <w:rFonts w:cstheme="minorHAnsi"/>
            <w:bCs/>
            <w:sz w:val="28"/>
            <w:szCs w:val="28"/>
            <w:rPrChange w:id="1751" w:author="Sekar Subramanian" w:date="2021-07-16T13:10:00Z">
              <w:rPr>
                <w:rFonts w:cstheme="minorHAnsi"/>
                <w:bCs/>
              </w:rPr>
            </w:rPrChange>
          </w:rPr>
          <w:delText>Holiday</w:delText>
        </w:r>
      </w:del>
    </w:p>
    <w:p w14:paraId="3C011E09" w14:textId="0975150B" w:rsidR="008C68E9" w:rsidRPr="007C4EA8" w:rsidDel="00CA397A" w:rsidRDefault="00D0711F">
      <w:pPr>
        <w:pStyle w:val="ListParagraph"/>
        <w:numPr>
          <w:ilvl w:val="1"/>
          <w:numId w:val="23"/>
        </w:numPr>
        <w:spacing w:before="120" w:after="120"/>
        <w:contextualSpacing w:val="0"/>
        <w:rPr>
          <w:del w:id="1752" w:author="Sekar Subramanian" w:date="2021-07-16T12:28:00Z"/>
          <w:rFonts w:asciiTheme="minorHAnsi" w:hAnsiTheme="minorHAnsi" w:cstheme="minorHAnsi"/>
          <w:b/>
          <w:sz w:val="28"/>
          <w:szCs w:val="28"/>
          <w:rPrChange w:id="1753" w:author="Sekar Subramanian" w:date="2021-07-16T13:10:00Z">
            <w:rPr>
              <w:del w:id="1754" w:author="Sekar Subramanian" w:date="2021-07-16T12:28:00Z"/>
              <w:rFonts w:asciiTheme="minorHAnsi" w:hAnsiTheme="minorHAnsi" w:cstheme="minorHAnsi"/>
              <w:b/>
              <w:sz w:val="22"/>
              <w:szCs w:val="22"/>
            </w:rPr>
          </w:rPrChange>
        </w:rPr>
        <w:pPrChange w:id="1755" w:author="Sekar Subramanian" w:date="2021-07-16T12:36:00Z">
          <w:pPr>
            <w:pStyle w:val="Default"/>
            <w:numPr>
              <w:numId w:val="30"/>
            </w:numPr>
            <w:ind w:left="1080" w:hanging="360"/>
          </w:pPr>
        </w:pPrChange>
      </w:pPr>
      <w:del w:id="1756" w:author="Sekar Subramanian" w:date="2021-07-16T12:28:00Z">
        <w:r w:rsidRPr="007C4EA8" w:rsidDel="00CA397A">
          <w:rPr>
            <w:rFonts w:cstheme="minorHAnsi"/>
            <w:b/>
            <w:sz w:val="28"/>
            <w:szCs w:val="28"/>
            <w:rPrChange w:id="1757" w:author="Sekar Subramanian" w:date="2021-07-16T13:10:00Z">
              <w:rPr>
                <w:rFonts w:cstheme="minorHAnsi"/>
                <w:b/>
              </w:rPr>
            </w:rPrChange>
          </w:rPr>
          <w:delText>Price</w:delText>
        </w:r>
      </w:del>
    </w:p>
    <w:p w14:paraId="63F8732E" w14:textId="0A0BE490" w:rsidR="00D0711F" w:rsidRPr="007C4EA8" w:rsidDel="00CA397A" w:rsidRDefault="00D0711F">
      <w:pPr>
        <w:pStyle w:val="ListParagraph"/>
        <w:numPr>
          <w:ilvl w:val="1"/>
          <w:numId w:val="23"/>
        </w:numPr>
        <w:spacing w:before="120" w:after="120"/>
        <w:contextualSpacing w:val="0"/>
        <w:rPr>
          <w:del w:id="1758" w:author="Sekar Subramanian" w:date="2021-07-16T12:28:00Z"/>
          <w:rFonts w:asciiTheme="minorHAnsi" w:hAnsiTheme="minorHAnsi" w:cstheme="minorHAnsi"/>
          <w:sz w:val="28"/>
          <w:szCs w:val="28"/>
          <w:rPrChange w:id="1759" w:author="Sekar Subramanian" w:date="2021-07-16T13:10:00Z">
            <w:rPr>
              <w:del w:id="1760" w:author="Sekar Subramanian" w:date="2021-07-16T12:28:00Z"/>
              <w:rFonts w:asciiTheme="minorHAnsi" w:hAnsiTheme="minorHAnsi" w:cstheme="minorHAnsi"/>
              <w:sz w:val="22"/>
              <w:szCs w:val="22"/>
            </w:rPr>
          </w:rPrChange>
        </w:rPr>
        <w:pPrChange w:id="1761" w:author="Sekar Subramanian" w:date="2021-07-16T12:36:00Z">
          <w:pPr>
            <w:pStyle w:val="Default"/>
            <w:numPr>
              <w:ilvl w:val="1"/>
              <w:numId w:val="30"/>
            </w:numPr>
            <w:ind w:left="1800" w:hanging="360"/>
          </w:pPr>
        </w:pPrChange>
      </w:pPr>
      <w:del w:id="1762" w:author="Sekar Subramanian" w:date="2021-07-16T12:28:00Z">
        <w:r w:rsidRPr="007C4EA8" w:rsidDel="00CA397A">
          <w:rPr>
            <w:rFonts w:cstheme="minorHAnsi"/>
            <w:sz w:val="28"/>
            <w:szCs w:val="28"/>
            <w:rPrChange w:id="1763" w:author="Sekar Subramanian" w:date="2021-07-16T13:10:00Z">
              <w:rPr>
                <w:rFonts w:cstheme="minorHAnsi"/>
              </w:rPr>
            </w:rPrChange>
          </w:rPr>
          <w:delText>Avg Distance Price</w:delText>
        </w:r>
      </w:del>
    </w:p>
    <w:p w14:paraId="509631A6" w14:textId="57062132" w:rsidR="00D0711F" w:rsidRPr="007C4EA8" w:rsidDel="00CA397A" w:rsidRDefault="00D0711F">
      <w:pPr>
        <w:pStyle w:val="ListParagraph"/>
        <w:numPr>
          <w:ilvl w:val="1"/>
          <w:numId w:val="23"/>
        </w:numPr>
        <w:spacing w:before="120" w:after="120"/>
        <w:contextualSpacing w:val="0"/>
        <w:rPr>
          <w:del w:id="1764" w:author="Sekar Subramanian" w:date="2021-07-16T12:28:00Z"/>
          <w:rFonts w:asciiTheme="minorHAnsi" w:hAnsiTheme="minorHAnsi" w:cstheme="minorHAnsi"/>
          <w:sz w:val="28"/>
          <w:szCs w:val="28"/>
          <w:rPrChange w:id="1765" w:author="Sekar Subramanian" w:date="2021-07-16T13:10:00Z">
            <w:rPr>
              <w:del w:id="1766" w:author="Sekar Subramanian" w:date="2021-07-16T12:28:00Z"/>
              <w:rFonts w:asciiTheme="minorHAnsi" w:hAnsiTheme="minorHAnsi" w:cstheme="minorHAnsi"/>
              <w:sz w:val="22"/>
              <w:szCs w:val="22"/>
            </w:rPr>
          </w:rPrChange>
        </w:rPr>
        <w:pPrChange w:id="1767" w:author="Sekar Subramanian" w:date="2021-07-16T12:36:00Z">
          <w:pPr>
            <w:pStyle w:val="Default"/>
            <w:numPr>
              <w:ilvl w:val="1"/>
              <w:numId w:val="30"/>
            </w:numPr>
            <w:ind w:left="1800" w:hanging="360"/>
          </w:pPr>
        </w:pPrChange>
      </w:pPr>
      <w:del w:id="1768" w:author="Sekar Subramanian" w:date="2021-07-16T12:28:00Z">
        <w:r w:rsidRPr="007C4EA8" w:rsidDel="00CA397A">
          <w:rPr>
            <w:rFonts w:cstheme="minorHAnsi"/>
            <w:sz w:val="28"/>
            <w:szCs w:val="28"/>
            <w:rPrChange w:id="1769" w:author="Sekar Subramanian" w:date="2021-07-16T13:10:00Z">
              <w:rPr>
                <w:rFonts w:cstheme="minorHAnsi"/>
              </w:rPr>
            </w:rPrChange>
          </w:rPr>
          <w:delText>Avg Supply Demand Multiplier</w:delText>
        </w:r>
      </w:del>
    </w:p>
    <w:p w14:paraId="2C7F7228" w14:textId="71D2E055" w:rsidR="00D25C9D" w:rsidRPr="007C4EA8" w:rsidDel="00CA397A" w:rsidRDefault="00D25C9D">
      <w:pPr>
        <w:pStyle w:val="ListParagraph"/>
        <w:numPr>
          <w:ilvl w:val="1"/>
          <w:numId w:val="23"/>
        </w:numPr>
        <w:spacing w:before="120" w:after="120"/>
        <w:contextualSpacing w:val="0"/>
        <w:rPr>
          <w:del w:id="1770" w:author="Sekar Subramanian" w:date="2021-07-16T12:28:00Z"/>
          <w:rFonts w:asciiTheme="minorHAnsi" w:hAnsiTheme="minorHAnsi" w:cstheme="minorHAnsi"/>
          <w:b/>
          <w:sz w:val="28"/>
          <w:szCs w:val="28"/>
          <w:rPrChange w:id="1771" w:author="Sekar Subramanian" w:date="2021-07-16T13:10:00Z">
            <w:rPr>
              <w:del w:id="1772" w:author="Sekar Subramanian" w:date="2021-07-16T12:28:00Z"/>
              <w:rFonts w:asciiTheme="minorHAnsi" w:hAnsiTheme="minorHAnsi" w:cstheme="minorHAnsi"/>
              <w:b/>
              <w:sz w:val="22"/>
              <w:szCs w:val="22"/>
            </w:rPr>
          </w:rPrChange>
        </w:rPr>
        <w:pPrChange w:id="1773" w:author="Sekar Subramanian" w:date="2021-07-16T12:36:00Z">
          <w:pPr>
            <w:pStyle w:val="Default"/>
            <w:numPr>
              <w:numId w:val="30"/>
            </w:numPr>
            <w:ind w:left="1080" w:hanging="360"/>
          </w:pPr>
        </w:pPrChange>
      </w:pPr>
      <w:del w:id="1774" w:author="Sekar Subramanian" w:date="2021-07-16T12:28:00Z">
        <w:r w:rsidRPr="007C4EA8" w:rsidDel="00CA397A">
          <w:rPr>
            <w:rFonts w:cstheme="minorHAnsi"/>
            <w:b/>
            <w:sz w:val="28"/>
            <w:szCs w:val="28"/>
            <w:rPrChange w:id="1775" w:author="Sekar Subramanian" w:date="2021-07-16T13:10:00Z">
              <w:rPr>
                <w:rFonts w:cstheme="minorHAnsi"/>
                <w:b/>
              </w:rPr>
            </w:rPrChange>
          </w:rPr>
          <w:delText>Others</w:delText>
        </w:r>
      </w:del>
    </w:p>
    <w:p w14:paraId="3C0B7441" w14:textId="705E8358" w:rsidR="00D25C9D" w:rsidRPr="007C4EA8" w:rsidDel="00CA397A" w:rsidRDefault="00D25C9D">
      <w:pPr>
        <w:pStyle w:val="ListParagraph"/>
        <w:numPr>
          <w:ilvl w:val="1"/>
          <w:numId w:val="23"/>
        </w:numPr>
        <w:spacing w:before="120" w:after="120"/>
        <w:contextualSpacing w:val="0"/>
        <w:rPr>
          <w:del w:id="1776" w:author="Sekar Subramanian" w:date="2021-07-16T12:28:00Z"/>
          <w:rFonts w:asciiTheme="minorHAnsi" w:hAnsiTheme="minorHAnsi" w:cstheme="minorHAnsi"/>
          <w:sz w:val="28"/>
          <w:szCs w:val="28"/>
          <w:rPrChange w:id="1777" w:author="Sekar Subramanian" w:date="2021-07-16T13:10:00Z">
            <w:rPr>
              <w:del w:id="1778" w:author="Sekar Subramanian" w:date="2021-07-16T12:28:00Z"/>
              <w:rFonts w:asciiTheme="minorHAnsi" w:hAnsiTheme="minorHAnsi" w:cstheme="minorHAnsi"/>
              <w:sz w:val="22"/>
              <w:szCs w:val="22"/>
            </w:rPr>
          </w:rPrChange>
        </w:rPr>
        <w:pPrChange w:id="1779" w:author="Sekar Subramanian" w:date="2021-07-16T12:36:00Z">
          <w:pPr>
            <w:pStyle w:val="Default"/>
            <w:numPr>
              <w:ilvl w:val="1"/>
              <w:numId w:val="30"/>
            </w:numPr>
            <w:ind w:left="1800" w:hanging="360"/>
          </w:pPr>
        </w:pPrChange>
      </w:pPr>
      <w:del w:id="1780" w:author="Sekar Subramanian" w:date="2021-07-16T12:28:00Z">
        <w:r w:rsidRPr="007C4EA8" w:rsidDel="00CA397A">
          <w:rPr>
            <w:rFonts w:cstheme="minorHAnsi"/>
            <w:sz w:val="28"/>
            <w:szCs w:val="28"/>
            <w:rPrChange w:id="1781" w:author="Sekar Subramanian" w:date="2021-07-16T13:10:00Z">
              <w:rPr>
                <w:rFonts w:cstheme="minorHAnsi"/>
              </w:rPr>
            </w:rPrChange>
          </w:rPr>
          <w:delText>Bolt ETA</w:delText>
        </w:r>
      </w:del>
    </w:p>
    <w:p w14:paraId="416F3069" w14:textId="15354E37" w:rsidR="00D25C9D" w:rsidRPr="007C4EA8" w:rsidDel="00CA397A" w:rsidRDefault="00D25C9D">
      <w:pPr>
        <w:pStyle w:val="ListParagraph"/>
        <w:numPr>
          <w:ilvl w:val="1"/>
          <w:numId w:val="23"/>
        </w:numPr>
        <w:spacing w:before="120" w:after="120"/>
        <w:contextualSpacing w:val="0"/>
        <w:rPr>
          <w:del w:id="1782" w:author="Sekar Subramanian" w:date="2021-07-16T12:28:00Z"/>
          <w:rFonts w:asciiTheme="minorHAnsi" w:hAnsiTheme="minorHAnsi" w:cstheme="minorHAnsi"/>
          <w:sz w:val="28"/>
          <w:szCs w:val="28"/>
          <w:rPrChange w:id="1783" w:author="Sekar Subramanian" w:date="2021-07-16T13:10:00Z">
            <w:rPr>
              <w:del w:id="1784" w:author="Sekar Subramanian" w:date="2021-07-16T12:28:00Z"/>
              <w:rFonts w:asciiTheme="minorHAnsi" w:hAnsiTheme="minorHAnsi" w:cstheme="minorHAnsi"/>
              <w:sz w:val="22"/>
              <w:szCs w:val="22"/>
            </w:rPr>
          </w:rPrChange>
        </w:rPr>
        <w:pPrChange w:id="1785" w:author="Sekar Subramanian" w:date="2021-07-16T12:36:00Z">
          <w:pPr>
            <w:pStyle w:val="Default"/>
            <w:numPr>
              <w:ilvl w:val="1"/>
              <w:numId w:val="30"/>
            </w:numPr>
            <w:ind w:left="1800" w:hanging="360"/>
          </w:pPr>
        </w:pPrChange>
      </w:pPr>
      <w:del w:id="1786" w:author="Sekar Subramanian" w:date="2021-07-16T12:28:00Z">
        <w:r w:rsidRPr="007C4EA8" w:rsidDel="00CA397A">
          <w:rPr>
            <w:rFonts w:cstheme="minorHAnsi"/>
            <w:sz w:val="28"/>
            <w:szCs w:val="28"/>
            <w:rPrChange w:id="1787" w:author="Sekar Subramanian" w:date="2021-07-16T13:10:00Z">
              <w:rPr>
                <w:rFonts w:cstheme="minorHAnsi"/>
              </w:rPr>
            </w:rPrChange>
          </w:rPr>
          <w:delText>Mobility Data</w:delText>
        </w:r>
      </w:del>
    </w:p>
    <w:p w14:paraId="6F497F31" w14:textId="46348FBC" w:rsidR="008C68E9" w:rsidRPr="007C4EA8" w:rsidDel="00CA397A" w:rsidRDefault="008C68E9">
      <w:pPr>
        <w:pStyle w:val="ListParagraph"/>
        <w:numPr>
          <w:ilvl w:val="1"/>
          <w:numId w:val="23"/>
        </w:numPr>
        <w:spacing w:before="120" w:after="120"/>
        <w:contextualSpacing w:val="0"/>
        <w:rPr>
          <w:del w:id="1788" w:author="Sekar Subramanian" w:date="2021-07-16T12:28:00Z"/>
          <w:rFonts w:asciiTheme="minorHAnsi" w:hAnsiTheme="minorHAnsi" w:cstheme="minorHAnsi"/>
          <w:b/>
          <w:sz w:val="28"/>
          <w:szCs w:val="28"/>
          <w:rPrChange w:id="1789" w:author="Sekar Subramanian" w:date="2021-07-16T13:10:00Z">
            <w:rPr>
              <w:del w:id="1790" w:author="Sekar Subramanian" w:date="2021-07-16T12:28:00Z"/>
              <w:rFonts w:asciiTheme="minorHAnsi" w:hAnsiTheme="minorHAnsi" w:cstheme="minorHAnsi"/>
              <w:b/>
              <w:sz w:val="22"/>
              <w:szCs w:val="22"/>
            </w:rPr>
          </w:rPrChange>
        </w:rPr>
        <w:pPrChange w:id="1791" w:author="Sekar Subramanian" w:date="2021-07-16T12:36:00Z">
          <w:pPr>
            <w:pStyle w:val="Default"/>
            <w:numPr>
              <w:numId w:val="30"/>
            </w:numPr>
            <w:ind w:left="720" w:hanging="360"/>
          </w:pPr>
        </w:pPrChange>
      </w:pPr>
      <w:del w:id="1792" w:author="Sekar Subramanian" w:date="2021-07-16T12:28:00Z">
        <w:r w:rsidRPr="007C4EA8" w:rsidDel="00CA397A">
          <w:rPr>
            <w:rFonts w:cstheme="minorHAnsi"/>
            <w:b/>
            <w:sz w:val="28"/>
            <w:szCs w:val="28"/>
            <w:rPrChange w:id="1793" w:author="Sekar Subramanian" w:date="2021-07-16T13:10:00Z">
              <w:rPr>
                <w:rFonts w:cstheme="minorHAnsi"/>
                <w:b/>
              </w:rPr>
            </w:rPrChange>
          </w:rPr>
          <w:delText>M</w:delText>
        </w:r>
        <w:r w:rsidR="00D0711F" w:rsidRPr="007C4EA8" w:rsidDel="00CA397A">
          <w:rPr>
            <w:rFonts w:cstheme="minorHAnsi"/>
            <w:b/>
            <w:sz w:val="28"/>
            <w:szCs w:val="28"/>
            <w:rPrChange w:id="1794" w:author="Sekar Subramanian" w:date="2021-07-16T13:10:00Z">
              <w:rPr>
                <w:rFonts w:cstheme="minorHAnsi"/>
                <w:b/>
              </w:rPr>
            </w:rPrChange>
          </w:rPr>
          <w:delText>edia</w:delText>
        </w:r>
      </w:del>
    </w:p>
    <w:p w14:paraId="71A16353" w14:textId="2E1EE09A" w:rsidR="008C68E9" w:rsidRPr="007C4EA8" w:rsidDel="00CA397A" w:rsidRDefault="00D0711F">
      <w:pPr>
        <w:pStyle w:val="ListParagraph"/>
        <w:numPr>
          <w:ilvl w:val="1"/>
          <w:numId w:val="23"/>
        </w:numPr>
        <w:spacing w:before="120" w:after="120"/>
        <w:contextualSpacing w:val="0"/>
        <w:rPr>
          <w:del w:id="1795" w:author="Sekar Subramanian" w:date="2021-07-16T12:28:00Z"/>
          <w:rFonts w:asciiTheme="minorHAnsi" w:hAnsiTheme="minorHAnsi" w:cstheme="minorHAnsi"/>
          <w:sz w:val="28"/>
          <w:szCs w:val="28"/>
          <w:rPrChange w:id="1796" w:author="Sekar Subramanian" w:date="2021-07-16T13:10:00Z">
            <w:rPr>
              <w:del w:id="1797" w:author="Sekar Subramanian" w:date="2021-07-16T12:28:00Z"/>
              <w:rFonts w:asciiTheme="minorHAnsi" w:hAnsiTheme="minorHAnsi" w:cstheme="minorHAnsi"/>
              <w:sz w:val="22"/>
              <w:szCs w:val="22"/>
            </w:rPr>
          </w:rPrChange>
        </w:rPr>
        <w:pPrChange w:id="1798" w:author="Sekar Subramanian" w:date="2021-07-16T12:36:00Z">
          <w:pPr>
            <w:pStyle w:val="Default"/>
            <w:numPr>
              <w:ilvl w:val="1"/>
              <w:numId w:val="30"/>
            </w:numPr>
            <w:ind w:left="1440" w:hanging="360"/>
          </w:pPr>
        </w:pPrChange>
      </w:pPr>
      <w:del w:id="1799" w:author="Sekar Subramanian" w:date="2021-07-16T12:28:00Z">
        <w:r w:rsidRPr="007C4EA8" w:rsidDel="00CA397A">
          <w:rPr>
            <w:rFonts w:cstheme="minorHAnsi"/>
            <w:sz w:val="28"/>
            <w:szCs w:val="28"/>
            <w:rPrChange w:id="1800" w:author="Sekar Subramanian" w:date="2021-07-16T13:10:00Z">
              <w:rPr>
                <w:rFonts w:cstheme="minorHAnsi"/>
              </w:rPr>
            </w:rPrChange>
          </w:rPr>
          <w:delText>Facebook Impressions</w:delText>
        </w:r>
      </w:del>
    </w:p>
    <w:p w14:paraId="576C4FFA" w14:textId="6E1808C9" w:rsidR="008C68E9" w:rsidRPr="007C4EA8" w:rsidDel="00CA397A" w:rsidRDefault="00D0711F">
      <w:pPr>
        <w:pStyle w:val="ListParagraph"/>
        <w:numPr>
          <w:ilvl w:val="1"/>
          <w:numId w:val="23"/>
        </w:numPr>
        <w:spacing w:before="120" w:after="120"/>
        <w:contextualSpacing w:val="0"/>
        <w:rPr>
          <w:del w:id="1801" w:author="Sekar Subramanian" w:date="2021-07-16T12:28:00Z"/>
          <w:rFonts w:asciiTheme="minorHAnsi" w:hAnsiTheme="minorHAnsi" w:cstheme="minorHAnsi"/>
          <w:sz w:val="28"/>
          <w:szCs w:val="28"/>
          <w:rPrChange w:id="1802" w:author="Sekar Subramanian" w:date="2021-07-16T13:10:00Z">
            <w:rPr>
              <w:del w:id="1803" w:author="Sekar Subramanian" w:date="2021-07-16T12:28:00Z"/>
              <w:rFonts w:asciiTheme="minorHAnsi" w:hAnsiTheme="minorHAnsi" w:cstheme="minorHAnsi"/>
              <w:sz w:val="22"/>
              <w:szCs w:val="22"/>
            </w:rPr>
          </w:rPrChange>
        </w:rPr>
        <w:pPrChange w:id="1804" w:author="Sekar Subramanian" w:date="2021-07-16T12:36:00Z">
          <w:pPr>
            <w:pStyle w:val="Default"/>
            <w:numPr>
              <w:ilvl w:val="1"/>
              <w:numId w:val="30"/>
            </w:numPr>
            <w:ind w:left="1440" w:hanging="360"/>
          </w:pPr>
        </w:pPrChange>
      </w:pPr>
      <w:del w:id="1805" w:author="Sekar Subramanian" w:date="2021-07-16T12:28:00Z">
        <w:r w:rsidRPr="007C4EA8" w:rsidDel="00CA397A">
          <w:rPr>
            <w:rFonts w:cstheme="minorHAnsi"/>
            <w:sz w:val="28"/>
            <w:szCs w:val="28"/>
            <w:rPrChange w:id="1806" w:author="Sekar Subramanian" w:date="2021-07-16T13:10:00Z">
              <w:rPr>
                <w:rFonts w:cstheme="minorHAnsi"/>
              </w:rPr>
            </w:rPrChange>
          </w:rPr>
          <w:delText>Google Impressions</w:delText>
        </w:r>
      </w:del>
    </w:p>
    <w:p w14:paraId="71450827" w14:textId="6EB9DC23" w:rsidR="008C68E9" w:rsidRPr="007C4EA8" w:rsidDel="00CA397A" w:rsidRDefault="00D0711F">
      <w:pPr>
        <w:pStyle w:val="ListParagraph"/>
        <w:numPr>
          <w:ilvl w:val="1"/>
          <w:numId w:val="23"/>
        </w:numPr>
        <w:spacing w:before="120" w:after="120"/>
        <w:contextualSpacing w:val="0"/>
        <w:rPr>
          <w:del w:id="1807" w:author="Sekar Subramanian" w:date="2021-07-16T12:28:00Z"/>
          <w:rFonts w:asciiTheme="minorHAnsi" w:hAnsiTheme="minorHAnsi" w:cstheme="minorHAnsi"/>
          <w:sz w:val="28"/>
          <w:szCs w:val="28"/>
          <w:rPrChange w:id="1808" w:author="Sekar Subramanian" w:date="2021-07-16T13:10:00Z">
            <w:rPr>
              <w:del w:id="1809" w:author="Sekar Subramanian" w:date="2021-07-16T12:28:00Z"/>
              <w:rFonts w:asciiTheme="minorHAnsi" w:hAnsiTheme="minorHAnsi" w:cstheme="minorHAnsi"/>
              <w:sz w:val="22"/>
              <w:szCs w:val="22"/>
            </w:rPr>
          </w:rPrChange>
        </w:rPr>
        <w:pPrChange w:id="1810" w:author="Sekar Subramanian" w:date="2021-07-16T12:36:00Z">
          <w:pPr>
            <w:pStyle w:val="Default"/>
            <w:numPr>
              <w:ilvl w:val="1"/>
              <w:numId w:val="30"/>
            </w:numPr>
            <w:ind w:left="1440" w:hanging="360"/>
          </w:pPr>
        </w:pPrChange>
      </w:pPr>
      <w:del w:id="1811" w:author="Sekar Subramanian" w:date="2021-07-16T12:28:00Z">
        <w:r w:rsidRPr="007C4EA8" w:rsidDel="00CA397A">
          <w:rPr>
            <w:rFonts w:cstheme="minorHAnsi"/>
            <w:sz w:val="28"/>
            <w:szCs w:val="28"/>
            <w:rPrChange w:id="1812" w:author="Sekar Subramanian" w:date="2021-07-16T13:10:00Z">
              <w:rPr>
                <w:rFonts w:cstheme="minorHAnsi"/>
              </w:rPr>
            </w:rPrChange>
          </w:rPr>
          <w:delText>Apple search</w:delText>
        </w:r>
        <w:r w:rsidR="008C68E9" w:rsidRPr="007C4EA8" w:rsidDel="00CA397A">
          <w:rPr>
            <w:rFonts w:cstheme="minorHAnsi"/>
            <w:sz w:val="28"/>
            <w:szCs w:val="28"/>
            <w:rPrChange w:id="1813" w:author="Sekar Subramanian" w:date="2021-07-16T13:10:00Z">
              <w:rPr>
                <w:rFonts w:cstheme="minorHAnsi"/>
              </w:rPr>
            </w:rPrChange>
          </w:rPr>
          <w:delText xml:space="preserve"> Impressions</w:delText>
        </w:r>
      </w:del>
    </w:p>
    <w:p w14:paraId="20CC7B6B" w14:textId="701C7087" w:rsidR="00D0711F" w:rsidRPr="007C4EA8" w:rsidDel="00CA397A" w:rsidRDefault="00D0711F">
      <w:pPr>
        <w:pStyle w:val="ListParagraph"/>
        <w:numPr>
          <w:ilvl w:val="1"/>
          <w:numId w:val="23"/>
        </w:numPr>
        <w:spacing w:before="120" w:after="120"/>
        <w:contextualSpacing w:val="0"/>
        <w:rPr>
          <w:del w:id="1814" w:author="Sekar Subramanian" w:date="2021-07-16T12:28:00Z"/>
          <w:rFonts w:asciiTheme="minorHAnsi" w:hAnsiTheme="minorHAnsi" w:cstheme="minorHAnsi"/>
          <w:sz w:val="28"/>
          <w:szCs w:val="28"/>
          <w:rPrChange w:id="1815" w:author="Sekar Subramanian" w:date="2021-07-16T13:10:00Z">
            <w:rPr>
              <w:del w:id="1816" w:author="Sekar Subramanian" w:date="2021-07-16T12:28:00Z"/>
              <w:rFonts w:asciiTheme="minorHAnsi" w:hAnsiTheme="minorHAnsi" w:cstheme="minorHAnsi"/>
              <w:sz w:val="22"/>
              <w:szCs w:val="22"/>
            </w:rPr>
          </w:rPrChange>
        </w:rPr>
        <w:pPrChange w:id="1817" w:author="Sekar Subramanian" w:date="2021-07-16T12:36:00Z">
          <w:pPr>
            <w:pStyle w:val="Default"/>
            <w:numPr>
              <w:ilvl w:val="1"/>
              <w:numId w:val="30"/>
            </w:numPr>
            <w:ind w:left="1440" w:hanging="360"/>
          </w:pPr>
        </w:pPrChange>
      </w:pPr>
      <w:del w:id="1818" w:author="Sekar Subramanian" w:date="2021-07-16T12:28:00Z">
        <w:r w:rsidRPr="007C4EA8" w:rsidDel="00CA397A">
          <w:rPr>
            <w:rFonts w:cstheme="minorHAnsi"/>
            <w:sz w:val="28"/>
            <w:szCs w:val="28"/>
            <w:rPrChange w:id="1819" w:author="Sekar Subramanian" w:date="2021-07-16T13:10:00Z">
              <w:rPr>
                <w:rFonts w:cstheme="minorHAnsi"/>
              </w:rPr>
            </w:rPrChange>
          </w:rPr>
          <w:delText>OOH Impressions</w:delText>
        </w:r>
      </w:del>
    </w:p>
    <w:p w14:paraId="5FA77769" w14:textId="78B26FDB" w:rsidR="00D0711F" w:rsidRPr="007C4EA8" w:rsidDel="00CA397A" w:rsidRDefault="00D0711F">
      <w:pPr>
        <w:pStyle w:val="ListParagraph"/>
        <w:numPr>
          <w:ilvl w:val="1"/>
          <w:numId w:val="23"/>
        </w:numPr>
        <w:spacing w:before="120" w:after="120"/>
        <w:contextualSpacing w:val="0"/>
        <w:rPr>
          <w:del w:id="1820" w:author="Sekar Subramanian" w:date="2021-07-16T12:28:00Z"/>
          <w:rFonts w:asciiTheme="minorHAnsi" w:hAnsiTheme="minorHAnsi" w:cstheme="minorHAnsi"/>
          <w:sz w:val="28"/>
          <w:szCs w:val="28"/>
          <w:rPrChange w:id="1821" w:author="Sekar Subramanian" w:date="2021-07-16T13:10:00Z">
            <w:rPr>
              <w:del w:id="1822" w:author="Sekar Subramanian" w:date="2021-07-16T12:28:00Z"/>
              <w:rFonts w:asciiTheme="minorHAnsi" w:hAnsiTheme="minorHAnsi" w:cstheme="minorHAnsi"/>
              <w:sz w:val="22"/>
              <w:szCs w:val="22"/>
            </w:rPr>
          </w:rPrChange>
        </w:rPr>
        <w:pPrChange w:id="1823" w:author="Sekar Subramanian" w:date="2021-07-16T12:36:00Z">
          <w:pPr>
            <w:pStyle w:val="Default"/>
            <w:numPr>
              <w:ilvl w:val="1"/>
              <w:numId w:val="30"/>
            </w:numPr>
            <w:ind w:left="1440" w:hanging="360"/>
          </w:pPr>
        </w:pPrChange>
      </w:pPr>
      <w:del w:id="1824" w:author="Sekar Subramanian" w:date="2021-07-16T12:28:00Z">
        <w:r w:rsidRPr="007C4EA8" w:rsidDel="00CA397A">
          <w:rPr>
            <w:rFonts w:cstheme="minorHAnsi"/>
            <w:sz w:val="28"/>
            <w:szCs w:val="28"/>
            <w:rPrChange w:id="1825" w:author="Sekar Subramanian" w:date="2021-07-16T13:10:00Z">
              <w:rPr>
                <w:rFonts w:cstheme="minorHAnsi"/>
              </w:rPr>
            </w:rPrChange>
          </w:rPr>
          <w:delText>Twitter Impressions</w:delText>
        </w:r>
      </w:del>
    </w:p>
    <w:p w14:paraId="369CD22F" w14:textId="18CCFF6B" w:rsidR="00D0711F" w:rsidRPr="007C4EA8" w:rsidDel="00CA397A" w:rsidRDefault="00D0711F">
      <w:pPr>
        <w:pStyle w:val="ListParagraph"/>
        <w:numPr>
          <w:ilvl w:val="1"/>
          <w:numId w:val="23"/>
        </w:numPr>
        <w:spacing w:before="120" w:after="120"/>
        <w:contextualSpacing w:val="0"/>
        <w:rPr>
          <w:del w:id="1826" w:author="Sekar Subramanian" w:date="2021-07-16T12:28:00Z"/>
          <w:rFonts w:asciiTheme="minorHAnsi" w:hAnsiTheme="minorHAnsi" w:cstheme="minorHAnsi"/>
          <w:sz w:val="28"/>
          <w:szCs w:val="28"/>
          <w:rPrChange w:id="1827" w:author="Sekar Subramanian" w:date="2021-07-16T13:10:00Z">
            <w:rPr>
              <w:del w:id="1828" w:author="Sekar Subramanian" w:date="2021-07-16T12:28:00Z"/>
              <w:rFonts w:asciiTheme="minorHAnsi" w:hAnsiTheme="minorHAnsi" w:cstheme="minorHAnsi"/>
              <w:sz w:val="22"/>
              <w:szCs w:val="22"/>
            </w:rPr>
          </w:rPrChange>
        </w:rPr>
        <w:pPrChange w:id="1829" w:author="Sekar Subramanian" w:date="2021-07-16T12:36:00Z">
          <w:pPr>
            <w:pStyle w:val="Default"/>
            <w:numPr>
              <w:ilvl w:val="1"/>
              <w:numId w:val="30"/>
            </w:numPr>
            <w:ind w:left="1440" w:hanging="360"/>
          </w:pPr>
        </w:pPrChange>
      </w:pPr>
      <w:del w:id="1830" w:author="Sekar Subramanian" w:date="2021-07-16T12:28:00Z">
        <w:r w:rsidRPr="007C4EA8" w:rsidDel="00CA397A">
          <w:rPr>
            <w:rFonts w:cstheme="minorHAnsi"/>
            <w:sz w:val="28"/>
            <w:szCs w:val="28"/>
            <w:rPrChange w:id="1831" w:author="Sekar Subramanian" w:date="2021-07-16T13:10:00Z">
              <w:rPr>
                <w:rFonts w:cstheme="minorHAnsi"/>
              </w:rPr>
            </w:rPrChange>
          </w:rPr>
          <w:delText>Snap Impressions</w:delText>
        </w:r>
      </w:del>
    </w:p>
    <w:p w14:paraId="39382326" w14:textId="3979AD64" w:rsidR="00D0711F" w:rsidRPr="007C4EA8" w:rsidDel="00CA397A" w:rsidRDefault="00D0711F">
      <w:pPr>
        <w:pStyle w:val="ListParagraph"/>
        <w:numPr>
          <w:ilvl w:val="1"/>
          <w:numId w:val="23"/>
        </w:numPr>
        <w:spacing w:before="120" w:after="120"/>
        <w:contextualSpacing w:val="0"/>
        <w:rPr>
          <w:del w:id="1832" w:author="Sekar Subramanian" w:date="2021-07-16T12:28:00Z"/>
          <w:rFonts w:asciiTheme="minorHAnsi" w:hAnsiTheme="minorHAnsi" w:cstheme="minorHAnsi"/>
          <w:sz w:val="28"/>
          <w:szCs w:val="28"/>
          <w:rPrChange w:id="1833" w:author="Sekar Subramanian" w:date="2021-07-16T13:10:00Z">
            <w:rPr>
              <w:del w:id="1834" w:author="Sekar Subramanian" w:date="2021-07-16T12:28:00Z"/>
              <w:rFonts w:asciiTheme="minorHAnsi" w:hAnsiTheme="minorHAnsi" w:cstheme="minorHAnsi"/>
              <w:sz w:val="22"/>
              <w:szCs w:val="22"/>
            </w:rPr>
          </w:rPrChange>
        </w:rPr>
        <w:pPrChange w:id="1835" w:author="Sekar Subramanian" w:date="2021-07-16T12:36:00Z">
          <w:pPr>
            <w:pStyle w:val="Default"/>
            <w:numPr>
              <w:ilvl w:val="1"/>
              <w:numId w:val="30"/>
            </w:numPr>
            <w:ind w:left="1440" w:hanging="360"/>
          </w:pPr>
        </w:pPrChange>
      </w:pPr>
      <w:del w:id="1836" w:author="Sekar Subramanian" w:date="2021-07-16T12:28:00Z">
        <w:r w:rsidRPr="007C4EA8" w:rsidDel="00CA397A">
          <w:rPr>
            <w:rFonts w:cstheme="minorHAnsi"/>
            <w:sz w:val="28"/>
            <w:szCs w:val="28"/>
            <w:rPrChange w:id="1837" w:author="Sekar Subramanian" w:date="2021-07-16T13:10:00Z">
              <w:rPr>
                <w:rFonts w:cstheme="minorHAnsi"/>
              </w:rPr>
            </w:rPrChange>
          </w:rPr>
          <w:delText>Tik</w:delText>
        </w:r>
        <w:r w:rsidR="00D25C9D" w:rsidRPr="007C4EA8" w:rsidDel="00CA397A">
          <w:rPr>
            <w:rFonts w:cstheme="minorHAnsi"/>
            <w:sz w:val="28"/>
            <w:szCs w:val="28"/>
            <w:rPrChange w:id="1838" w:author="Sekar Subramanian" w:date="2021-07-16T13:10:00Z">
              <w:rPr>
                <w:rFonts w:cstheme="minorHAnsi"/>
              </w:rPr>
            </w:rPrChange>
          </w:rPr>
          <w:delText>-</w:delText>
        </w:r>
        <w:r w:rsidRPr="007C4EA8" w:rsidDel="00CA397A">
          <w:rPr>
            <w:rFonts w:cstheme="minorHAnsi"/>
            <w:sz w:val="28"/>
            <w:szCs w:val="28"/>
            <w:rPrChange w:id="1839" w:author="Sekar Subramanian" w:date="2021-07-16T13:10:00Z">
              <w:rPr>
                <w:rFonts w:cstheme="minorHAnsi"/>
              </w:rPr>
            </w:rPrChange>
          </w:rPr>
          <w:delText>Tok Impressions</w:delText>
        </w:r>
      </w:del>
    </w:p>
    <w:p w14:paraId="3050A4BC" w14:textId="6F35E2A1" w:rsidR="00D0711F" w:rsidRPr="007C4EA8" w:rsidDel="00CA397A" w:rsidRDefault="00D0711F">
      <w:pPr>
        <w:pStyle w:val="ListParagraph"/>
        <w:numPr>
          <w:ilvl w:val="1"/>
          <w:numId w:val="23"/>
        </w:numPr>
        <w:spacing w:before="120" w:after="120"/>
        <w:contextualSpacing w:val="0"/>
        <w:rPr>
          <w:del w:id="1840" w:author="Sekar Subramanian" w:date="2021-07-16T12:28:00Z"/>
          <w:rFonts w:asciiTheme="minorHAnsi" w:hAnsiTheme="minorHAnsi" w:cstheme="minorHAnsi"/>
          <w:sz w:val="28"/>
          <w:szCs w:val="28"/>
          <w:rPrChange w:id="1841" w:author="Sekar Subramanian" w:date="2021-07-16T13:10:00Z">
            <w:rPr>
              <w:del w:id="1842" w:author="Sekar Subramanian" w:date="2021-07-16T12:28:00Z"/>
              <w:rFonts w:asciiTheme="minorHAnsi" w:hAnsiTheme="minorHAnsi" w:cstheme="minorHAnsi"/>
              <w:sz w:val="22"/>
              <w:szCs w:val="22"/>
            </w:rPr>
          </w:rPrChange>
        </w:rPr>
        <w:pPrChange w:id="1843" w:author="Sekar Subramanian" w:date="2021-07-16T12:36:00Z">
          <w:pPr>
            <w:pStyle w:val="Default"/>
            <w:numPr>
              <w:ilvl w:val="1"/>
              <w:numId w:val="30"/>
            </w:numPr>
            <w:ind w:left="1440" w:hanging="360"/>
          </w:pPr>
        </w:pPrChange>
      </w:pPr>
      <w:del w:id="1844" w:author="Sekar Subramanian" w:date="2021-07-16T12:28:00Z">
        <w:r w:rsidRPr="007C4EA8" w:rsidDel="00CA397A">
          <w:rPr>
            <w:rFonts w:cstheme="minorHAnsi"/>
            <w:sz w:val="28"/>
            <w:szCs w:val="28"/>
            <w:rPrChange w:id="1845" w:author="Sekar Subramanian" w:date="2021-07-16T13:10:00Z">
              <w:rPr>
                <w:rFonts w:cstheme="minorHAnsi"/>
              </w:rPr>
            </w:rPrChange>
          </w:rPr>
          <w:delText xml:space="preserve">Influencer’s &amp; Blog </w:delText>
        </w:r>
        <w:r w:rsidR="00D25C9D" w:rsidRPr="007C4EA8" w:rsidDel="00CA397A">
          <w:rPr>
            <w:rFonts w:cstheme="minorHAnsi"/>
            <w:sz w:val="28"/>
            <w:szCs w:val="28"/>
            <w:rPrChange w:id="1846" w:author="Sekar Subramanian" w:date="2021-07-16T13:10:00Z">
              <w:rPr>
                <w:rFonts w:cstheme="minorHAnsi"/>
              </w:rPr>
            </w:rPrChange>
          </w:rPr>
          <w:delText>visitors’ data</w:delText>
        </w:r>
      </w:del>
    </w:p>
    <w:p w14:paraId="0CF5277B" w14:textId="30E30B2D" w:rsidR="00D0711F" w:rsidRPr="007C4EA8" w:rsidDel="00CA397A" w:rsidRDefault="00D0711F">
      <w:pPr>
        <w:pStyle w:val="ListParagraph"/>
        <w:numPr>
          <w:ilvl w:val="1"/>
          <w:numId w:val="23"/>
        </w:numPr>
        <w:spacing w:before="120" w:after="120"/>
        <w:contextualSpacing w:val="0"/>
        <w:rPr>
          <w:del w:id="1847" w:author="Sekar Subramanian" w:date="2021-07-16T12:28:00Z"/>
          <w:rFonts w:asciiTheme="minorHAnsi" w:hAnsiTheme="minorHAnsi" w:cstheme="minorHAnsi"/>
          <w:b/>
          <w:sz w:val="28"/>
          <w:szCs w:val="28"/>
          <w:rPrChange w:id="1848" w:author="Sekar Subramanian" w:date="2021-07-16T13:10:00Z">
            <w:rPr>
              <w:del w:id="1849" w:author="Sekar Subramanian" w:date="2021-07-16T12:28:00Z"/>
              <w:rFonts w:asciiTheme="minorHAnsi" w:hAnsiTheme="minorHAnsi" w:cstheme="minorHAnsi"/>
              <w:b/>
              <w:sz w:val="22"/>
              <w:szCs w:val="22"/>
            </w:rPr>
          </w:rPrChange>
        </w:rPr>
        <w:pPrChange w:id="1850" w:author="Sekar Subramanian" w:date="2021-07-16T12:36:00Z">
          <w:pPr>
            <w:pStyle w:val="Default"/>
            <w:numPr>
              <w:numId w:val="30"/>
            </w:numPr>
            <w:ind w:left="720" w:hanging="360"/>
          </w:pPr>
        </w:pPrChange>
      </w:pPr>
      <w:del w:id="1851" w:author="Sekar Subramanian" w:date="2021-07-16T12:28:00Z">
        <w:r w:rsidRPr="007C4EA8" w:rsidDel="00CA397A">
          <w:rPr>
            <w:rFonts w:cstheme="minorHAnsi"/>
            <w:b/>
            <w:sz w:val="28"/>
            <w:szCs w:val="28"/>
            <w:rPrChange w:id="1852" w:author="Sekar Subramanian" w:date="2021-07-16T13:10:00Z">
              <w:rPr>
                <w:rFonts w:cstheme="minorHAnsi"/>
                <w:b/>
              </w:rPr>
            </w:rPrChange>
          </w:rPr>
          <w:delText>Non-Media</w:delText>
        </w:r>
      </w:del>
    </w:p>
    <w:p w14:paraId="5C3B3FF6" w14:textId="101ACE91" w:rsidR="00581CC7" w:rsidRPr="007C4EA8" w:rsidDel="00CA397A" w:rsidRDefault="00D25C9D">
      <w:pPr>
        <w:pStyle w:val="ListParagraph"/>
        <w:numPr>
          <w:ilvl w:val="1"/>
          <w:numId w:val="23"/>
        </w:numPr>
        <w:spacing w:before="120" w:after="120"/>
        <w:contextualSpacing w:val="0"/>
        <w:rPr>
          <w:del w:id="1853" w:author="Sekar Subramanian" w:date="2021-07-16T12:28:00Z"/>
          <w:rFonts w:asciiTheme="minorHAnsi" w:hAnsiTheme="minorHAnsi" w:cstheme="minorHAnsi"/>
          <w:sz w:val="28"/>
          <w:szCs w:val="28"/>
          <w:rPrChange w:id="1854" w:author="Sekar Subramanian" w:date="2021-07-16T13:10:00Z">
            <w:rPr>
              <w:del w:id="1855" w:author="Sekar Subramanian" w:date="2021-07-16T12:28:00Z"/>
              <w:rFonts w:asciiTheme="minorHAnsi" w:hAnsiTheme="minorHAnsi" w:cstheme="minorHAnsi"/>
              <w:sz w:val="22"/>
              <w:szCs w:val="22"/>
            </w:rPr>
          </w:rPrChange>
        </w:rPr>
        <w:pPrChange w:id="1856" w:author="Sekar Subramanian" w:date="2021-07-16T12:36:00Z">
          <w:pPr>
            <w:pStyle w:val="Default"/>
            <w:numPr>
              <w:ilvl w:val="1"/>
              <w:numId w:val="30"/>
            </w:numPr>
            <w:ind w:left="1440" w:hanging="360"/>
          </w:pPr>
        </w:pPrChange>
      </w:pPr>
      <w:del w:id="1857" w:author="Sekar Subramanian" w:date="2021-07-16T12:28:00Z">
        <w:r w:rsidRPr="007C4EA8" w:rsidDel="00CA397A">
          <w:rPr>
            <w:rFonts w:cstheme="minorHAnsi"/>
            <w:sz w:val="28"/>
            <w:szCs w:val="28"/>
            <w:rPrChange w:id="1858" w:author="Sekar Subramanian" w:date="2021-07-16T13:10:00Z">
              <w:rPr>
                <w:rFonts w:cstheme="minorHAnsi"/>
              </w:rPr>
            </w:rPrChange>
          </w:rPr>
          <w:delText>Signup’s cost</w:delText>
        </w:r>
      </w:del>
    </w:p>
    <w:p w14:paraId="0C209BDF" w14:textId="334296D4" w:rsidR="00D25C9D" w:rsidRPr="007C4EA8" w:rsidDel="00CA397A" w:rsidRDefault="00D25C9D">
      <w:pPr>
        <w:pStyle w:val="ListParagraph"/>
        <w:numPr>
          <w:ilvl w:val="1"/>
          <w:numId w:val="23"/>
        </w:numPr>
        <w:spacing w:before="120" w:after="120"/>
        <w:contextualSpacing w:val="0"/>
        <w:rPr>
          <w:del w:id="1859" w:author="Sekar Subramanian" w:date="2021-07-16T12:28:00Z"/>
          <w:rFonts w:asciiTheme="minorHAnsi" w:hAnsiTheme="minorHAnsi" w:cstheme="minorHAnsi"/>
          <w:sz w:val="28"/>
          <w:szCs w:val="28"/>
          <w:rPrChange w:id="1860" w:author="Sekar Subramanian" w:date="2021-07-16T13:10:00Z">
            <w:rPr>
              <w:del w:id="1861" w:author="Sekar Subramanian" w:date="2021-07-16T12:28:00Z"/>
              <w:rFonts w:asciiTheme="minorHAnsi" w:hAnsiTheme="minorHAnsi" w:cstheme="minorHAnsi"/>
              <w:sz w:val="22"/>
              <w:szCs w:val="22"/>
            </w:rPr>
          </w:rPrChange>
        </w:rPr>
        <w:pPrChange w:id="1862" w:author="Sekar Subramanian" w:date="2021-07-16T12:36:00Z">
          <w:pPr>
            <w:pStyle w:val="Default"/>
            <w:numPr>
              <w:ilvl w:val="1"/>
              <w:numId w:val="30"/>
            </w:numPr>
            <w:ind w:left="1440" w:hanging="360"/>
          </w:pPr>
        </w:pPrChange>
      </w:pPr>
      <w:del w:id="1863" w:author="Sekar Subramanian" w:date="2021-07-16T12:28:00Z">
        <w:r w:rsidRPr="007C4EA8" w:rsidDel="00CA397A">
          <w:rPr>
            <w:rFonts w:cstheme="minorHAnsi"/>
            <w:sz w:val="28"/>
            <w:szCs w:val="28"/>
            <w:rPrChange w:id="1864" w:author="Sekar Subramanian" w:date="2021-07-16T13:10:00Z">
              <w:rPr>
                <w:rFonts w:cstheme="minorHAnsi"/>
              </w:rPr>
            </w:rPrChange>
          </w:rPr>
          <w:delText>Event Cost</w:delText>
        </w:r>
      </w:del>
    </w:p>
    <w:p w14:paraId="4CE837AA" w14:textId="6B9D9213" w:rsidR="00D25C9D" w:rsidRPr="007C4EA8" w:rsidDel="00CA397A" w:rsidRDefault="00D25C9D">
      <w:pPr>
        <w:pStyle w:val="ListParagraph"/>
        <w:numPr>
          <w:ilvl w:val="1"/>
          <w:numId w:val="23"/>
        </w:numPr>
        <w:spacing w:before="120" w:after="120"/>
        <w:contextualSpacing w:val="0"/>
        <w:rPr>
          <w:del w:id="1865" w:author="Sekar Subramanian" w:date="2021-07-16T12:28:00Z"/>
          <w:rFonts w:asciiTheme="minorHAnsi" w:hAnsiTheme="minorHAnsi" w:cstheme="minorHAnsi"/>
          <w:sz w:val="28"/>
          <w:szCs w:val="28"/>
          <w:rPrChange w:id="1866" w:author="Sekar Subramanian" w:date="2021-07-16T13:10:00Z">
            <w:rPr>
              <w:del w:id="1867" w:author="Sekar Subramanian" w:date="2021-07-16T12:28:00Z"/>
              <w:rFonts w:asciiTheme="minorHAnsi" w:hAnsiTheme="minorHAnsi" w:cstheme="minorHAnsi"/>
              <w:sz w:val="22"/>
              <w:szCs w:val="22"/>
            </w:rPr>
          </w:rPrChange>
        </w:rPr>
        <w:pPrChange w:id="1868" w:author="Sekar Subramanian" w:date="2021-07-16T12:36:00Z">
          <w:pPr>
            <w:pStyle w:val="Default"/>
            <w:numPr>
              <w:ilvl w:val="1"/>
              <w:numId w:val="30"/>
            </w:numPr>
            <w:ind w:left="1440" w:hanging="360"/>
          </w:pPr>
        </w:pPrChange>
      </w:pPr>
      <w:del w:id="1869" w:author="Sekar Subramanian" w:date="2021-07-16T12:28:00Z">
        <w:r w:rsidRPr="007C4EA8" w:rsidDel="00CA397A">
          <w:rPr>
            <w:rFonts w:cstheme="minorHAnsi"/>
            <w:sz w:val="28"/>
            <w:szCs w:val="28"/>
            <w:rPrChange w:id="1870" w:author="Sekar Subramanian" w:date="2021-07-16T13:10:00Z">
              <w:rPr>
                <w:rFonts w:cstheme="minorHAnsi"/>
              </w:rPr>
            </w:rPrChange>
          </w:rPr>
          <w:delText>Referral cost</w:delText>
        </w:r>
      </w:del>
    </w:p>
    <w:p w14:paraId="7EF7E158" w14:textId="5189583E" w:rsidR="00D25C9D" w:rsidRPr="007C4EA8" w:rsidDel="00CA397A" w:rsidRDefault="00D25C9D">
      <w:pPr>
        <w:pStyle w:val="ListParagraph"/>
        <w:numPr>
          <w:ilvl w:val="1"/>
          <w:numId w:val="23"/>
        </w:numPr>
        <w:spacing w:before="120" w:after="120"/>
        <w:contextualSpacing w:val="0"/>
        <w:rPr>
          <w:del w:id="1871" w:author="Sekar Subramanian" w:date="2021-07-16T12:28:00Z"/>
          <w:rFonts w:asciiTheme="minorHAnsi" w:hAnsiTheme="minorHAnsi" w:cstheme="minorHAnsi"/>
          <w:bCs/>
          <w:sz w:val="28"/>
          <w:szCs w:val="28"/>
          <w:rPrChange w:id="1872" w:author="Sekar Subramanian" w:date="2021-07-16T13:10:00Z">
            <w:rPr>
              <w:del w:id="1873" w:author="Sekar Subramanian" w:date="2021-07-16T12:28:00Z"/>
              <w:rFonts w:asciiTheme="minorHAnsi" w:hAnsiTheme="minorHAnsi" w:cstheme="minorHAnsi"/>
              <w:bCs/>
              <w:sz w:val="22"/>
              <w:szCs w:val="22"/>
            </w:rPr>
          </w:rPrChange>
        </w:rPr>
        <w:pPrChange w:id="1874" w:author="Sekar Subramanian" w:date="2021-07-16T12:36:00Z">
          <w:pPr>
            <w:pStyle w:val="Default"/>
            <w:numPr>
              <w:ilvl w:val="1"/>
              <w:numId w:val="30"/>
            </w:numPr>
            <w:ind w:left="1440" w:hanging="360"/>
          </w:pPr>
        </w:pPrChange>
      </w:pPr>
      <w:del w:id="1875" w:author="Sekar Subramanian" w:date="2021-07-16T12:28:00Z">
        <w:r w:rsidRPr="007C4EA8" w:rsidDel="00CA397A">
          <w:rPr>
            <w:rFonts w:cstheme="minorHAnsi"/>
            <w:sz w:val="28"/>
            <w:szCs w:val="28"/>
            <w:rPrChange w:id="1876" w:author="Sekar Subramanian" w:date="2021-07-16T13:10:00Z">
              <w:rPr>
                <w:rFonts w:cstheme="minorHAnsi"/>
              </w:rPr>
            </w:rPrChange>
          </w:rPr>
          <w:delText>Lifecycle</w:delText>
        </w:r>
        <w:r w:rsidRPr="007C4EA8" w:rsidDel="00CA397A">
          <w:rPr>
            <w:rFonts w:cstheme="minorHAnsi"/>
            <w:bCs/>
            <w:sz w:val="28"/>
            <w:szCs w:val="28"/>
            <w:rPrChange w:id="1877" w:author="Sekar Subramanian" w:date="2021-07-16T13:10:00Z">
              <w:rPr>
                <w:rFonts w:cstheme="minorHAnsi"/>
                <w:bCs/>
              </w:rPr>
            </w:rPrChange>
          </w:rPr>
          <w:delText xml:space="preserve"> data</w:delText>
        </w:r>
      </w:del>
    </w:p>
    <w:p w14:paraId="6811958F" w14:textId="1D0B29B4" w:rsidR="008C68E9" w:rsidRPr="007C4EA8" w:rsidDel="00CA397A" w:rsidRDefault="008C68E9">
      <w:pPr>
        <w:pStyle w:val="ListParagraph"/>
        <w:numPr>
          <w:ilvl w:val="1"/>
          <w:numId w:val="23"/>
        </w:numPr>
        <w:spacing w:before="120" w:after="120"/>
        <w:contextualSpacing w:val="0"/>
        <w:rPr>
          <w:del w:id="1878" w:author="Sekar Subramanian" w:date="2021-07-16T12:28:00Z"/>
          <w:rFonts w:asciiTheme="minorHAnsi" w:hAnsiTheme="minorHAnsi" w:cstheme="minorHAnsi"/>
          <w:sz w:val="28"/>
          <w:szCs w:val="28"/>
          <w:rPrChange w:id="1879" w:author="Sekar Subramanian" w:date="2021-07-16T13:10:00Z">
            <w:rPr>
              <w:del w:id="1880" w:author="Sekar Subramanian" w:date="2021-07-16T12:28:00Z"/>
              <w:rFonts w:asciiTheme="minorHAnsi" w:hAnsiTheme="minorHAnsi" w:cstheme="minorHAnsi"/>
              <w:sz w:val="22"/>
              <w:szCs w:val="22"/>
            </w:rPr>
          </w:rPrChange>
        </w:rPr>
        <w:pPrChange w:id="1881" w:author="Sekar Subramanian" w:date="2021-07-16T12:36:00Z">
          <w:pPr>
            <w:pStyle w:val="Default"/>
          </w:pPr>
        </w:pPrChange>
      </w:pPr>
    </w:p>
    <w:p w14:paraId="05A37CF3" w14:textId="749910C0" w:rsidR="008C68E9" w:rsidRPr="007C4EA8" w:rsidDel="00CA397A" w:rsidRDefault="008C68E9">
      <w:pPr>
        <w:pStyle w:val="ListParagraph"/>
        <w:numPr>
          <w:ilvl w:val="1"/>
          <w:numId w:val="23"/>
        </w:numPr>
        <w:spacing w:before="120" w:after="120"/>
        <w:contextualSpacing w:val="0"/>
        <w:rPr>
          <w:del w:id="1882" w:author="Sekar Subramanian" w:date="2021-07-16T12:28:00Z"/>
          <w:rStyle w:val="Heading3Char"/>
          <w:rFonts w:asciiTheme="minorHAnsi" w:hAnsiTheme="minorHAnsi" w:cstheme="minorHAnsi"/>
          <w:b/>
          <w:color w:val="000000" w:themeColor="text1"/>
          <w:sz w:val="28"/>
          <w:szCs w:val="28"/>
          <w:rPrChange w:id="1883" w:author="Sekar Subramanian" w:date="2021-07-16T13:10:00Z">
            <w:rPr>
              <w:del w:id="1884" w:author="Sekar Subramanian" w:date="2021-07-16T12:28:00Z"/>
              <w:rStyle w:val="Heading3Char"/>
              <w:rFonts w:asciiTheme="minorHAnsi" w:hAnsiTheme="minorHAnsi" w:cstheme="minorHAnsi"/>
              <w:b/>
              <w:color w:val="000000" w:themeColor="text1"/>
              <w:sz w:val="22"/>
              <w:szCs w:val="22"/>
              <w:lang w:eastAsia="en-US"/>
            </w:rPr>
          </w:rPrChange>
        </w:rPr>
        <w:pPrChange w:id="1885" w:author="Sekar Subramanian" w:date="2021-07-16T12:36:00Z">
          <w:pPr>
            <w:pStyle w:val="ListParagraph"/>
            <w:numPr>
              <w:ilvl w:val="1"/>
              <w:numId w:val="24"/>
            </w:numPr>
            <w:ind w:left="1080" w:hanging="360"/>
          </w:pPr>
        </w:pPrChange>
      </w:pPr>
      <w:del w:id="1886" w:author="Sekar Subramanian" w:date="2021-07-16T12:28:00Z">
        <w:r w:rsidRPr="007C4EA8" w:rsidDel="00CA397A">
          <w:rPr>
            <w:rStyle w:val="Heading3Char"/>
            <w:rFonts w:asciiTheme="minorHAnsi" w:hAnsiTheme="minorHAnsi" w:cstheme="minorHAnsi"/>
            <w:b/>
            <w:color w:val="000000" w:themeColor="text1"/>
            <w:sz w:val="28"/>
            <w:szCs w:val="28"/>
            <w:rPrChange w:id="1887" w:author="Sekar Subramanian" w:date="2021-07-16T13:10:00Z">
              <w:rPr>
                <w:rStyle w:val="Heading3Char"/>
                <w:rFonts w:asciiTheme="minorHAnsi" w:hAnsiTheme="minorHAnsi" w:cstheme="minorHAnsi"/>
                <w:b/>
                <w:color w:val="000000" w:themeColor="text1"/>
                <w:sz w:val="22"/>
                <w:szCs w:val="22"/>
              </w:rPr>
            </w:rPrChange>
          </w:rPr>
          <w:delText xml:space="preserve">Measure Transformations </w:delText>
        </w:r>
      </w:del>
    </w:p>
    <w:p w14:paraId="6BFD1C43" w14:textId="2F2489AA" w:rsidR="008C68E9" w:rsidRPr="007C4EA8" w:rsidDel="00CA397A" w:rsidRDefault="008C68E9">
      <w:pPr>
        <w:pStyle w:val="ListParagraph"/>
        <w:numPr>
          <w:ilvl w:val="1"/>
          <w:numId w:val="23"/>
        </w:numPr>
        <w:spacing w:before="120" w:after="120"/>
        <w:contextualSpacing w:val="0"/>
        <w:rPr>
          <w:del w:id="1888" w:author="Sekar Subramanian" w:date="2021-07-16T12:28:00Z"/>
          <w:rFonts w:asciiTheme="minorHAnsi" w:hAnsiTheme="minorHAnsi" w:cstheme="minorHAnsi"/>
          <w:b/>
          <w:sz w:val="28"/>
          <w:szCs w:val="28"/>
          <w:highlight w:val="yellow"/>
          <w:u w:val="single"/>
          <w:rPrChange w:id="1889" w:author="Sekar Subramanian" w:date="2021-07-16T13:10:00Z">
            <w:rPr>
              <w:del w:id="1890" w:author="Sekar Subramanian" w:date="2021-07-16T12:28:00Z"/>
              <w:rFonts w:asciiTheme="minorHAnsi" w:hAnsiTheme="minorHAnsi" w:cstheme="minorHAnsi"/>
              <w:b/>
              <w:sz w:val="22"/>
              <w:szCs w:val="22"/>
              <w:highlight w:val="yellow"/>
              <w:u w:val="single"/>
            </w:rPr>
          </w:rPrChange>
        </w:rPr>
        <w:pPrChange w:id="1891" w:author="Sekar Subramanian" w:date="2021-07-16T12:36:00Z">
          <w:pPr>
            <w:pStyle w:val="Default"/>
          </w:pPr>
        </w:pPrChange>
      </w:pPr>
    </w:p>
    <w:p w14:paraId="339985E9" w14:textId="471B16A6" w:rsidR="008C68E9" w:rsidRPr="007C4EA8" w:rsidDel="00CA397A" w:rsidRDefault="008C68E9">
      <w:pPr>
        <w:pStyle w:val="ListParagraph"/>
        <w:numPr>
          <w:ilvl w:val="1"/>
          <w:numId w:val="23"/>
        </w:numPr>
        <w:spacing w:before="120" w:after="120"/>
        <w:contextualSpacing w:val="0"/>
        <w:rPr>
          <w:del w:id="1892" w:author="Sekar Subramanian" w:date="2021-07-16T12:28:00Z"/>
          <w:rFonts w:asciiTheme="minorHAnsi" w:hAnsiTheme="minorHAnsi" w:cstheme="minorHAnsi"/>
          <w:sz w:val="28"/>
          <w:szCs w:val="28"/>
          <w:rPrChange w:id="1893" w:author="Sekar Subramanian" w:date="2021-07-16T13:10:00Z">
            <w:rPr>
              <w:del w:id="1894" w:author="Sekar Subramanian" w:date="2021-07-16T12:28:00Z"/>
              <w:rFonts w:asciiTheme="minorHAnsi" w:hAnsiTheme="minorHAnsi" w:cstheme="minorHAnsi"/>
              <w:sz w:val="22"/>
              <w:szCs w:val="22"/>
            </w:rPr>
          </w:rPrChange>
        </w:rPr>
        <w:pPrChange w:id="1895" w:author="Sekar Subramanian" w:date="2021-07-16T12:36:00Z">
          <w:pPr>
            <w:pStyle w:val="Default"/>
            <w:ind w:left="720"/>
            <w:jc w:val="both"/>
          </w:pPr>
        </w:pPrChange>
      </w:pPr>
      <w:del w:id="1896" w:author="Sekar Subramanian" w:date="2021-07-16T12:28:00Z">
        <w:r w:rsidRPr="007C4EA8" w:rsidDel="00CA397A">
          <w:rPr>
            <w:rFonts w:cstheme="minorHAnsi"/>
            <w:sz w:val="28"/>
            <w:szCs w:val="28"/>
            <w:rPrChange w:id="1897" w:author="Sekar Subramanian" w:date="2021-07-16T13:10:00Z">
              <w:rPr>
                <w:rFonts w:cstheme="minorHAnsi"/>
              </w:rPr>
            </w:rPrChange>
          </w:rPr>
          <w:delText>Analytic Edge MMx platform has many transformations built-in</w:delText>
        </w:r>
        <w:r w:rsidR="00C802E5" w:rsidRPr="007C4EA8" w:rsidDel="00CA397A">
          <w:rPr>
            <w:rFonts w:cstheme="minorHAnsi"/>
            <w:sz w:val="28"/>
            <w:szCs w:val="28"/>
            <w:rPrChange w:id="1898" w:author="Sekar Subramanian" w:date="2021-07-16T13:10:00Z">
              <w:rPr>
                <w:rFonts w:cstheme="minorHAnsi"/>
              </w:rPr>
            </w:rPrChange>
          </w:rPr>
          <w:delText xml:space="preserve"> </w:delText>
        </w:r>
        <w:r w:rsidR="00B80C30" w:rsidRPr="007C4EA8" w:rsidDel="00CA397A">
          <w:rPr>
            <w:rFonts w:cstheme="minorHAnsi"/>
            <w:sz w:val="28"/>
            <w:szCs w:val="28"/>
            <w:rPrChange w:id="1899" w:author="Sekar Subramanian" w:date="2021-07-16T13:10:00Z">
              <w:rPr>
                <w:rFonts w:cstheme="minorHAnsi"/>
              </w:rPr>
            </w:rPrChange>
          </w:rPr>
          <w:delText>that are</w:delText>
        </w:r>
        <w:r w:rsidRPr="007C4EA8" w:rsidDel="00CA397A">
          <w:rPr>
            <w:rFonts w:cstheme="minorHAnsi"/>
            <w:sz w:val="28"/>
            <w:szCs w:val="28"/>
            <w:rPrChange w:id="1900" w:author="Sekar Subramanian" w:date="2021-07-16T13:10:00Z">
              <w:rPr>
                <w:rFonts w:cstheme="minorHAnsi"/>
              </w:rPr>
            </w:rPrChange>
          </w:rPr>
          <w:delText xml:space="preserve"> documented in the marketing science literature and widely used across clients.</w:delText>
        </w:r>
        <w:r w:rsidR="00EF5196" w:rsidRPr="007C4EA8" w:rsidDel="00CA397A">
          <w:rPr>
            <w:rFonts w:cstheme="minorHAnsi"/>
            <w:sz w:val="28"/>
            <w:szCs w:val="28"/>
            <w:rPrChange w:id="1901" w:author="Sekar Subramanian" w:date="2021-07-16T13:10:00Z">
              <w:rPr>
                <w:rFonts w:cstheme="minorHAnsi"/>
              </w:rPr>
            </w:rPrChange>
          </w:rPr>
          <w:delText xml:space="preserve"> Following are a few in-built transformations in DDE:</w:delText>
        </w:r>
      </w:del>
    </w:p>
    <w:p w14:paraId="23B31915" w14:textId="3B25B5F5" w:rsidR="00E64097" w:rsidRPr="007C4EA8" w:rsidDel="00E40B5D" w:rsidRDefault="00E64097">
      <w:pPr>
        <w:pStyle w:val="ListParagraph"/>
        <w:numPr>
          <w:ilvl w:val="1"/>
          <w:numId w:val="23"/>
        </w:numPr>
        <w:spacing w:before="120" w:after="120"/>
        <w:contextualSpacing w:val="0"/>
        <w:rPr>
          <w:del w:id="1902" w:author="Sekar Subramanian" w:date="2021-07-16T12:27:00Z"/>
          <w:rFonts w:asciiTheme="minorHAnsi" w:hAnsiTheme="minorHAnsi" w:cstheme="minorHAnsi"/>
          <w:sz w:val="28"/>
          <w:szCs w:val="28"/>
          <w:rPrChange w:id="1903" w:author="Sekar Subramanian" w:date="2021-07-16T13:10:00Z">
            <w:rPr>
              <w:del w:id="1904" w:author="Sekar Subramanian" w:date="2021-07-16T12:27:00Z"/>
              <w:rFonts w:asciiTheme="minorHAnsi" w:hAnsiTheme="minorHAnsi" w:cstheme="minorHAnsi"/>
              <w:sz w:val="22"/>
              <w:szCs w:val="22"/>
            </w:rPr>
          </w:rPrChange>
        </w:rPr>
        <w:pPrChange w:id="1905" w:author="Sekar Subramanian" w:date="2021-07-16T12:36:00Z">
          <w:pPr>
            <w:pStyle w:val="Default"/>
          </w:pPr>
        </w:pPrChange>
      </w:pPr>
    </w:p>
    <w:p w14:paraId="28D60183" w14:textId="480E54A6" w:rsidR="00B57533" w:rsidRPr="007C4EA8" w:rsidDel="00CA397A" w:rsidRDefault="00B57533">
      <w:pPr>
        <w:pStyle w:val="ListParagraph"/>
        <w:numPr>
          <w:ilvl w:val="1"/>
          <w:numId w:val="23"/>
        </w:numPr>
        <w:spacing w:before="120" w:after="120"/>
        <w:contextualSpacing w:val="0"/>
        <w:rPr>
          <w:del w:id="1906" w:author="Sekar Subramanian" w:date="2021-07-16T12:28:00Z"/>
          <w:rFonts w:cstheme="minorHAnsi"/>
          <w:sz w:val="28"/>
          <w:szCs w:val="28"/>
          <w:rPrChange w:id="1907" w:author="Sekar Subramanian" w:date="2021-07-16T13:10:00Z">
            <w:rPr>
              <w:del w:id="1908" w:author="Sekar Subramanian" w:date="2021-07-16T12:28:00Z"/>
            </w:rPr>
          </w:rPrChange>
        </w:rPr>
        <w:pPrChange w:id="1909" w:author="Sekar Subramanian" w:date="2021-07-16T12:36:00Z">
          <w:pPr>
            <w:pStyle w:val="NoSpacing"/>
            <w:numPr>
              <w:numId w:val="21"/>
            </w:numPr>
            <w:ind w:left="720" w:hanging="360"/>
          </w:pPr>
        </w:pPrChange>
      </w:pPr>
      <w:del w:id="1910" w:author="Sekar Subramanian" w:date="2021-07-16T12:28:00Z">
        <w:r w:rsidRPr="007C4EA8" w:rsidDel="00CA397A">
          <w:rPr>
            <w:rFonts w:cstheme="minorHAnsi"/>
            <w:b/>
            <w:sz w:val="28"/>
            <w:szCs w:val="28"/>
            <w:rPrChange w:id="1911" w:author="Sekar Subramanian" w:date="2021-07-16T13:10:00Z">
              <w:rPr>
                <w:b/>
              </w:rPr>
            </w:rPrChange>
          </w:rPr>
          <w:delText>Direct</w:delText>
        </w:r>
        <w:r w:rsidRPr="007C4EA8" w:rsidDel="00CA397A">
          <w:rPr>
            <w:rFonts w:cstheme="minorHAnsi"/>
            <w:sz w:val="28"/>
            <w:szCs w:val="28"/>
            <w:rPrChange w:id="1912" w:author="Sekar Subramanian" w:date="2021-07-16T13:10:00Z">
              <w:rPr/>
            </w:rPrChange>
          </w:rPr>
          <w:delText xml:space="preserve"> – “Direct” indicates the measure will be used as is in the model without any transformation.</w:delText>
        </w:r>
      </w:del>
    </w:p>
    <w:p w14:paraId="3504D1FC" w14:textId="00543238" w:rsidR="00B57533" w:rsidRPr="007C4EA8" w:rsidDel="00CA397A" w:rsidRDefault="00B57533">
      <w:pPr>
        <w:pStyle w:val="ListParagraph"/>
        <w:numPr>
          <w:ilvl w:val="1"/>
          <w:numId w:val="23"/>
        </w:numPr>
        <w:spacing w:before="120" w:after="120"/>
        <w:contextualSpacing w:val="0"/>
        <w:rPr>
          <w:del w:id="1913" w:author="Sekar Subramanian" w:date="2021-07-16T12:28:00Z"/>
          <w:rFonts w:cstheme="minorHAnsi"/>
          <w:sz w:val="28"/>
          <w:szCs w:val="28"/>
          <w:rPrChange w:id="1914" w:author="Sekar Subramanian" w:date="2021-07-16T13:10:00Z">
            <w:rPr>
              <w:del w:id="1915" w:author="Sekar Subramanian" w:date="2021-07-16T12:28:00Z"/>
            </w:rPr>
          </w:rPrChange>
        </w:rPr>
        <w:pPrChange w:id="1916" w:author="Sekar Subramanian" w:date="2021-07-16T12:36:00Z">
          <w:pPr>
            <w:pStyle w:val="NoSpacing"/>
            <w:numPr>
              <w:numId w:val="21"/>
            </w:numPr>
            <w:ind w:left="720" w:hanging="360"/>
          </w:pPr>
        </w:pPrChange>
      </w:pPr>
      <w:del w:id="1917" w:author="Sekar Subramanian" w:date="2021-07-16T12:28:00Z">
        <w:r w:rsidRPr="007C4EA8" w:rsidDel="00CA397A">
          <w:rPr>
            <w:rFonts w:cstheme="minorHAnsi"/>
            <w:b/>
            <w:sz w:val="28"/>
            <w:szCs w:val="28"/>
            <w:rPrChange w:id="1918" w:author="Sekar Subramanian" w:date="2021-07-16T13:10:00Z">
              <w:rPr>
                <w:b/>
              </w:rPr>
            </w:rPrChange>
          </w:rPr>
          <w:delText>Log</w:delText>
        </w:r>
        <w:r w:rsidRPr="007C4EA8" w:rsidDel="00CA397A">
          <w:rPr>
            <w:rFonts w:cstheme="minorHAnsi"/>
            <w:sz w:val="28"/>
            <w:szCs w:val="28"/>
            <w:rPrChange w:id="1919" w:author="Sekar Subramanian" w:date="2021-07-16T13:10:00Z">
              <w:rPr/>
            </w:rPrChange>
          </w:rPr>
          <w:delText xml:space="preserve"> – “Log” indicates the natural log of the measure will be used in the model.</w:delText>
        </w:r>
        <w:r w:rsidR="00960249" w:rsidRPr="007C4EA8" w:rsidDel="00CA397A">
          <w:rPr>
            <w:rFonts w:cstheme="minorHAnsi"/>
            <w:sz w:val="28"/>
            <w:szCs w:val="28"/>
            <w:rPrChange w:id="1920" w:author="Sekar Subramanian" w:date="2021-07-16T13:10:00Z">
              <w:rPr/>
            </w:rPrChange>
          </w:rPr>
          <w:delText xml:space="preserve"> Taking logarithm of a variable implies that effects dampen at higher levels.</w:delText>
        </w:r>
      </w:del>
    </w:p>
    <w:p w14:paraId="14F890C2" w14:textId="138C8FBD" w:rsidR="00B57533" w:rsidRPr="007C4EA8" w:rsidDel="00CA397A" w:rsidRDefault="4054DB71">
      <w:pPr>
        <w:pStyle w:val="ListParagraph"/>
        <w:numPr>
          <w:ilvl w:val="1"/>
          <w:numId w:val="23"/>
        </w:numPr>
        <w:spacing w:before="120" w:after="120"/>
        <w:contextualSpacing w:val="0"/>
        <w:rPr>
          <w:del w:id="1921" w:author="Sekar Subramanian" w:date="2021-07-16T12:28:00Z"/>
          <w:rFonts w:cstheme="minorHAnsi"/>
          <w:sz w:val="28"/>
          <w:szCs w:val="28"/>
          <w:rPrChange w:id="1922" w:author="Sekar Subramanian" w:date="2021-07-16T13:10:00Z">
            <w:rPr>
              <w:del w:id="1923" w:author="Sekar Subramanian" w:date="2021-07-16T12:28:00Z"/>
            </w:rPr>
          </w:rPrChange>
        </w:rPr>
        <w:pPrChange w:id="1924" w:author="Sekar Subramanian" w:date="2021-07-16T12:36:00Z">
          <w:pPr>
            <w:pStyle w:val="NoSpacing"/>
            <w:numPr>
              <w:numId w:val="21"/>
            </w:numPr>
            <w:ind w:left="720" w:hanging="360"/>
          </w:pPr>
        </w:pPrChange>
      </w:pPr>
      <w:del w:id="1925" w:author="Sekar Subramanian" w:date="2021-07-16T12:28:00Z">
        <w:r w:rsidRPr="007C4EA8" w:rsidDel="00CA397A">
          <w:rPr>
            <w:rFonts w:cstheme="minorHAnsi"/>
            <w:b/>
            <w:bCs/>
            <w:sz w:val="28"/>
            <w:szCs w:val="28"/>
            <w:rPrChange w:id="1926" w:author="Sekar Subramanian" w:date="2021-07-16T13:10:00Z">
              <w:rPr>
                <w:b/>
                <w:bCs/>
              </w:rPr>
            </w:rPrChange>
          </w:rPr>
          <w:delText>Lag</w:delText>
        </w:r>
        <w:r w:rsidRPr="007C4EA8" w:rsidDel="00CA397A">
          <w:rPr>
            <w:rFonts w:cstheme="minorHAnsi"/>
            <w:sz w:val="28"/>
            <w:szCs w:val="28"/>
            <w:rPrChange w:id="1927" w:author="Sekar Subramanian" w:date="2021-07-16T13:10:00Z">
              <w:rPr/>
            </w:rPrChange>
          </w:rPr>
          <w:delText xml:space="preserve"> – “Lag” indicates the lagged values of the measure will be used in the model. If the time is in weeks, user has to provide the number of weeks by </w:delText>
        </w:r>
        <w:r w:rsidR="00B80C30" w:rsidRPr="007C4EA8" w:rsidDel="00CA397A">
          <w:rPr>
            <w:rFonts w:cstheme="minorHAnsi"/>
            <w:sz w:val="28"/>
            <w:szCs w:val="28"/>
            <w:rPrChange w:id="1928" w:author="Sekar Subramanian" w:date="2021-07-16T13:10:00Z">
              <w:rPr/>
            </w:rPrChange>
          </w:rPr>
          <w:delText>which the</w:delText>
        </w:r>
        <w:r w:rsidRPr="007C4EA8" w:rsidDel="00CA397A">
          <w:rPr>
            <w:rFonts w:cstheme="minorHAnsi"/>
            <w:sz w:val="28"/>
            <w:szCs w:val="28"/>
            <w:rPrChange w:id="1929" w:author="Sekar Subramanian" w:date="2021-07-16T13:10:00Z">
              <w:rPr/>
            </w:rPrChange>
          </w:rPr>
          <w:delText xml:space="preserve"> measure will be lagged.</w:delText>
        </w:r>
      </w:del>
    </w:p>
    <w:p w14:paraId="5BC6FB7E" w14:textId="0E681484" w:rsidR="4054DB71" w:rsidRPr="007C4EA8" w:rsidDel="00CA397A" w:rsidRDefault="00B80C30">
      <w:pPr>
        <w:pStyle w:val="ListParagraph"/>
        <w:numPr>
          <w:ilvl w:val="1"/>
          <w:numId w:val="23"/>
        </w:numPr>
        <w:spacing w:before="120" w:after="120"/>
        <w:contextualSpacing w:val="0"/>
        <w:rPr>
          <w:del w:id="1930" w:author="Sekar Subramanian" w:date="2021-07-16T12:28:00Z"/>
          <w:rFonts w:asciiTheme="minorHAnsi" w:hAnsiTheme="minorHAnsi" w:cstheme="minorHAnsi"/>
          <w:sz w:val="28"/>
          <w:szCs w:val="28"/>
          <w:rPrChange w:id="1931" w:author="Sekar Subramanian" w:date="2021-07-16T13:10:00Z">
            <w:rPr>
              <w:del w:id="1932" w:author="Sekar Subramanian" w:date="2021-07-16T12:28:00Z"/>
              <w:rFonts w:ascii="Calibri" w:hAnsi="Calibri"/>
            </w:rPr>
          </w:rPrChange>
        </w:rPr>
        <w:pPrChange w:id="1933" w:author="Sekar Subramanian" w:date="2021-07-16T12:36:00Z">
          <w:pPr>
            <w:pStyle w:val="NoSpacing"/>
          </w:pPr>
        </w:pPrChange>
      </w:pPr>
      <w:del w:id="1934" w:author="Sekar Subramanian" w:date="2021-07-16T12:28:00Z">
        <w:r w:rsidRPr="007C4EA8" w:rsidDel="00CA397A">
          <w:rPr>
            <w:rFonts w:cstheme="minorHAnsi"/>
            <w:b/>
            <w:noProof/>
            <w:sz w:val="28"/>
            <w:szCs w:val="28"/>
            <w:rPrChange w:id="1935" w:author="Sekar Subramanian" w:date="2021-07-16T13:10:00Z">
              <w:rPr>
                <w:b/>
                <w:noProof/>
              </w:rPr>
            </w:rPrChange>
          </w:rPr>
          <mc:AlternateContent>
            <mc:Choice Requires="wpg">
              <w:drawing>
                <wp:anchor distT="0" distB="0" distL="114300" distR="114300" simplePos="0" relativeHeight="251650048" behindDoc="0" locked="0" layoutInCell="1" allowOverlap="1" wp14:anchorId="6E3A8369" wp14:editId="0E37AB94">
                  <wp:simplePos x="0" y="0"/>
                  <wp:positionH relativeFrom="column">
                    <wp:posOffset>521704</wp:posOffset>
                  </wp:positionH>
                  <wp:positionV relativeFrom="paragraph">
                    <wp:posOffset>152873</wp:posOffset>
                  </wp:positionV>
                  <wp:extent cx="3244850" cy="916615"/>
                  <wp:effectExtent l="19050" t="19050" r="12700" b="17145"/>
                  <wp:wrapNone/>
                  <wp:docPr id="415745" name="Group 2"/>
                  <wp:cNvGraphicFramePr/>
                  <a:graphic xmlns:a="http://schemas.openxmlformats.org/drawingml/2006/main">
                    <a:graphicData uri="http://schemas.microsoft.com/office/word/2010/wordprocessingGroup">
                      <wpg:wgp>
                        <wpg:cNvGrpSpPr/>
                        <wpg:grpSpPr>
                          <a:xfrm>
                            <a:off x="0" y="0"/>
                            <a:ext cx="3244850" cy="916615"/>
                            <a:chOff x="0" y="0"/>
                            <a:chExt cx="4324935" cy="1567333"/>
                          </a:xfrm>
                        </wpg:grpSpPr>
                        <wps:wsp>
                          <wps:cNvPr id="415746" name="Arrow: Right 415746"/>
                          <wps:cNvSpPr/>
                          <wps:spPr>
                            <a:xfrm>
                              <a:off x="2296688" y="597177"/>
                              <a:ext cx="661737" cy="372978"/>
                            </a:xfrm>
                            <a:prstGeom prst="rightArrow">
                              <a:avLst/>
                            </a:prstGeom>
                            <a:solidFill>
                              <a:schemeClr val="bg1">
                                <a:lumMod val="50000"/>
                              </a:schemeClr>
                            </a:solidFill>
                            <a:ln w="31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15747" name="Picture 415747"/>
                            <pic:cNvPicPr/>
                          </pic:nvPicPr>
                          <pic:blipFill>
                            <a:blip r:embed="rId16"/>
                            <a:stretch>
                              <a:fillRect/>
                            </a:stretch>
                          </pic:blipFill>
                          <pic:spPr>
                            <a:xfrm>
                              <a:off x="0" y="235"/>
                              <a:ext cx="1789112" cy="1566863"/>
                            </a:xfrm>
                            <a:prstGeom prst="rect">
                              <a:avLst/>
                            </a:prstGeom>
                            <a:ln w="3175">
                              <a:solidFill>
                                <a:schemeClr val="tx1"/>
                              </a:solidFill>
                            </a:ln>
                          </pic:spPr>
                        </pic:pic>
                        <pic:pic xmlns:pic="http://schemas.openxmlformats.org/drawingml/2006/picture">
                          <pic:nvPicPr>
                            <pic:cNvPr id="415752" name="Picture 415752"/>
                            <pic:cNvPicPr/>
                          </pic:nvPicPr>
                          <pic:blipFill>
                            <a:blip r:embed="rId17"/>
                            <a:stretch>
                              <a:fillRect/>
                            </a:stretch>
                          </pic:blipFill>
                          <pic:spPr>
                            <a:xfrm>
                              <a:off x="3466001" y="0"/>
                              <a:ext cx="858934" cy="1567333"/>
                            </a:xfrm>
                            <a:prstGeom prst="rect">
                              <a:avLst/>
                            </a:prstGeom>
                            <a:ln w="31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D60221D" id="Group 2" o:spid="_x0000_s1026" style="position:absolute;margin-left:41.1pt;margin-top:12.05pt;width:255.5pt;height:72.15pt;z-index:251650048;mso-width-relative:margin;mso-height-relative:margin" coordsize="43249,156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5746" o:spid="_x0000_s1027" type="#_x0000_t13" style="position:absolute;left:22966;top:5971;width:6618;height:3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" adj="15513" fillcolor="#7f7f7f [1612]" strokecolor="#7f7f7f [161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5747" o:spid="_x0000_s1028" type="#_x0000_t75" style="position:absolute;top:2;width:17891;height:15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" stroked="t" strokecolor="black [3213]" strokeweight=".25pt">
                    <v:imagedata r:id="rId18" o:title=""/>
                  </v:shape>
                  <v:shape id="Picture 415752" o:spid="_x0000_s1029" type="#_x0000_t75" style="position:absolute;left:34660;width:8589;height:1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" stroked="t" strokecolor="black [3213]" strokeweight=".25pt">
                    <v:imagedata r:id="rId19" o:title=""/>
                  </v:shape>
                </v:group>
              </w:pict>
            </mc:Fallback>
          </mc:AlternateContent>
        </w:r>
      </w:del>
    </w:p>
    <w:p w14:paraId="409ED0DA" w14:textId="49E7BBFB" w:rsidR="0074128C" w:rsidRPr="007C4EA8" w:rsidDel="00CA397A" w:rsidRDefault="0074128C">
      <w:pPr>
        <w:pStyle w:val="ListParagraph"/>
        <w:numPr>
          <w:ilvl w:val="1"/>
          <w:numId w:val="23"/>
        </w:numPr>
        <w:spacing w:before="120" w:after="120"/>
        <w:contextualSpacing w:val="0"/>
        <w:rPr>
          <w:del w:id="1936" w:author="Sekar Subramanian" w:date="2021-07-16T12:28:00Z"/>
          <w:rFonts w:cstheme="minorHAnsi"/>
          <w:sz w:val="28"/>
          <w:szCs w:val="28"/>
          <w:rPrChange w:id="1937" w:author="Sekar Subramanian" w:date="2021-07-16T13:10:00Z">
            <w:rPr>
              <w:del w:id="1938" w:author="Sekar Subramanian" w:date="2021-07-16T12:28:00Z"/>
            </w:rPr>
          </w:rPrChange>
        </w:rPr>
        <w:pPrChange w:id="1939" w:author="Sekar Subramanian" w:date="2021-07-16T12:36:00Z">
          <w:pPr>
            <w:pStyle w:val="NoSpacing"/>
            <w:ind w:left="720"/>
          </w:pPr>
        </w:pPrChange>
      </w:pPr>
    </w:p>
    <w:p w14:paraId="2ED04E27" w14:textId="5A237695" w:rsidR="0074128C" w:rsidRPr="007C4EA8" w:rsidDel="00CA397A" w:rsidRDefault="0074128C">
      <w:pPr>
        <w:pStyle w:val="ListParagraph"/>
        <w:numPr>
          <w:ilvl w:val="1"/>
          <w:numId w:val="23"/>
        </w:numPr>
        <w:spacing w:before="120" w:after="120"/>
        <w:contextualSpacing w:val="0"/>
        <w:rPr>
          <w:del w:id="1940" w:author="Sekar Subramanian" w:date="2021-07-16T12:28:00Z"/>
          <w:rFonts w:cstheme="minorHAnsi"/>
          <w:sz w:val="28"/>
          <w:szCs w:val="28"/>
          <w:rPrChange w:id="1941" w:author="Sekar Subramanian" w:date="2021-07-16T13:10:00Z">
            <w:rPr>
              <w:del w:id="1942" w:author="Sekar Subramanian" w:date="2021-07-16T12:28:00Z"/>
            </w:rPr>
          </w:rPrChange>
        </w:rPr>
        <w:pPrChange w:id="1943" w:author="Sekar Subramanian" w:date="2021-07-16T12:36:00Z">
          <w:pPr>
            <w:pStyle w:val="NoSpacing"/>
            <w:ind w:left="720"/>
          </w:pPr>
        </w:pPrChange>
      </w:pPr>
    </w:p>
    <w:p w14:paraId="715649B4" w14:textId="1D890946" w:rsidR="0074128C" w:rsidRPr="007C4EA8" w:rsidDel="00CA397A" w:rsidRDefault="0074128C">
      <w:pPr>
        <w:pStyle w:val="ListParagraph"/>
        <w:numPr>
          <w:ilvl w:val="1"/>
          <w:numId w:val="23"/>
        </w:numPr>
        <w:spacing w:before="120" w:after="120"/>
        <w:contextualSpacing w:val="0"/>
        <w:rPr>
          <w:del w:id="1944" w:author="Sekar Subramanian" w:date="2021-07-16T12:28:00Z"/>
          <w:rFonts w:cstheme="minorHAnsi"/>
          <w:sz w:val="28"/>
          <w:szCs w:val="28"/>
          <w:rPrChange w:id="1945" w:author="Sekar Subramanian" w:date="2021-07-16T13:10:00Z">
            <w:rPr>
              <w:del w:id="1946" w:author="Sekar Subramanian" w:date="2021-07-16T12:28:00Z"/>
            </w:rPr>
          </w:rPrChange>
        </w:rPr>
        <w:pPrChange w:id="1947" w:author="Sekar Subramanian" w:date="2021-07-16T12:36:00Z">
          <w:pPr>
            <w:pStyle w:val="NoSpacing"/>
            <w:ind w:left="720"/>
          </w:pPr>
        </w:pPrChange>
      </w:pPr>
    </w:p>
    <w:p w14:paraId="25BAC4B5" w14:textId="2D357F6C" w:rsidR="00B80C30" w:rsidRPr="007C4EA8" w:rsidDel="00CA397A" w:rsidRDefault="00B80C30">
      <w:pPr>
        <w:pStyle w:val="ListParagraph"/>
        <w:numPr>
          <w:ilvl w:val="1"/>
          <w:numId w:val="23"/>
        </w:numPr>
        <w:spacing w:before="120" w:after="120"/>
        <w:contextualSpacing w:val="0"/>
        <w:rPr>
          <w:del w:id="1948" w:author="Sekar Subramanian" w:date="2021-07-16T12:28:00Z"/>
          <w:rFonts w:cstheme="minorHAnsi"/>
          <w:sz w:val="28"/>
          <w:szCs w:val="28"/>
          <w:rPrChange w:id="1949" w:author="Sekar Subramanian" w:date="2021-07-16T13:10:00Z">
            <w:rPr>
              <w:del w:id="1950" w:author="Sekar Subramanian" w:date="2021-07-16T12:28:00Z"/>
            </w:rPr>
          </w:rPrChange>
        </w:rPr>
        <w:pPrChange w:id="1951" w:author="Sekar Subramanian" w:date="2021-07-16T12:36:00Z">
          <w:pPr>
            <w:pStyle w:val="NoSpacing"/>
            <w:ind w:left="720"/>
          </w:pPr>
        </w:pPrChange>
      </w:pPr>
    </w:p>
    <w:p w14:paraId="223C9CD4" w14:textId="78662687" w:rsidR="00B80C30" w:rsidRPr="007C4EA8" w:rsidDel="00CA397A" w:rsidRDefault="00B80C30">
      <w:pPr>
        <w:pStyle w:val="ListParagraph"/>
        <w:numPr>
          <w:ilvl w:val="1"/>
          <w:numId w:val="23"/>
        </w:numPr>
        <w:spacing w:before="120" w:after="120"/>
        <w:contextualSpacing w:val="0"/>
        <w:rPr>
          <w:del w:id="1952" w:author="Sekar Subramanian" w:date="2021-07-16T12:28:00Z"/>
          <w:rFonts w:cstheme="minorHAnsi"/>
          <w:sz w:val="28"/>
          <w:szCs w:val="28"/>
          <w:rPrChange w:id="1953" w:author="Sekar Subramanian" w:date="2021-07-16T13:10:00Z">
            <w:rPr>
              <w:del w:id="1954" w:author="Sekar Subramanian" w:date="2021-07-16T12:28:00Z"/>
            </w:rPr>
          </w:rPrChange>
        </w:rPr>
        <w:pPrChange w:id="1955" w:author="Sekar Subramanian" w:date="2021-07-16T12:36:00Z">
          <w:pPr>
            <w:pStyle w:val="NoSpacing"/>
            <w:ind w:left="720"/>
          </w:pPr>
        </w:pPrChange>
      </w:pPr>
    </w:p>
    <w:p w14:paraId="77D805C8" w14:textId="01E0F026" w:rsidR="00B80C30" w:rsidRPr="007C4EA8" w:rsidDel="00CA397A" w:rsidRDefault="00B80C30">
      <w:pPr>
        <w:pStyle w:val="ListParagraph"/>
        <w:numPr>
          <w:ilvl w:val="1"/>
          <w:numId w:val="23"/>
        </w:numPr>
        <w:spacing w:before="120" w:after="120"/>
        <w:contextualSpacing w:val="0"/>
        <w:rPr>
          <w:del w:id="1956" w:author="Sekar Subramanian" w:date="2021-07-16T12:28:00Z"/>
          <w:rFonts w:cstheme="minorHAnsi"/>
          <w:sz w:val="28"/>
          <w:szCs w:val="28"/>
          <w:rPrChange w:id="1957" w:author="Sekar Subramanian" w:date="2021-07-16T13:10:00Z">
            <w:rPr>
              <w:del w:id="1958" w:author="Sekar Subramanian" w:date="2021-07-16T12:28:00Z"/>
            </w:rPr>
          </w:rPrChange>
        </w:rPr>
        <w:pPrChange w:id="1959" w:author="Sekar Subramanian" w:date="2021-07-16T12:36:00Z">
          <w:pPr>
            <w:pStyle w:val="NoSpacing"/>
          </w:pPr>
        </w:pPrChange>
      </w:pPr>
    </w:p>
    <w:p w14:paraId="1ED61EA5" w14:textId="70DBC4E7" w:rsidR="00B57533" w:rsidRPr="007C4EA8" w:rsidDel="00CA397A" w:rsidRDefault="4054DB71">
      <w:pPr>
        <w:pStyle w:val="ListParagraph"/>
        <w:numPr>
          <w:ilvl w:val="1"/>
          <w:numId w:val="23"/>
        </w:numPr>
        <w:spacing w:before="120" w:after="120"/>
        <w:contextualSpacing w:val="0"/>
        <w:rPr>
          <w:del w:id="1960" w:author="Sekar Subramanian" w:date="2021-07-16T12:28:00Z"/>
          <w:rFonts w:cstheme="minorHAnsi"/>
          <w:sz w:val="28"/>
          <w:szCs w:val="28"/>
          <w:rPrChange w:id="1961" w:author="Sekar Subramanian" w:date="2021-07-16T13:10:00Z">
            <w:rPr>
              <w:del w:id="1962" w:author="Sekar Subramanian" w:date="2021-07-16T12:28:00Z"/>
            </w:rPr>
          </w:rPrChange>
        </w:rPr>
        <w:pPrChange w:id="1963" w:author="Sekar Subramanian" w:date="2021-07-16T12:36:00Z">
          <w:pPr>
            <w:pStyle w:val="NoSpacing"/>
            <w:numPr>
              <w:numId w:val="21"/>
            </w:numPr>
            <w:ind w:left="720" w:hanging="360"/>
          </w:pPr>
        </w:pPrChange>
      </w:pPr>
      <w:del w:id="1964" w:author="Sekar Subramanian" w:date="2021-07-16T12:28:00Z">
        <w:r w:rsidRPr="007C4EA8" w:rsidDel="00CA397A">
          <w:rPr>
            <w:rFonts w:cstheme="minorHAnsi"/>
            <w:b/>
            <w:bCs/>
            <w:sz w:val="28"/>
            <w:szCs w:val="28"/>
            <w:rPrChange w:id="1965" w:author="Sekar Subramanian" w:date="2021-07-16T13:10:00Z">
              <w:rPr>
                <w:b/>
                <w:bCs/>
              </w:rPr>
            </w:rPrChange>
          </w:rPr>
          <w:delText>Moving Average</w:delText>
        </w:r>
        <w:r w:rsidRPr="007C4EA8" w:rsidDel="00CA397A">
          <w:rPr>
            <w:rFonts w:cstheme="minorHAnsi"/>
            <w:sz w:val="28"/>
            <w:szCs w:val="28"/>
            <w:rPrChange w:id="1966" w:author="Sekar Subramanian" w:date="2021-07-16T13:10:00Z">
              <w:rPr/>
            </w:rPrChange>
          </w:rPr>
          <w:delText xml:space="preserve"> – It indicates moving average values of the measure will be used in the model. It takes one input parameter i.e. Period and the value should be greater than 0.</w:delText>
        </w:r>
      </w:del>
    </w:p>
    <w:p w14:paraId="731FB524" w14:textId="30C25777" w:rsidR="00960249" w:rsidRPr="007C4EA8" w:rsidDel="00E40B5D" w:rsidRDefault="00960249">
      <w:pPr>
        <w:pStyle w:val="ListParagraph"/>
        <w:numPr>
          <w:ilvl w:val="1"/>
          <w:numId w:val="23"/>
        </w:numPr>
        <w:spacing w:before="120" w:after="120"/>
        <w:contextualSpacing w:val="0"/>
        <w:rPr>
          <w:del w:id="1967" w:author="Sekar Subramanian" w:date="2021-07-16T12:27:00Z"/>
          <w:rFonts w:cstheme="minorHAnsi"/>
          <w:sz w:val="28"/>
          <w:szCs w:val="28"/>
          <w:rPrChange w:id="1968" w:author="Sekar Subramanian" w:date="2021-07-16T13:10:00Z">
            <w:rPr>
              <w:del w:id="1969" w:author="Sekar Subramanian" w:date="2021-07-16T12:27:00Z"/>
            </w:rPr>
          </w:rPrChange>
        </w:rPr>
        <w:pPrChange w:id="1970" w:author="Sekar Subramanian" w:date="2021-07-16T12:36:00Z">
          <w:pPr>
            <w:pStyle w:val="NoSpacing"/>
            <w:ind w:left="720"/>
          </w:pPr>
        </w:pPrChange>
      </w:pPr>
    </w:p>
    <w:p w14:paraId="20800618" w14:textId="5165C781" w:rsidR="0074128C" w:rsidRPr="007C4EA8" w:rsidDel="00CA397A" w:rsidRDefault="4054DB71">
      <w:pPr>
        <w:pStyle w:val="ListParagraph"/>
        <w:numPr>
          <w:ilvl w:val="1"/>
          <w:numId w:val="23"/>
        </w:numPr>
        <w:spacing w:before="120" w:after="120"/>
        <w:contextualSpacing w:val="0"/>
        <w:rPr>
          <w:del w:id="1971" w:author="Sekar Subramanian" w:date="2021-07-16T12:28:00Z"/>
          <w:rFonts w:cstheme="minorHAnsi"/>
          <w:sz w:val="28"/>
          <w:szCs w:val="28"/>
          <w:rPrChange w:id="1972" w:author="Sekar Subramanian" w:date="2021-07-16T13:10:00Z">
            <w:rPr>
              <w:del w:id="1973" w:author="Sekar Subramanian" w:date="2021-07-16T12:28:00Z"/>
            </w:rPr>
          </w:rPrChange>
        </w:rPr>
        <w:pPrChange w:id="1974" w:author="Sekar Subramanian" w:date="2021-07-16T12:36:00Z">
          <w:pPr>
            <w:pStyle w:val="NoSpacing"/>
            <w:numPr>
              <w:numId w:val="21"/>
            </w:numPr>
            <w:ind w:left="720" w:hanging="360"/>
            <w:jc w:val="both"/>
          </w:pPr>
        </w:pPrChange>
      </w:pPr>
      <w:del w:id="1975" w:author="Sekar Subramanian" w:date="2021-07-16T12:28:00Z">
        <w:r w:rsidRPr="007C4EA8" w:rsidDel="00CA397A">
          <w:rPr>
            <w:rFonts w:cstheme="minorHAnsi"/>
            <w:b/>
            <w:bCs/>
            <w:sz w:val="28"/>
            <w:szCs w:val="28"/>
            <w:rPrChange w:id="1976" w:author="Sekar Subramanian" w:date="2021-07-16T13:10:00Z">
              <w:rPr>
                <w:b/>
                <w:bCs/>
              </w:rPr>
            </w:rPrChange>
          </w:rPr>
          <w:delText>Ad-Stock</w:delText>
        </w:r>
        <w:r w:rsidRPr="007C4EA8" w:rsidDel="00CA397A">
          <w:rPr>
            <w:rFonts w:cstheme="minorHAnsi"/>
            <w:sz w:val="28"/>
            <w:szCs w:val="28"/>
            <w:rPrChange w:id="1977" w:author="Sekar Subramanian" w:date="2021-07-16T13:10:00Z">
              <w:rPr/>
            </w:rPrChange>
          </w:rPr>
          <w:delText xml:space="preserve"> – Ad-Stock takes one input parameter called Decay. Decay parameter value of 0.1 means 90% of the impact of advertisement is observed during the time of execution and remaining 10% of the impact of advertisement is carried forward to remaining periods.</w:delText>
        </w:r>
      </w:del>
    </w:p>
    <w:p w14:paraId="285E025F" w14:textId="44200BEB" w:rsidR="0074128C" w:rsidRPr="007C4EA8" w:rsidDel="00CA397A" w:rsidRDefault="4054DB71">
      <w:pPr>
        <w:pStyle w:val="ListParagraph"/>
        <w:numPr>
          <w:ilvl w:val="1"/>
          <w:numId w:val="23"/>
        </w:numPr>
        <w:spacing w:before="120" w:after="120"/>
        <w:contextualSpacing w:val="0"/>
        <w:rPr>
          <w:del w:id="1978" w:author="Sekar Subramanian" w:date="2021-07-16T12:28:00Z"/>
          <w:rFonts w:cstheme="minorHAnsi"/>
          <w:sz w:val="28"/>
          <w:szCs w:val="28"/>
          <w:rPrChange w:id="1979" w:author="Sekar Subramanian" w:date="2021-07-16T13:10:00Z">
            <w:rPr>
              <w:del w:id="1980" w:author="Sekar Subramanian" w:date="2021-07-16T12:28:00Z"/>
            </w:rPr>
          </w:rPrChange>
        </w:rPr>
        <w:pPrChange w:id="1981" w:author="Sekar Subramanian" w:date="2021-07-16T12:36:00Z">
          <w:pPr>
            <w:pStyle w:val="NoSpacing"/>
            <w:ind w:left="720"/>
            <w:jc w:val="both"/>
          </w:pPr>
        </w:pPrChange>
      </w:pPr>
      <w:del w:id="1982" w:author="Sekar Subramanian" w:date="2021-07-16T12:28:00Z">
        <w:r w:rsidRPr="007C4EA8" w:rsidDel="00CA397A">
          <w:rPr>
            <w:rFonts w:cstheme="minorHAnsi"/>
            <w:sz w:val="28"/>
            <w:szCs w:val="28"/>
            <w:rPrChange w:id="1983" w:author="Sekar Subramanian" w:date="2021-07-16T13:10:00Z">
              <w:rPr/>
            </w:rPrChange>
          </w:rPr>
          <w:delText>Decay parameter takes values between 0 and 1 and the standard values used are 0.1, 0.2, ---- 0.9.</w:delText>
        </w:r>
      </w:del>
    </w:p>
    <w:p w14:paraId="321723E6" w14:textId="1C761143" w:rsidR="4054DB71" w:rsidRPr="007C4EA8" w:rsidDel="00CA397A" w:rsidRDefault="4054DB71">
      <w:pPr>
        <w:pStyle w:val="ListParagraph"/>
        <w:numPr>
          <w:ilvl w:val="1"/>
          <w:numId w:val="23"/>
        </w:numPr>
        <w:spacing w:before="120" w:after="120"/>
        <w:contextualSpacing w:val="0"/>
        <w:rPr>
          <w:del w:id="1984" w:author="Sekar Subramanian" w:date="2021-07-16T12:28:00Z"/>
          <w:rFonts w:asciiTheme="minorHAnsi" w:hAnsiTheme="minorHAnsi" w:cstheme="minorHAnsi"/>
          <w:sz w:val="28"/>
          <w:szCs w:val="28"/>
          <w:rPrChange w:id="1985" w:author="Sekar Subramanian" w:date="2021-07-16T13:10:00Z">
            <w:rPr>
              <w:del w:id="1986" w:author="Sekar Subramanian" w:date="2021-07-16T12:28:00Z"/>
              <w:rFonts w:ascii="Calibri" w:hAnsi="Calibri"/>
            </w:rPr>
          </w:rPrChange>
        </w:rPr>
        <w:pPrChange w:id="1987" w:author="Sekar Subramanian" w:date="2021-07-16T12:36:00Z">
          <w:pPr>
            <w:pStyle w:val="NoSpacing"/>
            <w:ind w:left="720"/>
          </w:pPr>
        </w:pPrChange>
      </w:pPr>
    </w:p>
    <w:p w14:paraId="1B3FBB2F" w14:textId="13034FF6" w:rsidR="0074128C" w:rsidRPr="007C4EA8" w:rsidDel="00CA397A" w:rsidRDefault="0074128C">
      <w:pPr>
        <w:pStyle w:val="ListParagraph"/>
        <w:numPr>
          <w:ilvl w:val="1"/>
          <w:numId w:val="23"/>
        </w:numPr>
        <w:spacing w:before="120" w:after="120"/>
        <w:contextualSpacing w:val="0"/>
        <w:rPr>
          <w:del w:id="1988" w:author="Sekar Subramanian" w:date="2021-07-16T12:28:00Z"/>
          <w:rFonts w:cstheme="minorHAnsi"/>
          <w:sz w:val="28"/>
          <w:szCs w:val="28"/>
          <w:highlight w:val="yellow"/>
          <w:rPrChange w:id="1989" w:author="Sekar Subramanian" w:date="2021-07-16T13:10:00Z">
            <w:rPr>
              <w:del w:id="1990" w:author="Sekar Subramanian" w:date="2021-07-16T12:28:00Z"/>
              <w:highlight w:val="yellow"/>
            </w:rPr>
          </w:rPrChange>
        </w:rPr>
        <w:pPrChange w:id="1991" w:author="Sekar Subramanian" w:date="2021-07-16T12:36:00Z">
          <w:pPr>
            <w:pStyle w:val="NoSpacing"/>
            <w:ind w:left="720"/>
          </w:pPr>
        </w:pPrChange>
      </w:pPr>
      <w:del w:id="1992" w:author="Sekar Subramanian" w:date="2021-07-16T12:28:00Z">
        <w:r w:rsidRPr="007C4EA8" w:rsidDel="00CA397A">
          <w:rPr>
            <w:rFonts w:cstheme="minorHAnsi"/>
            <w:noProof/>
            <w:sz w:val="28"/>
            <w:szCs w:val="28"/>
            <w:highlight w:val="yellow"/>
            <w:rPrChange w:id="1993" w:author="Sekar Subramanian" w:date="2021-07-16T13:10:00Z">
              <w:rPr>
                <w:noProof/>
                <w:highlight w:val="yellow"/>
              </w:rPr>
            </w:rPrChange>
          </w:rPr>
          <w:drawing>
            <wp:inline distT="0" distB="0" distL="0" distR="0" wp14:anchorId="5A5520F5" wp14:editId="5717A257">
              <wp:extent cx="4286869" cy="1947973"/>
              <wp:effectExtent l="19050" t="19050" r="19050" b="14605"/>
              <wp:docPr id="415753" name="Picture 2">
                <a:extLst xmlns:a="http://schemas.openxmlformats.org/drawingml/2006/main">
                  <a:ext uri="{FF2B5EF4-FFF2-40B4-BE49-F238E27FC236}">
                    <a16:creationId xmlns:a16="http://schemas.microsoft.com/office/drawing/2014/main" id="{46BACD6D-31D4-4E46-954B-827AA13767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a:extLst>
                          <a:ext uri="{FF2B5EF4-FFF2-40B4-BE49-F238E27FC236}">
                            <a16:creationId xmlns:a16="http://schemas.microsoft.com/office/drawing/2014/main" id="{46BACD6D-31D4-4E46-954B-827AA137671D}"/>
                          </a:ext>
                        </a:extLst>
                      </pic:cNvPr>
                      <pic:cNvPicPr>
                        <a:picLocks noChangeAspect="1" noChangeArrowheads="1"/>
                      </pic:cNvPicPr>
                    </pic:nvPicPr>
                    <pic:blipFill>
                      <a:blip r:embed="rId20" cstate="print">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id="{46BACD6D-31D4-4E46-954B-827AA137671D}"/>
                          </a:ext>
                        </a:extLst>
                      </a:blip>
                      <a:srcRect/>
                      <a:stretch>
                        <a:fillRect/>
                      </a:stretch>
                    </pic:blipFill>
                    <pic:spPr bwMode="auto">
                      <a:xfrm>
                        <a:off x="0" y="0"/>
                        <a:ext cx="4300739" cy="1954275"/>
                      </a:xfrm>
                      <a:prstGeom prst="rect">
                        <a:avLst/>
                      </a:prstGeom>
                      <a:noFill/>
                      <a:ln w="9525">
                        <a:solidFill>
                          <a:srgbClr val="000000"/>
                        </a:solidFill>
                        <a:miter lim="800000"/>
                        <a:headEnd/>
                        <a:tailEnd/>
                      </a:ln>
                    </pic:spPr>
                  </pic:pic>
                </a:graphicData>
              </a:graphic>
            </wp:inline>
          </w:drawing>
        </w:r>
      </w:del>
    </w:p>
    <w:p w14:paraId="54CC347E" w14:textId="011F5801" w:rsidR="4054DB71" w:rsidRPr="007C4EA8" w:rsidDel="00CA397A" w:rsidRDefault="4054DB71">
      <w:pPr>
        <w:pStyle w:val="ListParagraph"/>
        <w:numPr>
          <w:ilvl w:val="1"/>
          <w:numId w:val="23"/>
        </w:numPr>
        <w:spacing w:before="120" w:after="120"/>
        <w:contextualSpacing w:val="0"/>
        <w:rPr>
          <w:del w:id="1994" w:author="Sekar Subramanian" w:date="2021-07-16T12:28:00Z"/>
          <w:rFonts w:cstheme="minorHAnsi"/>
          <w:b/>
          <w:bCs/>
          <w:sz w:val="28"/>
          <w:szCs w:val="28"/>
          <w:highlight w:val="yellow"/>
          <w:rPrChange w:id="1995" w:author="Sekar Subramanian" w:date="2021-07-16T13:10:00Z">
            <w:rPr>
              <w:del w:id="1996" w:author="Sekar Subramanian" w:date="2021-07-16T12:28:00Z"/>
              <w:b/>
              <w:bCs/>
              <w:highlight w:val="yellow"/>
            </w:rPr>
          </w:rPrChange>
        </w:rPr>
        <w:pPrChange w:id="1997" w:author="Sekar Subramanian" w:date="2021-07-16T12:36:00Z">
          <w:pPr>
            <w:pStyle w:val="NoSpacing"/>
          </w:pPr>
        </w:pPrChange>
      </w:pPr>
    </w:p>
    <w:p w14:paraId="55C493F7" w14:textId="4B02A0DD" w:rsidR="00B57533" w:rsidRPr="007C4EA8" w:rsidDel="00CA397A" w:rsidRDefault="4054DB71">
      <w:pPr>
        <w:pStyle w:val="ListParagraph"/>
        <w:numPr>
          <w:ilvl w:val="1"/>
          <w:numId w:val="23"/>
        </w:numPr>
        <w:spacing w:before="120" w:after="120"/>
        <w:contextualSpacing w:val="0"/>
        <w:rPr>
          <w:del w:id="1998" w:author="Sekar Subramanian" w:date="2021-07-16T12:28:00Z"/>
          <w:rFonts w:cstheme="minorHAnsi"/>
          <w:sz w:val="28"/>
          <w:szCs w:val="28"/>
          <w:rPrChange w:id="1999" w:author="Sekar Subramanian" w:date="2021-07-16T13:10:00Z">
            <w:rPr>
              <w:del w:id="2000" w:author="Sekar Subramanian" w:date="2021-07-16T12:28:00Z"/>
            </w:rPr>
          </w:rPrChange>
        </w:rPr>
        <w:pPrChange w:id="2001" w:author="Sekar Subramanian" w:date="2021-07-16T12:36:00Z">
          <w:pPr>
            <w:pStyle w:val="NoSpacing"/>
            <w:numPr>
              <w:numId w:val="21"/>
            </w:numPr>
            <w:ind w:left="720" w:hanging="360"/>
            <w:jc w:val="both"/>
          </w:pPr>
        </w:pPrChange>
      </w:pPr>
      <w:del w:id="2002" w:author="Sekar Subramanian" w:date="2021-07-16T12:28:00Z">
        <w:r w:rsidRPr="007C4EA8" w:rsidDel="00CA397A">
          <w:rPr>
            <w:rFonts w:cstheme="minorHAnsi"/>
            <w:b/>
            <w:bCs/>
            <w:sz w:val="28"/>
            <w:szCs w:val="28"/>
            <w:rPrChange w:id="2003" w:author="Sekar Subramanian" w:date="2021-07-16T13:10:00Z">
              <w:rPr>
                <w:b/>
                <w:bCs/>
              </w:rPr>
            </w:rPrChange>
          </w:rPr>
          <w:delText>Exponential</w:delText>
        </w:r>
        <w:r w:rsidRPr="007C4EA8" w:rsidDel="00CA397A">
          <w:rPr>
            <w:rFonts w:cstheme="minorHAnsi"/>
            <w:sz w:val="28"/>
            <w:szCs w:val="28"/>
            <w:rPrChange w:id="2004" w:author="Sekar Subramanian" w:date="2021-07-16T13:10:00Z">
              <w:rPr/>
            </w:rPrChange>
          </w:rPr>
          <w:delText xml:space="preserve"> – Exponential takes two input parameters viz. # of periods and Decay. </w:delText>
        </w:r>
      </w:del>
    </w:p>
    <w:p w14:paraId="6A055518" w14:textId="196BA357" w:rsidR="00E86C6C" w:rsidRPr="007C4EA8" w:rsidDel="00CA397A" w:rsidRDefault="00A6749E">
      <w:pPr>
        <w:pStyle w:val="ListParagraph"/>
        <w:numPr>
          <w:ilvl w:val="1"/>
          <w:numId w:val="23"/>
        </w:numPr>
        <w:spacing w:before="120" w:after="120"/>
        <w:contextualSpacing w:val="0"/>
        <w:rPr>
          <w:del w:id="2005" w:author="Sekar Subramanian" w:date="2021-07-16T12:28:00Z"/>
          <w:rFonts w:cstheme="minorHAnsi"/>
          <w:sz w:val="28"/>
          <w:szCs w:val="28"/>
          <w:rPrChange w:id="2006" w:author="Sekar Subramanian" w:date="2021-07-16T13:10:00Z">
            <w:rPr>
              <w:del w:id="2007" w:author="Sekar Subramanian" w:date="2021-07-16T12:28:00Z"/>
            </w:rPr>
          </w:rPrChange>
        </w:rPr>
        <w:pPrChange w:id="2008" w:author="Sekar Subramanian" w:date="2021-07-16T12:36:00Z">
          <w:pPr>
            <w:pStyle w:val="NoSpacing"/>
            <w:ind w:left="720"/>
            <w:jc w:val="both"/>
          </w:pPr>
        </w:pPrChange>
      </w:pPr>
      <w:del w:id="2009" w:author="Sekar Subramanian" w:date="2021-07-16T12:28:00Z">
        <w:r w:rsidRPr="007C4EA8" w:rsidDel="00CA397A">
          <w:rPr>
            <w:rFonts w:cstheme="minorHAnsi"/>
            <w:bCs/>
            <w:sz w:val="28"/>
            <w:szCs w:val="28"/>
            <w:rPrChange w:id="2010" w:author="Sekar Subramanian" w:date="2021-07-16T13:10:00Z">
              <w:rPr>
                <w:bCs/>
              </w:rPr>
            </w:rPrChange>
          </w:rPr>
          <w:delText xml:space="preserve"># of Periods </w:delText>
        </w:r>
        <w:r w:rsidR="00B57533" w:rsidRPr="007C4EA8" w:rsidDel="00CA397A">
          <w:rPr>
            <w:rFonts w:cstheme="minorHAnsi"/>
            <w:bCs/>
            <w:sz w:val="28"/>
            <w:szCs w:val="28"/>
            <w:rPrChange w:id="2011" w:author="Sekar Subramanian" w:date="2021-07-16T13:10:00Z">
              <w:rPr>
                <w:bCs/>
              </w:rPr>
            </w:rPrChange>
          </w:rPr>
          <w:delText xml:space="preserve">takes any discrete value greater than 0. It specifies the number of </w:delText>
        </w:r>
        <w:r w:rsidRPr="007C4EA8" w:rsidDel="00CA397A">
          <w:rPr>
            <w:rFonts w:cstheme="minorHAnsi"/>
            <w:bCs/>
            <w:sz w:val="28"/>
            <w:szCs w:val="28"/>
            <w:rPrChange w:id="2012" w:author="Sekar Subramanian" w:date="2021-07-16T13:10:00Z">
              <w:rPr>
                <w:bCs/>
              </w:rPr>
            </w:rPrChange>
          </w:rPr>
          <w:delText>periods</w:delText>
        </w:r>
        <w:r w:rsidR="00B57533" w:rsidRPr="007C4EA8" w:rsidDel="00CA397A">
          <w:rPr>
            <w:rFonts w:cstheme="minorHAnsi"/>
            <w:bCs/>
            <w:sz w:val="28"/>
            <w:szCs w:val="28"/>
            <w:rPrChange w:id="2013" w:author="Sekar Subramanian" w:date="2021-07-16T13:10:00Z">
              <w:rPr>
                <w:bCs/>
              </w:rPr>
            </w:rPrChange>
          </w:rPr>
          <w:delText xml:space="preserve"> taken for the </w:delText>
        </w:r>
        <w:r w:rsidR="00B57533" w:rsidRPr="007C4EA8" w:rsidDel="00CA397A">
          <w:rPr>
            <w:rFonts w:cstheme="minorHAnsi"/>
            <w:sz w:val="28"/>
            <w:szCs w:val="28"/>
            <w:rPrChange w:id="2014" w:author="Sekar Subramanian" w:date="2021-07-16T13:10:00Z">
              <w:rPr/>
            </w:rPrChange>
          </w:rPr>
          <w:delText>effect of the advertisement to exponentially decay.</w:delText>
        </w:r>
      </w:del>
    </w:p>
    <w:p w14:paraId="4387062B" w14:textId="2AA23371" w:rsidR="00B80C30" w:rsidRPr="007C4EA8" w:rsidDel="00E40B5D" w:rsidRDefault="00B80C30">
      <w:pPr>
        <w:pStyle w:val="ListParagraph"/>
        <w:numPr>
          <w:ilvl w:val="1"/>
          <w:numId w:val="23"/>
        </w:numPr>
        <w:spacing w:before="120" w:after="120"/>
        <w:contextualSpacing w:val="0"/>
        <w:rPr>
          <w:del w:id="2015" w:author="Sekar Subramanian" w:date="2021-07-16T12:27:00Z"/>
          <w:rFonts w:cstheme="minorHAnsi"/>
          <w:sz w:val="28"/>
          <w:szCs w:val="28"/>
          <w:rPrChange w:id="2016" w:author="Sekar Subramanian" w:date="2021-07-16T13:10:00Z">
            <w:rPr>
              <w:del w:id="2017" w:author="Sekar Subramanian" w:date="2021-07-16T12:27:00Z"/>
            </w:rPr>
          </w:rPrChange>
        </w:rPr>
        <w:pPrChange w:id="2018" w:author="Sekar Subramanian" w:date="2021-07-16T12:36:00Z">
          <w:pPr>
            <w:pStyle w:val="NoSpacing"/>
            <w:ind w:left="720"/>
          </w:pPr>
        </w:pPrChange>
      </w:pPr>
    </w:p>
    <w:p w14:paraId="699E6CF5" w14:textId="4F3FE69D" w:rsidR="00B57533" w:rsidRPr="007C4EA8" w:rsidDel="00CA397A" w:rsidRDefault="00B57533">
      <w:pPr>
        <w:pStyle w:val="ListParagraph"/>
        <w:numPr>
          <w:ilvl w:val="1"/>
          <w:numId w:val="23"/>
        </w:numPr>
        <w:spacing w:before="120" w:after="120"/>
        <w:contextualSpacing w:val="0"/>
        <w:rPr>
          <w:del w:id="2019" w:author="Sekar Subramanian" w:date="2021-07-16T12:28:00Z"/>
          <w:rFonts w:cstheme="minorHAnsi"/>
          <w:sz w:val="28"/>
          <w:szCs w:val="28"/>
          <w:rPrChange w:id="2020" w:author="Sekar Subramanian" w:date="2021-07-16T13:10:00Z">
            <w:rPr>
              <w:del w:id="2021" w:author="Sekar Subramanian" w:date="2021-07-16T12:28:00Z"/>
            </w:rPr>
          </w:rPrChange>
        </w:rPr>
        <w:pPrChange w:id="2022" w:author="Sekar Subramanian" w:date="2021-07-16T12:36:00Z">
          <w:pPr>
            <w:pStyle w:val="NoSpacing"/>
            <w:ind w:left="720"/>
            <w:jc w:val="both"/>
          </w:pPr>
        </w:pPrChange>
      </w:pPr>
      <w:del w:id="2023" w:author="Sekar Subramanian" w:date="2021-07-16T12:28:00Z">
        <w:r w:rsidRPr="007C4EA8" w:rsidDel="00CA397A">
          <w:rPr>
            <w:rFonts w:cstheme="minorHAnsi"/>
            <w:b/>
            <w:bCs/>
            <w:sz w:val="28"/>
            <w:szCs w:val="28"/>
            <w:rPrChange w:id="2024" w:author="Sekar Subramanian" w:date="2021-07-16T13:10:00Z">
              <w:rPr>
                <w:b/>
                <w:bCs/>
              </w:rPr>
            </w:rPrChange>
          </w:rPr>
          <w:delText>Decay parameter</w:delText>
        </w:r>
        <w:r w:rsidRPr="007C4EA8" w:rsidDel="00CA397A">
          <w:rPr>
            <w:rFonts w:cstheme="minorHAnsi"/>
            <w:sz w:val="28"/>
            <w:szCs w:val="28"/>
            <w:rPrChange w:id="2025" w:author="Sekar Subramanian" w:date="2021-07-16T13:10:00Z">
              <w:rPr/>
            </w:rPrChange>
          </w:rPr>
          <w:delText xml:space="preserve"> value of 0.1 means </w:delText>
        </w:r>
        <w:r w:rsidR="0074128C" w:rsidRPr="007C4EA8" w:rsidDel="00CA397A">
          <w:rPr>
            <w:rFonts w:cstheme="minorHAnsi"/>
            <w:sz w:val="28"/>
            <w:szCs w:val="28"/>
            <w:rPrChange w:id="2026" w:author="Sekar Subramanian" w:date="2021-07-16T13:10:00Z">
              <w:rPr/>
            </w:rPrChange>
          </w:rPr>
          <w:delText>9</w:delText>
        </w:r>
        <w:r w:rsidRPr="007C4EA8" w:rsidDel="00CA397A">
          <w:rPr>
            <w:rFonts w:cstheme="minorHAnsi"/>
            <w:sz w:val="28"/>
            <w:szCs w:val="28"/>
            <w:rPrChange w:id="2027" w:author="Sekar Subramanian" w:date="2021-07-16T13:10:00Z">
              <w:rPr/>
            </w:rPrChange>
          </w:rPr>
          <w:delText xml:space="preserve">0% of the impact of advertisement is observed during the time of execution and remaining </w:delText>
        </w:r>
        <w:r w:rsidR="0074128C" w:rsidRPr="007C4EA8" w:rsidDel="00CA397A">
          <w:rPr>
            <w:rFonts w:cstheme="minorHAnsi"/>
            <w:sz w:val="28"/>
            <w:szCs w:val="28"/>
            <w:rPrChange w:id="2028" w:author="Sekar Subramanian" w:date="2021-07-16T13:10:00Z">
              <w:rPr/>
            </w:rPrChange>
          </w:rPr>
          <w:delText>1</w:delText>
        </w:r>
        <w:r w:rsidRPr="007C4EA8" w:rsidDel="00CA397A">
          <w:rPr>
            <w:rFonts w:cstheme="minorHAnsi"/>
            <w:sz w:val="28"/>
            <w:szCs w:val="28"/>
            <w:rPrChange w:id="2029" w:author="Sekar Subramanian" w:date="2021-07-16T13:10:00Z">
              <w:rPr/>
            </w:rPrChange>
          </w:rPr>
          <w:delText xml:space="preserve">0% of the impact of advertisement is carried forward to remaining weeks (Will be calculated till the number of weeks specified in the input parameter </w:delText>
        </w:r>
        <w:r w:rsidRPr="007C4EA8" w:rsidDel="00CA397A">
          <w:rPr>
            <w:rFonts w:cstheme="minorHAnsi"/>
            <w:bCs/>
            <w:sz w:val="28"/>
            <w:szCs w:val="28"/>
            <w:rPrChange w:id="2030" w:author="Sekar Subramanian" w:date="2021-07-16T13:10:00Z">
              <w:rPr>
                <w:bCs/>
              </w:rPr>
            </w:rPrChange>
          </w:rPr>
          <w:delText>Weeks</w:delText>
        </w:r>
        <w:r w:rsidRPr="007C4EA8" w:rsidDel="00CA397A">
          <w:rPr>
            <w:rFonts w:cstheme="minorHAnsi"/>
            <w:sz w:val="28"/>
            <w:szCs w:val="28"/>
            <w:rPrChange w:id="2031" w:author="Sekar Subramanian" w:date="2021-07-16T13:10:00Z">
              <w:rPr/>
            </w:rPrChange>
          </w:rPr>
          <w:delText>)</w:delText>
        </w:r>
      </w:del>
    </w:p>
    <w:p w14:paraId="25E7218C" w14:textId="2C3413DE" w:rsidR="0074128C" w:rsidRPr="007C4EA8" w:rsidDel="00CA397A" w:rsidRDefault="0074128C">
      <w:pPr>
        <w:pStyle w:val="ListParagraph"/>
        <w:numPr>
          <w:ilvl w:val="1"/>
          <w:numId w:val="23"/>
        </w:numPr>
        <w:spacing w:before="120" w:after="120"/>
        <w:contextualSpacing w:val="0"/>
        <w:rPr>
          <w:del w:id="2032" w:author="Sekar Subramanian" w:date="2021-07-16T12:28:00Z"/>
          <w:rFonts w:cstheme="minorHAnsi"/>
          <w:sz w:val="28"/>
          <w:szCs w:val="28"/>
          <w:highlight w:val="yellow"/>
          <w:rPrChange w:id="2033" w:author="Sekar Subramanian" w:date="2021-07-16T13:10:00Z">
            <w:rPr>
              <w:del w:id="2034" w:author="Sekar Subramanian" w:date="2021-07-16T12:28:00Z"/>
              <w:highlight w:val="yellow"/>
            </w:rPr>
          </w:rPrChange>
        </w:rPr>
        <w:pPrChange w:id="2035" w:author="Sekar Subramanian" w:date="2021-07-16T12:36:00Z">
          <w:pPr>
            <w:pStyle w:val="NoSpacing"/>
            <w:ind w:left="720"/>
          </w:pPr>
        </w:pPrChange>
      </w:pPr>
      <w:del w:id="2036" w:author="Sekar Subramanian" w:date="2021-07-16T12:28:00Z">
        <w:r w:rsidRPr="007C4EA8" w:rsidDel="00CA397A">
          <w:rPr>
            <w:rFonts w:cstheme="minorHAnsi"/>
            <w:b/>
            <w:noProof/>
            <w:sz w:val="28"/>
            <w:szCs w:val="28"/>
            <w:rPrChange w:id="2037" w:author="Sekar Subramanian" w:date="2021-07-16T13:10:00Z">
              <w:rPr>
                <w:rFonts w:cstheme="minorHAnsi"/>
                <w:b/>
                <w:noProof/>
              </w:rPr>
            </w:rPrChange>
          </w:rPr>
          <w:drawing>
            <wp:inline distT="0" distB="0" distL="0" distR="0" wp14:anchorId="012199C9" wp14:editId="5E99760D">
              <wp:extent cx="4175081" cy="1650262"/>
              <wp:effectExtent l="19050" t="19050" r="16510" b="26670"/>
              <wp:docPr id="415757" name="Picture 3">
                <a:extLst xmlns:a="http://schemas.openxmlformats.org/drawingml/2006/main">
                  <a:ext uri="{FF2B5EF4-FFF2-40B4-BE49-F238E27FC236}">
                    <a16:creationId xmlns:a16="http://schemas.microsoft.com/office/drawing/2014/main" id="{3FF152AE-1DDA-4BE6-AC8F-19C2CD3A9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a:extLst>
                          <a:ext uri="{FF2B5EF4-FFF2-40B4-BE49-F238E27FC236}">
                            <a16:creationId xmlns:a16="http://schemas.microsoft.com/office/drawing/2014/main" id="{3FF152AE-1DDA-4BE6-AC8F-19C2CD3A9DAE}"/>
                          </a:ext>
                        </a:extLst>
                      </pic:cNvPr>
                      <pic:cNvPicPr>
                        <a:picLocks noChangeAspect="1" noChangeArrowheads="1"/>
                      </pic:cNvPicPr>
                    </pic:nvPicPr>
                    <pic:blipFill>
                      <a:blip r:embed="rId21"/>
                      <a:srcRect/>
                      <a:stretch>
                        <a:fillRect/>
                      </a:stretch>
                    </pic:blipFill>
                    <pic:spPr bwMode="auto">
                      <a:xfrm>
                        <a:off x="0" y="0"/>
                        <a:ext cx="4194246" cy="1657837"/>
                      </a:xfrm>
                      <a:prstGeom prst="rect">
                        <a:avLst/>
                      </a:prstGeom>
                      <a:noFill/>
                      <a:ln w="9525">
                        <a:solidFill>
                          <a:schemeClr val="bg1">
                            <a:lumMod val="85000"/>
                          </a:schemeClr>
                        </a:solidFill>
                        <a:miter lim="800000"/>
                        <a:headEnd/>
                        <a:tailEnd/>
                      </a:ln>
                    </pic:spPr>
                  </pic:pic>
                </a:graphicData>
              </a:graphic>
            </wp:inline>
          </w:drawing>
        </w:r>
      </w:del>
    </w:p>
    <w:p w14:paraId="7E4FCDC2" w14:textId="64EB0496" w:rsidR="0074128C" w:rsidRPr="007C4EA8" w:rsidDel="00CA397A" w:rsidRDefault="0074128C">
      <w:pPr>
        <w:pStyle w:val="ListParagraph"/>
        <w:numPr>
          <w:ilvl w:val="1"/>
          <w:numId w:val="23"/>
        </w:numPr>
        <w:spacing w:before="120" w:after="120"/>
        <w:contextualSpacing w:val="0"/>
        <w:rPr>
          <w:del w:id="2038" w:author="Sekar Subramanian" w:date="2021-07-16T12:28:00Z"/>
          <w:rFonts w:cstheme="minorHAnsi"/>
          <w:sz w:val="28"/>
          <w:szCs w:val="28"/>
          <w:highlight w:val="yellow"/>
          <w:rPrChange w:id="2039" w:author="Sekar Subramanian" w:date="2021-07-16T13:10:00Z">
            <w:rPr>
              <w:del w:id="2040" w:author="Sekar Subramanian" w:date="2021-07-16T12:28:00Z"/>
              <w:highlight w:val="yellow"/>
            </w:rPr>
          </w:rPrChange>
        </w:rPr>
        <w:pPrChange w:id="2041" w:author="Sekar Subramanian" w:date="2021-07-16T12:36:00Z">
          <w:pPr>
            <w:pStyle w:val="NoSpacing"/>
            <w:ind w:left="720"/>
          </w:pPr>
        </w:pPrChange>
      </w:pPr>
    </w:p>
    <w:p w14:paraId="3FC8A757" w14:textId="25813C9C" w:rsidR="004E13E6" w:rsidRPr="007C4EA8" w:rsidDel="00CA397A" w:rsidRDefault="4054DB71">
      <w:pPr>
        <w:pStyle w:val="ListParagraph"/>
        <w:numPr>
          <w:ilvl w:val="1"/>
          <w:numId w:val="23"/>
        </w:numPr>
        <w:spacing w:before="120" w:after="120"/>
        <w:contextualSpacing w:val="0"/>
        <w:rPr>
          <w:del w:id="2042" w:author="Sekar Subramanian" w:date="2021-07-16T12:28:00Z"/>
          <w:rFonts w:cstheme="minorHAnsi"/>
          <w:sz w:val="28"/>
          <w:szCs w:val="28"/>
          <w:rPrChange w:id="2043" w:author="Sekar Subramanian" w:date="2021-07-16T13:10:00Z">
            <w:rPr>
              <w:del w:id="2044" w:author="Sekar Subramanian" w:date="2021-07-16T12:28:00Z"/>
            </w:rPr>
          </w:rPrChange>
        </w:rPr>
        <w:pPrChange w:id="2045" w:author="Sekar Subramanian" w:date="2021-07-16T12:36:00Z">
          <w:pPr>
            <w:pStyle w:val="NoSpacing"/>
            <w:numPr>
              <w:numId w:val="21"/>
            </w:numPr>
            <w:ind w:left="720" w:hanging="360"/>
            <w:jc w:val="both"/>
          </w:pPr>
        </w:pPrChange>
      </w:pPr>
      <w:del w:id="2046" w:author="Sekar Subramanian" w:date="2021-07-16T12:28:00Z">
        <w:r w:rsidRPr="007C4EA8" w:rsidDel="00CA397A">
          <w:rPr>
            <w:rFonts w:cstheme="minorHAnsi"/>
            <w:b/>
            <w:bCs/>
            <w:sz w:val="28"/>
            <w:szCs w:val="28"/>
            <w:rPrChange w:id="2047" w:author="Sekar Subramanian" w:date="2021-07-16T13:10:00Z">
              <w:rPr>
                <w:b/>
                <w:bCs/>
              </w:rPr>
            </w:rPrChange>
          </w:rPr>
          <w:delText>Gamma</w:delText>
        </w:r>
        <w:r w:rsidRPr="007C4EA8" w:rsidDel="00CA397A">
          <w:rPr>
            <w:rFonts w:cstheme="minorHAnsi"/>
            <w:sz w:val="28"/>
            <w:szCs w:val="28"/>
            <w:rPrChange w:id="2048" w:author="Sekar Subramanian" w:date="2021-07-16T13:10:00Z">
              <w:rPr/>
            </w:rPrChange>
          </w:rPr>
          <w:delText xml:space="preserve"> – It assumes that viewers who are exposed to media activity react after some time and then declines exponentially within a specific period.</w:delText>
        </w:r>
      </w:del>
    </w:p>
    <w:p w14:paraId="0877CA22" w14:textId="66AD18A8" w:rsidR="00B57533" w:rsidRPr="007C4EA8" w:rsidDel="00CA397A" w:rsidRDefault="00B57533">
      <w:pPr>
        <w:pStyle w:val="ListParagraph"/>
        <w:numPr>
          <w:ilvl w:val="1"/>
          <w:numId w:val="23"/>
        </w:numPr>
        <w:spacing w:before="120" w:after="120"/>
        <w:contextualSpacing w:val="0"/>
        <w:rPr>
          <w:del w:id="2049" w:author="Sekar Subramanian" w:date="2021-07-16T12:28:00Z"/>
          <w:rFonts w:cstheme="minorHAnsi"/>
          <w:sz w:val="28"/>
          <w:szCs w:val="28"/>
          <w:rPrChange w:id="2050" w:author="Sekar Subramanian" w:date="2021-07-16T13:10:00Z">
            <w:rPr>
              <w:del w:id="2051" w:author="Sekar Subramanian" w:date="2021-07-16T12:28:00Z"/>
            </w:rPr>
          </w:rPrChange>
        </w:rPr>
        <w:pPrChange w:id="2052" w:author="Sekar Subramanian" w:date="2021-07-16T12:36:00Z">
          <w:pPr>
            <w:pStyle w:val="NoSpacing"/>
            <w:ind w:left="720"/>
            <w:jc w:val="both"/>
          </w:pPr>
        </w:pPrChange>
      </w:pPr>
      <w:del w:id="2053" w:author="Sekar Subramanian" w:date="2021-07-16T12:28:00Z">
        <w:r w:rsidRPr="007C4EA8" w:rsidDel="00CA397A">
          <w:rPr>
            <w:rFonts w:cstheme="minorHAnsi"/>
            <w:sz w:val="28"/>
            <w:szCs w:val="28"/>
            <w:rPrChange w:id="2054" w:author="Sekar Subramanian" w:date="2021-07-16T13:10:00Z">
              <w:rPr/>
            </w:rPrChange>
          </w:rPr>
          <w:delText xml:space="preserve">Ad-Bank takes three input parameters viz. Degrees of Freedom, </w:delText>
        </w:r>
        <w:r w:rsidR="004E13E6" w:rsidRPr="007C4EA8" w:rsidDel="00CA397A">
          <w:rPr>
            <w:rFonts w:cstheme="minorHAnsi"/>
            <w:sz w:val="28"/>
            <w:szCs w:val="28"/>
            <w:rPrChange w:id="2055" w:author="Sekar Subramanian" w:date="2021-07-16T13:10:00Z">
              <w:rPr/>
            </w:rPrChange>
          </w:rPr>
          <w:delText>Periods</w:delText>
        </w:r>
        <w:r w:rsidRPr="007C4EA8" w:rsidDel="00CA397A">
          <w:rPr>
            <w:rFonts w:cstheme="minorHAnsi"/>
            <w:sz w:val="28"/>
            <w:szCs w:val="28"/>
            <w:rPrChange w:id="2056" w:author="Sekar Subramanian" w:date="2021-07-16T13:10:00Z">
              <w:rPr/>
            </w:rPrChange>
          </w:rPr>
          <w:delText xml:space="preserve"> and Decay.</w:delText>
        </w:r>
      </w:del>
    </w:p>
    <w:p w14:paraId="4E5F61B3" w14:textId="3C8952F4" w:rsidR="004E13E6" w:rsidRPr="007C4EA8" w:rsidDel="00CA397A" w:rsidRDefault="00B57533">
      <w:pPr>
        <w:pStyle w:val="ListParagraph"/>
        <w:numPr>
          <w:ilvl w:val="1"/>
          <w:numId w:val="23"/>
        </w:numPr>
        <w:spacing w:before="120" w:after="120"/>
        <w:contextualSpacing w:val="0"/>
        <w:rPr>
          <w:del w:id="2057" w:author="Sekar Subramanian" w:date="2021-07-16T12:28:00Z"/>
          <w:rFonts w:cstheme="minorHAnsi"/>
          <w:sz w:val="28"/>
          <w:szCs w:val="28"/>
          <w:rPrChange w:id="2058" w:author="Sekar Subramanian" w:date="2021-07-16T13:10:00Z">
            <w:rPr>
              <w:del w:id="2059" w:author="Sekar Subramanian" w:date="2021-07-16T12:28:00Z"/>
            </w:rPr>
          </w:rPrChange>
        </w:rPr>
        <w:pPrChange w:id="2060" w:author="Sekar Subramanian" w:date="2021-07-16T12:36:00Z">
          <w:pPr>
            <w:pStyle w:val="NoSpacing"/>
            <w:ind w:left="720"/>
            <w:jc w:val="both"/>
          </w:pPr>
        </w:pPrChange>
      </w:pPr>
      <w:del w:id="2061" w:author="Sekar Subramanian" w:date="2021-07-16T12:28:00Z">
        <w:r w:rsidRPr="007C4EA8" w:rsidDel="00CA397A">
          <w:rPr>
            <w:rFonts w:cstheme="minorHAnsi"/>
            <w:b/>
            <w:sz w:val="28"/>
            <w:szCs w:val="28"/>
            <w:rPrChange w:id="2062" w:author="Sekar Subramanian" w:date="2021-07-16T13:10:00Z">
              <w:rPr>
                <w:b/>
              </w:rPr>
            </w:rPrChange>
          </w:rPr>
          <w:delText>Degrees of Freedom</w:delText>
        </w:r>
        <w:r w:rsidRPr="007C4EA8" w:rsidDel="00CA397A">
          <w:rPr>
            <w:rFonts w:cstheme="minorHAnsi"/>
            <w:sz w:val="28"/>
            <w:szCs w:val="28"/>
            <w:rPrChange w:id="2063" w:author="Sekar Subramanian" w:date="2021-07-16T13:10:00Z">
              <w:rPr/>
            </w:rPrChange>
          </w:rPr>
          <w:delText xml:space="preserve"> – </w:delText>
        </w:r>
        <w:r w:rsidR="004E13E6" w:rsidRPr="007C4EA8" w:rsidDel="00CA397A">
          <w:rPr>
            <w:rFonts w:cstheme="minorHAnsi"/>
            <w:sz w:val="28"/>
            <w:szCs w:val="28"/>
            <w:rPrChange w:id="2064" w:author="Sekar Subramanian" w:date="2021-07-16T13:10:00Z">
              <w:rPr/>
            </w:rPrChange>
          </w:rPr>
          <w:delText>The minimum time (# of weeks) required for the advertisement to run and impact the viewers to make purchase decision.</w:delText>
        </w:r>
      </w:del>
    </w:p>
    <w:p w14:paraId="73FB05F0" w14:textId="2CE6A49C" w:rsidR="00B57533" w:rsidRPr="007C4EA8" w:rsidDel="00CA397A" w:rsidRDefault="004E13E6">
      <w:pPr>
        <w:pStyle w:val="ListParagraph"/>
        <w:numPr>
          <w:ilvl w:val="1"/>
          <w:numId w:val="23"/>
        </w:numPr>
        <w:spacing w:before="120" w:after="120"/>
        <w:contextualSpacing w:val="0"/>
        <w:rPr>
          <w:del w:id="2065" w:author="Sekar Subramanian" w:date="2021-07-16T12:28:00Z"/>
          <w:rFonts w:cstheme="minorHAnsi"/>
          <w:sz w:val="28"/>
          <w:szCs w:val="28"/>
          <w:rPrChange w:id="2066" w:author="Sekar Subramanian" w:date="2021-07-16T13:10:00Z">
            <w:rPr>
              <w:del w:id="2067" w:author="Sekar Subramanian" w:date="2021-07-16T12:28:00Z"/>
            </w:rPr>
          </w:rPrChange>
        </w:rPr>
        <w:pPrChange w:id="2068" w:author="Sekar Subramanian" w:date="2021-07-16T12:36:00Z">
          <w:pPr>
            <w:pStyle w:val="NoSpacing"/>
            <w:ind w:left="720"/>
            <w:jc w:val="both"/>
          </w:pPr>
        </w:pPrChange>
      </w:pPr>
      <w:del w:id="2069" w:author="Sekar Subramanian" w:date="2021-07-16T12:28:00Z">
        <w:r w:rsidRPr="007C4EA8" w:rsidDel="00CA397A">
          <w:rPr>
            <w:rFonts w:cstheme="minorHAnsi"/>
            <w:b/>
            <w:sz w:val="28"/>
            <w:szCs w:val="28"/>
            <w:rPrChange w:id="2070" w:author="Sekar Subramanian" w:date="2021-07-16T13:10:00Z">
              <w:rPr>
                <w:b/>
              </w:rPr>
            </w:rPrChange>
          </w:rPr>
          <w:delText>Periods</w:delText>
        </w:r>
        <w:r w:rsidR="00B57533" w:rsidRPr="007C4EA8" w:rsidDel="00CA397A">
          <w:rPr>
            <w:rFonts w:cstheme="minorHAnsi"/>
            <w:sz w:val="28"/>
            <w:szCs w:val="28"/>
            <w:rPrChange w:id="2071" w:author="Sekar Subramanian" w:date="2021-07-16T13:10:00Z">
              <w:rPr/>
            </w:rPrChange>
          </w:rPr>
          <w:delText xml:space="preserve"> - It specifies the number of </w:delText>
        </w:r>
        <w:r w:rsidRPr="007C4EA8" w:rsidDel="00CA397A">
          <w:rPr>
            <w:rFonts w:cstheme="minorHAnsi"/>
            <w:sz w:val="28"/>
            <w:szCs w:val="28"/>
            <w:rPrChange w:id="2072" w:author="Sekar Subramanian" w:date="2021-07-16T13:10:00Z">
              <w:rPr/>
            </w:rPrChange>
          </w:rPr>
          <w:delText>periods</w:delText>
        </w:r>
        <w:r w:rsidR="00B57533" w:rsidRPr="007C4EA8" w:rsidDel="00CA397A">
          <w:rPr>
            <w:rFonts w:cstheme="minorHAnsi"/>
            <w:sz w:val="28"/>
            <w:szCs w:val="28"/>
            <w:rPrChange w:id="2073" w:author="Sekar Subramanian" w:date="2021-07-16T13:10:00Z">
              <w:rPr/>
            </w:rPrChange>
          </w:rPr>
          <w:delText xml:space="preserve"> the impact of advertisement may last.</w:delText>
        </w:r>
      </w:del>
    </w:p>
    <w:p w14:paraId="4120393D" w14:textId="3D17610F" w:rsidR="004E13E6" w:rsidRPr="007C4EA8" w:rsidDel="00CA397A" w:rsidRDefault="00B57533">
      <w:pPr>
        <w:pStyle w:val="ListParagraph"/>
        <w:numPr>
          <w:ilvl w:val="1"/>
          <w:numId w:val="23"/>
        </w:numPr>
        <w:spacing w:before="120" w:after="120"/>
        <w:contextualSpacing w:val="0"/>
        <w:rPr>
          <w:del w:id="2074" w:author="Sekar Subramanian" w:date="2021-07-16T12:28:00Z"/>
          <w:rFonts w:cstheme="minorHAnsi"/>
          <w:sz w:val="28"/>
          <w:szCs w:val="28"/>
          <w:rPrChange w:id="2075" w:author="Sekar Subramanian" w:date="2021-07-16T13:10:00Z">
            <w:rPr>
              <w:del w:id="2076" w:author="Sekar Subramanian" w:date="2021-07-16T12:28:00Z"/>
            </w:rPr>
          </w:rPrChange>
        </w:rPr>
        <w:pPrChange w:id="2077" w:author="Sekar Subramanian" w:date="2021-07-16T12:36:00Z">
          <w:pPr>
            <w:pStyle w:val="NoSpacing"/>
            <w:ind w:firstLine="720"/>
            <w:jc w:val="both"/>
          </w:pPr>
        </w:pPrChange>
      </w:pPr>
      <w:del w:id="2078" w:author="Sekar Subramanian" w:date="2021-07-16T12:28:00Z">
        <w:r w:rsidRPr="007C4EA8" w:rsidDel="00CA397A">
          <w:rPr>
            <w:rFonts w:cstheme="minorHAnsi"/>
            <w:b/>
            <w:sz w:val="28"/>
            <w:szCs w:val="28"/>
            <w:rPrChange w:id="2079" w:author="Sekar Subramanian" w:date="2021-07-16T13:10:00Z">
              <w:rPr>
                <w:b/>
              </w:rPr>
            </w:rPrChange>
          </w:rPr>
          <w:delText>Decay parameter</w:delText>
        </w:r>
        <w:r w:rsidR="00B80C30" w:rsidRPr="007C4EA8" w:rsidDel="00CA397A">
          <w:rPr>
            <w:rFonts w:cstheme="minorHAnsi"/>
            <w:b/>
            <w:sz w:val="28"/>
            <w:szCs w:val="28"/>
            <w:rPrChange w:id="2080" w:author="Sekar Subramanian" w:date="2021-07-16T13:10:00Z">
              <w:rPr>
                <w:b/>
              </w:rPr>
            </w:rPrChange>
          </w:rPr>
          <w:delText xml:space="preserve"> -</w:delText>
        </w:r>
        <w:r w:rsidRPr="007C4EA8" w:rsidDel="00CA397A">
          <w:rPr>
            <w:rFonts w:cstheme="minorHAnsi"/>
            <w:sz w:val="28"/>
            <w:szCs w:val="28"/>
            <w:rPrChange w:id="2081" w:author="Sekar Subramanian" w:date="2021-07-16T13:10:00Z">
              <w:rPr/>
            </w:rPrChange>
          </w:rPr>
          <w:delText xml:space="preserve"> </w:delText>
        </w:r>
        <w:r w:rsidR="004E13E6" w:rsidRPr="007C4EA8" w:rsidDel="00CA397A">
          <w:rPr>
            <w:rFonts w:cstheme="minorHAnsi"/>
            <w:sz w:val="28"/>
            <w:szCs w:val="28"/>
            <w:rPrChange w:id="2082" w:author="Sekar Subramanian" w:date="2021-07-16T13:10:00Z">
              <w:rPr/>
            </w:rPrChange>
          </w:rPr>
          <w:delText>The decay effect of current period activity that is carried forward.</w:delText>
        </w:r>
      </w:del>
    </w:p>
    <w:p w14:paraId="7D77288E" w14:textId="44F3601B" w:rsidR="00046B37" w:rsidRPr="007C4EA8" w:rsidDel="00E40B5D" w:rsidRDefault="00046B37">
      <w:pPr>
        <w:pStyle w:val="ListParagraph"/>
        <w:numPr>
          <w:ilvl w:val="1"/>
          <w:numId w:val="23"/>
        </w:numPr>
        <w:spacing w:before="120" w:after="120"/>
        <w:contextualSpacing w:val="0"/>
        <w:rPr>
          <w:del w:id="2083" w:author="Sekar Subramanian" w:date="2021-07-16T12:27:00Z"/>
          <w:rFonts w:asciiTheme="minorHAnsi" w:hAnsiTheme="minorHAnsi" w:cstheme="minorHAnsi"/>
          <w:color w:val="000000" w:themeColor="text1"/>
          <w:sz w:val="28"/>
          <w:szCs w:val="28"/>
          <w:highlight w:val="yellow"/>
          <w:rPrChange w:id="2084" w:author="Sekar Subramanian" w:date="2021-07-16T13:10:00Z">
            <w:rPr>
              <w:del w:id="2085" w:author="Sekar Subramanian" w:date="2021-07-16T12:27:00Z"/>
              <w:rFonts w:asciiTheme="minorHAnsi" w:hAnsiTheme="minorHAnsi" w:cstheme="minorHAnsi"/>
              <w:color w:val="000000" w:themeColor="text1"/>
              <w:sz w:val="22"/>
              <w:szCs w:val="22"/>
              <w:highlight w:val="yellow"/>
            </w:rPr>
          </w:rPrChange>
        </w:rPr>
        <w:pPrChange w:id="2086" w:author="Sekar Subramanian" w:date="2021-07-16T12:36:00Z">
          <w:pPr>
            <w:pStyle w:val="Heading1"/>
            <w:ind w:left="360"/>
          </w:pPr>
        </w:pPrChange>
      </w:pPr>
      <w:del w:id="2087" w:author="Sekar Subramanian" w:date="2021-07-16T12:28:00Z">
        <w:r w:rsidRPr="007C4EA8" w:rsidDel="00CA397A">
          <w:rPr>
            <w:rFonts w:cstheme="minorHAnsi"/>
            <w:noProof/>
            <w:color w:val="000000" w:themeColor="text1"/>
            <w:sz w:val="28"/>
            <w:szCs w:val="28"/>
            <w:highlight w:val="yellow"/>
            <w:rPrChange w:id="2088" w:author="Sekar Subramanian" w:date="2021-07-16T13:10:00Z">
              <w:rPr>
                <w:rFonts w:cstheme="minorHAnsi"/>
                <w:b w:val="0"/>
                <w:bCs w:val="0"/>
                <w:noProof/>
                <w:color w:val="000000" w:themeColor="text1"/>
                <w:highlight w:val="yellow"/>
              </w:rPr>
            </w:rPrChange>
          </w:rPr>
          <w:drawing>
            <wp:anchor distT="0" distB="0" distL="114300" distR="114300" simplePos="0" relativeHeight="251651072" behindDoc="0" locked="0" layoutInCell="1" allowOverlap="1" wp14:anchorId="39F4BB13" wp14:editId="1C13192B">
              <wp:simplePos x="0" y="0"/>
              <wp:positionH relativeFrom="column">
                <wp:posOffset>542821</wp:posOffset>
              </wp:positionH>
              <wp:positionV relativeFrom="paragraph">
                <wp:posOffset>89933</wp:posOffset>
              </wp:positionV>
              <wp:extent cx="4542155" cy="1671259"/>
              <wp:effectExtent l="19050" t="19050" r="10795" b="24765"/>
              <wp:wrapSquare wrapText="bothSides"/>
              <wp:docPr id="415759" name="Picture 9">
                <a:extLst xmlns:a="http://schemas.openxmlformats.org/drawingml/2006/main">
                  <a:ext uri="{FF2B5EF4-FFF2-40B4-BE49-F238E27FC236}">
                    <a16:creationId xmlns:a16="http://schemas.microsoft.com/office/drawing/2014/main" id="{02E35B5E-8375-4447-B602-CE5C07B1C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2E35B5E-8375-4447-B602-CE5C07B1CCF4}"/>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4542155" cy="1671259"/>
                      </a:xfrm>
                      <a:prstGeom prst="rect">
                        <a:avLst/>
                      </a:prstGeom>
                      <a:ln>
                        <a:solidFill>
                          <a:schemeClr val="bg1">
                            <a:lumMod val="85000"/>
                          </a:schemeClr>
                        </a:solidFill>
                      </a:ln>
                    </pic:spPr>
                  </pic:pic>
                </a:graphicData>
              </a:graphic>
            </wp:anchor>
          </w:drawing>
        </w:r>
      </w:del>
    </w:p>
    <w:p w14:paraId="137B0AF2" w14:textId="62A16C41" w:rsidR="00046B37" w:rsidRPr="007C4EA8" w:rsidDel="00CA397A" w:rsidRDefault="00046B37">
      <w:pPr>
        <w:pStyle w:val="ListParagraph"/>
        <w:numPr>
          <w:ilvl w:val="1"/>
          <w:numId w:val="23"/>
        </w:numPr>
        <w:spacing w:before="120" w:after="120"/>
        <w:contextualSpacing w:val="0"/>
        <w:rPr>
          <w:del w:id="2089" w:author="Sekar Subramanian" w:date="2021-07-16T12:28:00Z"/>
          <w:rFonts w:asciiTheme="minorHAnsi" w:hAnsiTheme="minorHAnsi" w:cstheme="minorHAnsi"/>
          <w:color w:val="000000" w:themeColor="text1"/>
          <w:sz w:val="28"/>
          <w:szCs w:val="28"/>
          <w:rPrChange w:id="2090" w:author="Sekar Subramanian" w:date="2021-07-16T13:10:00Z">
            <w:rPr>
              <w:del w:id="2091" w:author="Sekar Subramanian" w:date="2021-07-16T12:28:00Z"/>
              <w:rFonts w:asciiTheme="minorHAnsi" w:hAnsiTheme="minorHAnsi" w:cstheme="minorHAnsi"/>
              <w:color w:val="000000" w:themeColor="text1"/>
              <w:sz w:val="22"/>
              <w:szCs w:val="22"/>
            </w:rPr>
          </w:rPrChange>
        </w:rPr>
        <w:pPrChange w:id="2092" w:author="Sekar Subramanian" w:date="2021-07-16T12:36:00Z">
          <w:pPr>
            <w:pStyle w:val="Heading1"/>
            <w:ind w:left="360"/>
          </w:pPr>
        </w:pPrChange>
      </w:pPr>
    </w:p>
    <w:p w14:paraId="574911AB" w14:textId="65C2E9B4" w:rsidR="00046B37" w:rsidRPr="007C4EA8" w:rsidDel="00CA397A" w:rsidRDefault="00046B37">
      <w:pPr>
        <w:pStyle w:val="ListParagraph"/>
        <w:numPr>
          <w:ilvl w:val="1"/>
          <w:numId w:val="23"/>
        </w:numPr>
        <w:spacing w:before="120" w:after="120"/>
        <w:contextualSpacing w:val="0"/>
        <w:rPr>
          <w:del w:id="2093" w:author="Sekar Subramanian" w:date="2021-07-16T12:28:00Z"/>
          <w:rFonts w:asciiTheme="minorHAnsi" w:hAnsiTheme="minorHAnsi" w:cstheme="minorHAnsi"/>
          <w:color w:val="000000" w:themeColor="text1"/>
          <w:sz w:val="28"/>
          <w:szCs w:val="28"/>
          <w:rPrChange w:id="2094" w:author="Sekar Subramanian" w:date="2021-07-16T13:10:00Z">
            <w:rPr>
              <w:del w:id="2095" w:author="Sekar Subramanian" w:date="2021-07-16T12:28:00Z"/>
              <w:rFonts w:asciiTheme="minorHAnsi" w:hAnsiTheme="minorHAnsi" w:cstheme="minorHAnsi"/>
              <w:color w:val="000000" w:themeColor="text1"/>
              <w:sz w:val="22"/>
              <w:szCs w:val="22"/>
            </w:rPr>
          </w:rPrChange>
        </w:rPr>
        <w:pPrChange w:id="2096" w:author="Sekar Subramanian" w:date="2021-07-16T12:36:00Z">
          <w:pPr>
            <w:pStyle w:val="Heading1"/>
          </w:pPr>
        </w:pPrChange>
      </w:pPr>
    </w:p>
    <w:p w14:paraId="580431EA" w14:textId="018C9468" w:rsidR="00046B37" w:rsidRPr="007C4EA8" w:rsidDel="00CA397A" w:rsidRDefault="00046B37">
      <w:pPr>
        <w:pStyle w:val="ListParagraph"/>
        <w:numPr>
          <w:ilvl w:val="1"/>
          <w:numId w:val="23"/>
        </w:numPr>
        <w:spacing w:before="120" w:after="120"/>
        <w:contextualSpacing w:val="0"/>
        <w:rPr>
          <w:del w:id="2097" w:author="Sekar Subramanian" w:date="2021-07-16T12:28:00Z"/>
          <w:rFonts w:asciiTheme="minorHAnsi" w:hAnsiTheme="minorHAnsi" w:cstheme="minorHAnsi"/>
          <w:color w:val="000000" w:themeColor="text1"/>
          <w:sz w:val="28"/>
          <w:szCs w:val="28"/>
          <w:rPrChange w:id="2098" w:author="Sekar Subramanian" w:date="2021-07-16T13:10:00Z">
            <w:rPr>
              <w:del w:id="2099" w:author="Sekar Subramanian" w:date="2021-07-16T12:28:00Z"/>
              <w:rFonts w:asciiTheme="minorHAnsi" w:hAnsiTheme="minorHAnsi" w:cstheme="minorHAnsi"/>
              <w:color w:val="000000" w:themeColor="text1"/>
              <w:sz w:val="22"/>
              <w:szCs w:val="22"/>
            </w:rPr>
          </w:rPrChange>
        </w:rPr>
        <w:pPrChange w:id="2100" w:author="Sekar Subramanian" w:date="2021-07-16T12:36:00Z">
          <w:pPr>
            <w:pStyle w:val="Heading1"/>
          </w:pPr>
        </w:pPrChange>
      </w:pPr>
    </w:p>
    <w:p w14:paraId="7951831B" w14:textId="6F9F7724" w:rsidR="008C68E9" w:rsidRPr="007C4EA8" w:rsidDel="00CA397A" w:rsidRDefault="008C68E9">
      <w:pPr>
        <w:pStyle w:val="ListParagraph"/>
        <w:numPr>
          <w:ilvl w:val="1"/>
          <w:numId w:val="23"/>
        </w:numPr>
        <w:spacing w:before="120" w:after="120"/>
        <w:contextualSpacing w:val="0"/>
        <w:rPr>
          <w:del w:id="2101" w:author="Sekar Subramanian" w:date="2021-07-16T12:28:00Z"/>
          <w:rFonts w:asciiTheme="minorHAnsi" w:eastAsiaTheme="majorEastAsia" w:hAnsiTheme="minorHAnsi" w:cstheme="minorHAnsi"/>
          <w:b/>
          <w:color w:val="000000" w:themeColor="text1"/>
          <w:sz w:val="28"/>
          <w:szCs w:val="28"/>
          <w:rPrChange w:id="2102" w:author="Sekar Subramanian" w:date="2021-07-16T13:10:00Z">
            <w:rPr>
              <w:del w:id="2103" w:author="Sekar Subramanian" w:date="2021-07-16T12:28:00Z"/>
              <w:rFonts w:asciiTheme="minorHAnsi" w:eastAsiaTheme="majorEastAsia" w:hAnsiTheme="minorHAnsi" w:cstheme="minorHAnsi"/>
              <w:b/>
              <w:color w:val="000000" w:themeColor="text1"/>
              <w:sz w:val="22"/>
              <w:szCs w:val="22"/>
            </w:rPr>
          </w:rPrChange>
        </w:rPr>
        <w:pPrChange w:id="2104" w:author="Sekar Subramanian" w:date="2021-07-16T12:36:00Z">
          <w:pPr>
            <w:pStyle w:val="ListParagraph"/>
            <w:numPr>
              <w:ilvl w:val="1"/>
              <w:numId w:val="24"/>
            </w:numPr>
            <w:ind w:left="1080" w:hanging="360"/>
          </w:pPr>
        </w:pPrChange>
      </w:pPr>
      <w:del w:id="2105" w:author="Sekar Subramanian" w:date="2021-07-16T12:28:00Z">
        <w:r w:rsidRPr="007C4EA8" w:rsidDel="00CA397A">
          <w:rPr>
            <w:rStyle w:val="Heading3Char"/>
            <w:rFonts w:asciiTheme="minorHAnsi" w:hAnsiTheme="minorHAnsi" w:cstheme="minorHAnsi"/>
            <w:b/>
            <w:color w:val="000000" w:themeColor="text1"/>
            <w:sz w:val="28"/>
            <w:szCs w:val="28"/>
            <w:rPrChange w:id="2106" w:author="Sekar Subramanian" w:date="2021-07-16T13:10:00Z">
              <w:rPr>
                <w:rStyle w:val="Heading3Char"/>
                <w:rFonts w:asciiTheme="minorHAnsi" w:hAnsiTheme="minorHAnsi" w:cstheme="minorHAnsi"/>
                <w:b/>
                <w:color w:val="000000" w:themeColor="text1"/>
                <w:sz w:val="22"/>
                <w:szCs w:val="22"/>
              </w:rPr>
            </w:rPrChange>
          </w:rPr>
          <w:delText>Model Quality Criteria</w:delText>
        </w:r>
      </w:del>
    </w:p>
    <w:p w14:paraId="471F9586" w14:textId="51BFF3E7" w:rsidR="008C68E9" w:rsidRPr="007C4EA8" w:rsidDel="00E40B5D" w:rsidRDefault="008C68E9">
      <w:pPr>
        <w:pStyle w:val="ListParagraph"/>
        <w:numPr>
          <w:ilvl w:val="1"/>
          <w:numId w:val="23"/>
        </w:numPr>
        <w:spacing w:before="120" w:after="120"/>
        <w:contextualSpacing w:val="0"/>
        <w:rPr>
          <w:del w:id="2107" w:author="Sekar Subramanian" w:date="2021-07-16T12:27:00Z"/>
          <w:rFonts w:cstheme="minorHAnsi"/>
          <w:vanish/>
          <w:sz w:val="28"/>
          <w:szCs w:val="28"/>
          <w:rPrChange w:id="2108" w:author="Sekar Subramanian" w:date="2021-07-16T13:10:00Z">
            <w:rPr>
              <w:del w:id="2109" w:author="Sekar Subramanian" w:date="2021-07-16T12:27:00Z"/>
              <w:rFonts w:cstheme="minorHAnsi"/>
            </w:rPr>
          </w:rPrChange>
        </w:rPr>
        <w:pPrChange w:id="2110" w:author="Sekar Subramanian" w:date="2021-07-16T12:36:00Z">
          <w:pPr>
            <w:ind w:left="720" w:firstLine="360"/>
          </w:pPr>
        </w:pPrChange>
      </w:pPr>
      <w:del w:id="2111" w:author="Sekar Subramanian" w:date="2021-07-16T12:28:00Z">
        <w:r w:rsidRPr="007C4EA8" w:rsidDel="00CA397A">
          <w:rPr>
            <w:rFonts w:cstheme="minorHAnsi"/>
            <w:sz w:val="28"/>
            <w:szCs w:val="28"/>
            <w:rPrChange w:id="2112" w:author="Sekar Subramanian" w:date="2021-07-16T13:10:00Z">
              <w:rPr>
                <w:rFonts w:cstheme="minorHAnsi"/>
              </w:rPr>
            </w:rPrChange>
          </w:rPr>
          <w:delText xml:space="preserve">Model quality criteria can be thought of in two broad buckets: statistical validity, and face validity. </w:delText>
        </w:r>
      </w:del>
    </w:p>
    <w:p w14:paraId="21B8131E" w14:textId="3B797B47" w:rsidR="008C68E9" w:rsidRPr="007C4EA8" w:rsidDel="00E40B5D" w:rsidRDefault="008C68E9">
      <w:pPr>
        <w:pStyle w:val="ListParagraph"/>
        <w:numPr>
          <w:ilvl w:val="1"/>
          <w:numId w:val="23"/>
        </w:numPr>
        <w:spacing w:before="120" w:after="120"/>
        <w:contextualSpacing w:val="0"/>
        <w:rPr>
          <w:del w:id="2113" w:author="Sekar Subramanian" w:date="2021-07-16T12:27:00Z"/>
          <w:rFonts w:cstheme="minorHAnsi"/>
          <w:b/>
          <w:vanish/>
          <w:sz w:val="28"/>
          <w:szCs w:val="28"/>
          <w:rPrChange w:id="2114" w:author="Sekar Subramanian" w:date="2021-07-16T13:10:00Z">
            <w:rPr>
              <w:del w:id="2115" w:author="Sekar Subramanian" w:date="2021-07-16T12:27:00Z"/>
              <w:rFonts w:cstheme="minorHAnsi"/>
              <w:b/>
            </w:rPr>
          </w:rPrChange>
        </w:rPr>
        <w:pPrChange w:id="2116" w:author="Sekar Subramanian" w:date="2021-07-16T12:36:00Z">
          <w:pPr>
            <w:tabs>
              <w:tab w:val="left" w:pos="2799"/>
            </w:tabs>
            <w:ind w:left="360"/>
          </w:pPr>
        </w:pPrChange>
      </w:pPr>
      <w:del w:id="2117" w:author="Sekar Subramanian" w:date="2021-07-16T12:28:00Z">
        <w:r w:rsidRPr="007C4EA8" w:rsidDel="00CA397A">
          <w:rPr>
            <w:rFonts w:cstheme="minorHAnsi"/>
            <w:sz w:val="28"/>
            <w:szCs w:val="28"/>
            <w:rPrChange w:id="2118" w:author="Sekar Subramanian" w:date="2021-07-16T13:10:00Z">
              <w:rPr>
                <w:rFonts w:cstheme="minorHAnsi"/>
                <w:b/>
              </w:rPr>
            </w:rPrChange>
          </w:rPr>
          <w:delText>Face validity criteria are:</w:delText>
        </w:r>
      </w:del>
    </w:p>
    <w:p w14:paraId="2DC22CC8" w14:textId="3DECD884" w:rsidR="008C68E9" w:rsidRPr="007C4EA8" w:rsidDel="00CA397A" w:rsidRDefault="008C68E9">
      <w:pPr>
        <w:pStyle w:val="ListParagraph"/>
        <w:numPr>
          <w:ilvl w:val="1"/>
          <w:numId w:val="23"/>
        </w:numPr>
        <w:spacing w:before="120" w:after="120"/>
        <w:contextualSpacing w:val="0"/>
        <w:rPr>
          <w:del w:id="2119" w:author="Sekar Subramanian" w:date="2021-07-16T12:28:00Z"/>
          <w:rFonts w:asciiTheme="minorHAnsi" w:hAnsiTheme="minorHAnsi" w:cstheme="minorHAnsi"/>
          <w:sz w:val="28"/>
          <w:szCs w:val="28"/>
          <w:rPrChange w:id="2120" w:author="Sekar Subramanian" w:date="2021-07-16T13:10:00Z">
            <w:rPr>
              <w:del w:id="2121" w:author="Sekar Subramanian" w:date="2021-07-16T12:28:00Z"/>
              <w:rFonts w:asciiTheme="minorHAnsi" w:hAnsiTheme="minorHAnsi" w:cstheme="minorHAnsi"/>
              <w:sz w:val="22"/>
              <w:szCs w:val="22"/>
            </w:rPr>
          </w:rPrChange>
        </w:rPr>
        <w:pPrChange w:id="2122" w:author="Sekar Subramanian" w:date="2021-07-16T12:36:00Z">
          <w:pPr>
            <w:pStyle w:val="ListParagraph"/>
            <w:numPr>
              <w:numId w:val="5"/>
            </w:numPr>
            <w:ind w:left="1080" w:hanging="360"/>
          </w:pPr>
        </w:pPrChange>
      </w:pPr>
      <w:del w:id="2123" w:author="Sekar Subramanian" w:date="2021-07-16T12:28:00Z">
        <w:r w:rsidRPr="007C4EA8" w:rsidDel="00CA397A">
          <w:rPr>
            <w:rFonts w:cstheme="minorHAnsi"/>
            <w:sz w:val="28"/>
            <w:szCs w:val="28"/>
            <w:rPrChange w:id="2124" w:author="Sekar Subramanian" w:date="2021-07-16T13:10:00Z">
              <w:rPr>
                <w:rFonts w:cstheme="minorHAnsi"/>
              </w:rPr>
            </w:rPrChange>
          </w:rPr>
          <w:delText xml:space="preserve">Data transformations based on mental models and adhering to global best </w:delText>
        </w:r>
        <w:r w:rsidR="00B80C30" w:rsidRPr="007C4EA8" w:rsidDel="00CA397A">
          <w:rPr>
            <w:rFonts w:cstheme="minorHAnsi"/>
            <w:sz w:val="28"/>
            <w:szCs w:val="28"/>
            <w:rPrChange w:id="2125" w:author="Sekar Subramanian" w:date="2021-07-16T13:10:00Z">
              <w:rPr>
                <w:rFonts w:cstheme="minorHAnsi"/>
              </w:rPr>
            </w:rPrChange>
          </w:rPr>
          <w:delText>practices.</w:delText>
        </w:r>
      </w:del>
    </w:p>
    <w:p w14:paraId="0D3CC80E" w14:textId="6F9B9AF3" w:rsidR="008C68E9" w:rsidRPr="007C4EA8" w:rsidDel="00CA397A" w:rsidRDefault="008C68E9">
      <w:pPr>
        <w:pStyle w:val="ListParagraph"/>
        <w:numPr>
          <w:ilvl w:val="1"/>
          <w:numId w:val="23"/>
        </w:numPr>
        <w:spacing w:before="120" w:after="120"/>
        <w:contextualSpacing w:val="0"/>
        <w:rPr>
          <w:del w:id="2126" w:author="Sekar Subramanian" w:date="2021-07-16T12:28:00Z"/>
          <w:rFonts w:asciiTheme="minorHAnsi" w:hAnsiTheme="minorHAnsi" w:cstheme="minorHAnsi"/>
          <w:sz w:val="28"/>
          <w:szCs w:val="28"/>
          <w:rPrChange w:id="2127" w:author="Sekar Subramanian" w:date="2021-07-16T13:10:00Z">
            <w:rPr>
              <w:del w:id="2128" w:author="Sekar Subramanian" w:date="2021-07-16T12:28:00Z"/>
              <w:rFonts w:asciiTheme="minorHAnsi" w:hAnsiTheme="minorHAnsi" w:cstheme="minorHAnsi"/>
              <w:sz w:val="22"/>
              <w:szCs w:val="22"/>
            </w:rPr>
          </w:rPrChange>
        </w:rPr>
        <w:pPrChange w:id="2129" w:author="Sekar Subramanian" w:date="2021-07-16T12:36:00Z">
          <w:pPr>
            <w:pStyle w:val="ListParagraph"/>
            <w:numPr>
              <w:numId w:val="5"/>
            </w:numPr>
            <w:ind w:left="1080" w:hanging="360"/>
          </w:pPr>
        </w:pPrChange>
      </w:pPr>
      <w:del w:id="2130" w:author="Sekar Subramanian" w:date="2021-07-16T12:28:00Z">
        <w:r w:rsidRPr="007C4EA8" w:rsidDel="00CA397A">
          <w:rPr>
            <w:rFonts w:cstheme="minorHAnsi"/>
            <w:sz w:val="28"/>
            <w:szCs w:val="28"/>
            <w:rPrChange w:id="2131" w:author="Sekar Subramanian" w:date="2021-07-16T13:10:00Z">
              <w:rPr>
                <w:rFonts w:cstheme="minorHAnsi"/>
              </w:rPr>
            </w:rPrChange>
          </w:rPr>
          <w:delText>Correct signs on coefficients</w:delText>
        </w:r>
      </w:del>
    </w:p>
    <w:p w14:paraId="24BA8AB8" w14:textId="6BE71400" w:rsidR="008C68E9" w:rsidRPr="007C4EA8" w:rsidDel="00CA397A" w:rsidRDefault="00B80C30">
      <w:pPr>
        <w:pStyle w:val="ListParagraph"/>
        <w:numPr>
          <w:ilvl w:val="1"/>
          <w:numId w:val="23"/>
        </w:numPr>
        <w:spacing w:before="120" w:after="120"/>
        <w:contextualSpacing w:val="0"/>
        <w:rPr>
          <w:del w:id="2132" w:author="Sekar Subramanian" w:date="2021-07-16T12:28:00Z"/>
          <w:rFonts w:asciiTheme="minorHAnsi" w:hAnsiTheme="minorHAnsi" w:cstheme="minorHAnsi"/>
          <w:sz w:val="28"/>
          <w:szCs w:val="28"/>
          <w:rPrChange w:id="2133" w:author="Sekar Subramanian" w:date="2021-07-16T13:10:00Z">
            <w:rPr>
              <w:del w:id="2134" w:author="Sekar Subramanian" w:date="2021-07-16T12:28:00Z"/>
              <w:rFonts w:asciiTheme="minorHAnsi" w:hAnsiTheme="minorHAnsi" w:cstheme="minorHAnsi"/>
              <w:sz w:val="22"/>
              <w:szCs w:val="22"/>
            </w:rPr>
          </w:rPrChange>
        </w:rPr>
        <w:pPrChange w:id="2135" w:author="Sekar Subramanian" w:date="2021-07-16T12:36:00Z">
          <w:pPr>
            <w:pStyle w:val="ListParagraph"/>
            <w:numPr>
              <w:numId w:val="5"/>
            </w:numPr>
            <w:ind w:left="1080" w:hanging="360"/>
          </w:pPr>
        </w:pPrChange>
      </w:pPr>
      <w:del w:id="2136" w:author="Sekar Subramanian" w:date="2021-07-16T12:28:00Z">
        <w:r w:rsidRPr="007C4EA8" w:rsidDel="00CA397A">
          <w:rPr>
            <w:rFonts w:cstheme="minorHAnsi"/>
            <w:sz w:val="28"/>
            <w:szCs w:val="28"/>
            <w:rPrChange w:id="2137" w:author="Sekar Subramanian" w:date="2021-07-16T13:10:00Z">
              <w:rPr>
                <w:rFonts w:cstheme="minorHAnsi"/>
              </w:rPr>
            </w:rPrChange>
          </w:rPr>
          <w:delText>KPI</w:delText>
        </w:r>
        <w:r w:rsidR="008C68E9" w:rsidRPr="007C4EA8" w:rsidDel="00CA397A">
          <w:rPr>
            <w:rFonts w:cstheme="minorHAnsi"/>
            <w:sz w:val="28"/>
            <w:szCs w:val="28"/>
            <w:rPrChange w:id="2138" w:author="Sekar Subramanian" w:date="2021-07-16T13:10:00Z">
              <w:rPr>
                <w:rFonts w:cstheme="minorHAnsi"/>
              </w:rPr>
            </w:rPrChange>
          </w:rPr>
          <w:delText xml:space="preserve"> contributions within reasonable ranges</w:delText>
        </w:r>
      </w:del>
    </w:p>
    <w:p w14:paraId="23688385" w14:textId="6E48931A" w:rsidR="008C68E9" w:rsidRPr="007C4EA8" w:rsidDel="00CA397A" w:rsidRDefault="008C68E9">
      <w:pPr>
        <w:pStyle w:val="ListParagraph"/>
        <w:numPr>
          <w:ilvl w:val="1"/>
          <w:numId w:val="23"/>
        </w:numPr>
        <w:spacing w:before="120" w:after="120"/>
        <w:contextualSpacing w:val="0"/>
        <w:rPr>
          <w:del w:id="2139" w:author="Sekar Subramanian" w:date="2021-07-16T12:28:00Z"/>
          <w:rFonts w:asciiTheme="minorHAnsi" w:hAnsiTheme="minorHAnsi" w:cstheme="minorHAnsi"/>
          <w:sz w:val="28"/>
          <w:szCs w:val="28"/>
          <w:rPrChange w:id="2140" w:author="Sekar Subramanian" w:date="2021-07-16T13:10:00Z">
            <w:rPr>
              <w:del w:id="2141" w:author="Sekar Subramanian" w:date="2021-07-16T12:28:00Z"/>
              <w:rFonts w:asciiTheme="minorHAnsi" w:hAnsiTheme="minorHAnsi" w:cstheme="minorHAnsi"/>
              <w:sz w:val="22"/>
              <w:szCs w:val="22"/>
            </w:rPr>
          </w:rPrChange>
        </w:rPr>
        <w:pPrChange w:id="2142" w:author="Sekar Subramanian" w:date="2021-07-16T12:36:00Z">
          <w:pPr>
            <w:pStyle w:val="ListParagraph"/>
            <w:numPr>
              <w:numId w:val="5"/>
            </w:numPr>
            <w:ind w:left="1080" w:hanging="360"/>
          </w:pPr>
        </w:pPrChange>
      </w:pPr>
      <w:del w:id="2143" w:author="Sekar Subramanian" w:date="2021-07-16T12:28:00Z">
        <w:r w:rsidRPr="007C4EA8" w:rsidDel="00CA397A">
          <w:rPr>
            <w:rFonts w:cstheme="minorHAnsi"/>
            <w:sz w:val="28"/>
            <w:szCs w:val="28"/>
            <w:rPrChange w:id="2144" w:author="Sekar Subramanian" w:date="2021-07-16T13:10:00Z">
              <w:rPr>
                <w:rFonts w:cstheme="minorHAnsi"/>
              </w:rPr>
            </w:rPrChange>
          </w:rPr>
          <w:delText xml:space="preserve">Change to year ago due to errors of reasonable </w:delText>
        </w:r>
        <w:r w:rsidR="00B80C30" w:rsidRPr="007C4EA8" w:rsidDel="00CA397A">
          <w:rPr>
            <w:rFonts w:cstheme="minorHAnsi"/>
            <w:sz w:val="28"/>
            <w:szCs w:val="28"/>
            <w:rPrChange w:id="2145" w:author="Sekar Subramanian" w:date="2021-07-16T13:10:00Z">
              <w:rPr>
                <w:rFonts w:cstheme="minorHAnsi"/>
              </w:rPr>
            </w:rPrChange>
          </w:rPr>
          <w:delText>size.</w:delText>
        </w:r>
      </w:del>
    </w:p>
    <w:p w14:paraId="7B8A5483" w14:textId="0AC057C6" w:rsidR="008C68E9" w:rsidRPr="007C4EA8" w:rsidDel="00CA397A" w:rsidRDefault="008C68E9">
      <w:pPr>
        <w:pStyle w:val="ListParagraph"/>
        <w:numPr>
          <w:ilvl w:val="1"/>
          <w:numId w:val="23"/>
        </w:numPr>
        <w:spacing w:before="120" w:after="120"/>
        <w:contextualSpacing w:val="0"/>
        <w:rPr>
          <w:del w:id="2146" w:author="Sekar Subramanian" w:date="2021-07-16T12:28:00Z"/>
          <w:rFonts w:asciiTheme="minorHAnsi" w:hAnsiTheme="minorHAnsi" w:cstheme="minorHAnsi"/>
          <w:sz w:val="28"/>
          <w:szCs w:val="28"/>
          <w:rPrChange w:id="2147" w:author="Sekar Subramanian" w:date="2021-07-16T13:10:00Z">
            <w:rPr>
              <w:del w:id="2148" w:author="Sekar Subramanian" w:date="2021-07-16T12:28:00Z"/>
              <w:rFonts w:asciiTheme="minorHAnsi" w:hAnsiTheme="minorHAnsi" w:cstheme="minorHAnsi"/>
              <w:sz w:val="22"/>
              <w:szCs w:val="22"/>
            </w:rPr>
          </w:rPrChange>
        </w:rPr>
        <w:pPrChange w:id="2149" w:author="Sekar Subramanian" w:date="2021-07-16T12:36:00Z">
          <w:pPr>
            <w:pStyle w:val="ListParagraph"/>
            <w:numPr>
              <w:numId w:val="5"/>
            </w:numPr>
            <w:ind w:left="1080" w:hanging="360"/>
          </w:pPr>
        </w:pPrChange>
      </w:pPr>
      <w:del w:id="2150" w:author="Sekar Subramanian" w:date="2021-07-16T12:28:00Z">
        <w:r w:rsidRPr="007C4EA8" w:rsidDel="00CA397A">
          <w:rPr>
            <w:rFonts w:cstheme="minorHAnsi"/>
            <w:sz w:val="28"/>
            <w:szCs w:val="28"/>
            <w:rPrChange w:id="2151" w:author="Sekar Subramanian" w:date="2021-07-16T13:10:00Z">
              <w:rPr>
                <w:rFonts w:cstheme="minorHAnsi"/>
              </w:rPr>
            </w:rPrChange>
          </w:rPr>
          <w:delText xml:space="preserve">Change to year ago due to effect sizes </w:delText>
        </w:r>
        <w:r w:rsidR="00B80C30" w:rsidRPr="007C4EA8" w:rsidDel="00CA397A">
          <w:rPr>
            <w:rFonts w:cstheme="minorHAnsi"/>
            <w:sz w:val="28"/>
            <w:szCs w:val="28"/>
            <w:rPrChange w:id="2152" w:author="Sekar Subramanian" w:date="2021-07-16T13:10:00Z">
              <w:rPr>
                <w:rFonts w:cstheme="minorHAnsi"/>
              </w:rPr>
            </w:rPrChange>
          </w:rPr>
          <w:delText>sensible.</w:delText>
        </w:r>
      </w:del>
    </w:p>
    <w:p w14:paraId="19830ECF" w14:textId="1E10D700" w:rsidR="008C68E9" w:rsidRPr="007C4EA8" w:rsidDel="00CA397A" w:rsidRDefault="008C68E9">
      <w:pPr>
        <w:pStyle w:val="ListParagraph"/>
        <w:numPr>
          <w:ilvl w:val="1"/>
          <w:numId w:val="23"/>
        </w:numPr>
        <w:spacing w:before="120" w:after="120"/>
        <w:contextualSpacing w:val="0"/>
        <w:rPr>
          <w:del w:id="2153" w:author="Sekar Subramanian" w:date="2021-07-16T12:28:00Z"/>
          <w:rFonts w:asciiTheme="minorHAnsi" w:hAnsiTheme="minorHAnsi" w:cstheme="minorHAnsi"/>
          <w:sz w:val="28"/>
          <w:szCs w:val="28"/>
          <w:rPrChange w:id="2154" w:author="Sekar Subramanian" w:date="2021-07-16T13:10:00Z">
            <w:rPr>
              <w:del w:id="2155" w:author="Sekar Subramanian" w:date="2021-07-16T12:28:00Z"/>
              <w:rFonts w:asciiTheme="minorHAnsi" w:hAnsiTheme="minorHAnsi" w:cstheme="minorHAnsi"/>
              <w:sz w:val="22"/>
              <w:szCs w:val="22"/>
            </w:rPr>
          </w:rPrChange>
        </w:rPr>
        <w:pPrChange w:id="2156" w:author="Sekar Subramanian" w:date="2021-07-16T12:36:00Z">
          <w:pPr>
            <w:pStyle w:val="ListParagraph"/>
            <w:numPr>
              <w:numId w:val="5"/>
            </w:numPr>
            <w:ind w:left="1080" w:hanging="360"/>
          </w:pPr>
        </w:pPrChange>
      </w:pPr>
      <w:del w:id="2157" w:author="Sekar Subramanian" w:date="2021-07-16T12:28:00Z">
        <w:r w:rsidRPr="007C4EA8" w:rsidDel="00CA397A">
          <w:rPr>
            <w:rFonts w:cstheme="minorHAnsi"/>
            <w:sz w:val="28"/>
            <w:szCs w:val="28"/>
            <w:rPrChange w:id="2158" w:author="Sekar Subramanian" w:date="2021-07-16T13:10:00Z">
              <w:rPr>
                <w:rFonts w:cstheme="minorHAnsi"/>
              </w:rPr>
            </w:rPrChange>
          </w:rPr>
          <w:delText>Minimal use of dummy variables and trend terms</w:delText>
        </w:r>
      </w:del>
    </w:p>
    <w:p w14:paraId="5FF489A6" w14:textId="0714CC75" w:rsidR="001F7EA9" w:rsidRPr="007C4EA8" w:rsidDel="00CA397A" w:rsidRDefault="001F7EA9">
      <w:pPr>
        <w:pStyle w:val="ListParagraph"/>
        <w:numPr>
          <w:ilvl w:val="1"/>
          <w:numId w:val="23"/>
        </w:numPr>
        <w:spacing w:before="120" w:after="120"/>
        <w:contextualSpacing w:val="0"/>
        <w:rPr>
          <w:del w:id="2159" w:author="Sekar Subramanian" w:date="2021-07-16T12:28:00Z"/>
          <w:rFonts w:asciiTheme="minorHAnsi" w:hAnsiTheme="minorHAnsi" w:cstheme="minorHAnsi"/>
          <w:sz w:val="28"/>
          <w:szCs w:val="28"/>
          <w:rPrChange w:id="2160" w:author="Sekar Subramanian" w:date="2021-07-16T13:10:00Z">
            <w:rPr>
              <w:del w:id="2161" w:author="Sekar Subramanian" w:date="2021-07-16T12:28:00Z"/>
              <w:rFonts w:asciiTheme="minorHAnsi" w:hAnsiTheme="minorHAnsi" w:cstheme="minorHAnsi"/>
              <w:sz w:val="22"/>
              <w:szCs w:val="22"/>
            </w:rPr>
          </w:rPrChange>
        </w:rPr>
        <w:pPrChange w:id="2162" w:author="Sekar Subramanian" w:date="2021-07-16T12:36:00Z">
          <w:pPr>
            <w:pStyle w:val="ListParagraph"/>
            <w:ind w:left="1080"/>
          </w:pPr>
        </w:pPrChange>
      </w:pPr>
    </w:p>
    <w:p w14:paraId="53DBDA96" w14:textId="0F33919E" w:rsidR="008C68E9" w:rsidRPr="007C4EA8" w:rsidDel="00E40B5D" w:rsidRDefault="008C68E9">
      <w:pPr>
        <w:pStyle w:val="ListParagraph"/>
        <w:numPr>
          <w:ilvl w:val="1"/>
          <w:numId w:val="23"/>
        </w:numPr>
        <w:spacing w:before="120" w:after="120"/>
        <w:contextualSpacing w:val="0"/>
        <w:rPr>
          <w:del w:id="2163" w:author="Sekar Subramanian" w:date="2021-07-16T12:27:00Z"/>
          <w:rFonts w:cstheme="minorHAnsi"/>
          <w:b/>
          <w:vanish/>
          <w:sz w:val="28"/>
          <w:szCs w:val="28"/>
          <w:rPrChange w:id="2164" w:author="Sekar Subramanian" w:date="2021-07-16T13:10:00Z">
            <w:rPr>
              <w:del w:id="2165" w:author="Sekar Subramanian" w:date="2021-07-16T12:27:00Z"/>
              <w:rFonts w:cstheme="minorHAnsi"/>
              <w:b/>
            </w:rPr>
          </w:rPrChange>
        </w:rPr>
        <w:pPrChange w:id="2166" w:author="Sekar Subramanian" w:date="2021-07-16T12:36:00Z">
          <w:pPr>
            <w:ind w:left="360"/>
          </w:pPr>
        </w:pPrChange>
      </w:pPr>
      <w:del w:id="2167" w:author="Sekar Subramanian" w:date="2021-07-16T12:28:00Z">
        <w:r w:rsidRPr="007C4EA8" w:rsidDel="00CA397A">
          <w:rPr>
            <w:rFonts w:cstheme="minorHAnsi"/>
            <w:sz w:val="28"/>
            <w:szCs w:val="28"/>
            <w:rPrChange w:id="2168" w:author="Sekar Subramanian" w:date="2021-07-16T13:10:00Z">
              <w:rPr>
                <w:rFonts w:cstheme="minorHAnsi"/>
                <w:b/>
              </w:rPr>
            </w:rPrChange>
          </w:rPr>
          <w:delText xml:space="preserve">Statistical validity criteria are: </w:delText>
        </w:r>
      </w:del>
    </w:p>
    <w:p w14:paraId="345D9FF5" w14:textId="10AD3F57" w:rsidR="008C68E9" w:rsidRPr="007C4EA8" w:rsidDel="00CA397A" w:rsidRDefault="008C68E9">
      <w:pPr>
        <w:pStyle w:val="ListParagraph"/>
        <w:numPr>
          <w:ilvl w:val="1"/>
          <w:numId w:val="23"/>
        </w:numPr>
        <w:spacing w:before="120" w:after="120"/>
        <w:contextualSpacing w:val="0"/>
        <w:rPr>
          <w:del w:id="2169" w:author="Sekar Subramanian" w:date="2021-07-16T12:28:00Z"/>
          <w:rFonts w:asciiTheme="minorHAnsi" w:hAnsiTheme="minorHAnsi" w:cstheme="minorHAnsi"/>
          <w:sz w:val="28"/>
          <w:szCs w:val="28"/>
          <w:rPrChange w:id="2170" w:author="Sekar Subramanian" w:date="2021-07-16T13:10:00Z">
            <w:rPr>
              <w:del w:id="2171" w:author="Sekar Subramanian" w:date="2021-07-16T12:28:00Z"/>
              <w:rFonts w:asciiTheme="minorHAnsi" w:hAnsiTheme="minorHAnsi" w:cstheme="minorHAnsi"/>
              <w:sz w:val="22"/>
              <w:szCs w:val="22"/>
            </w:rPr>
          </w:rPrChange>
        </w:rPr>
        <w:pPrChange w:id="2172" w:author="Sekar Subramanian" w:date="2021-07-16T12:36:00Z">
          <w:pPr>
            <w:pStyle w:val="ListParagraph"/>
            <w:numPr>
              <w:numId w:val="6"/>
            </w:numPr>
            <w:ind w:left="1080" w:hanging="360"/>
          </w:pPr>
        </w:pPrChange>
      </w:pPr>
      <w:del w:id="2173" w:author="Sekar Subramanian" w:date="2021-07-16T12:28:00Z">
        <w:r w:rsidRPr="007C4EA8" w:rsidDel="00CA397A">
          <w:rPr>
            <w:rFonts w:cstheme="minorHAnsi"/>
            <w:sz w:val="28"/>
            <w:szCs w:val="28"/>
            <w:rPrChange w:id="2174" w:author="Sekar Subramanian" w:date="2021-07-16T13:10:00Z">
              <w:rPr>
                <w:rFonts w:cstheme="minorHAnsi"/>
              </w:rPr>
            </w:rPrChange>
          </w:rPr>
          <w:delText>Low MAPES</w:delText>
        </w:r>
      </w:del>
    </w:p>
    <w:p w14:paraId="06CE5053" w14:textId="46D00DFD" w:rsidR="008C68E9" w:rsidRPr="007C4EA8" w:rsidDel="00CA397A" w:rsidRDefault="008C68E9">
      <w:pPr>
        <w:pStyle w:val="ListParagraph"/>
        <w:numPr>
          <w:ilvl w:val="1"/>
          <w:numId w:val="23"/>
        </w:numPr>
        <w:spacing w:before="120" w:after="120"/>
        <w:contextualSpacing w:val="0"/>
        <w:rPr>
          <w:del w:id="2175" w:author="Sekar Subramanian" w:date="2021-07-16T12:28:00Z"/>
          <w:rFonts w:asciiTheme="minorHAnsi" w:hAnsiTheme="minorHAnsi" w:cstheme="minorHAnsi"/>
          <w:sz w:val="28"/>
          <w:szCs w:val="28"/>
          <w:rPrChange w:id="2176" w:author="Sekar Subramanian" w:date="2021-07-16T13:10:00Z">
            <w:rPr>
              <w:del w:id="2177" w:author="Sekar Subramanian" w:date="2021-07-16T12:28:00Z"/>
              <w:rFonts w:asciiTheme="minorHAnsi" w:hAnsiTheme="minorHAnsi" w:cstheme="minorHAnsi"/>
              <w:sz w:val="22"/>
              <w:szCs w:val="22"/>
            </w:rPr>
          </w:rPrChange>
        </w:rPr>
        <w:pPrChange w:id="2178" w:author="Sekar Subramanian" w:date="2021-07-16T12:36:00Z">
          <w:pPr>
            <w:pStyle w:val="ListParagraph"/>
            <w:numPr>
              <w:numId w:val="6"/>
            </w:numPr>
            <w:ind w:left="1080" w:hanging="360"/>
          </w:pPr>
        </w:pPrChange>
      </w:pPr>
      <w:del w:id="2179" w:author="Sekar Subramanian" w:date="2021-07-16T12:28:00Z">
        <w:r w:rsidRPr="007C4EA8" w:rsidDel="00CA397A">
          <w:rPr>
            <w:rFonts w:cstheme="minorHAnsi"/>
            <w:sz w:val="28"/>
            <w:szCs w:val="28"/>
            <w:rPrChange w:id="2180" w:author="Sekar Subramanian" w:date="2021-07-16T13:10:00Z">
              <w:rPr>
                <w:rFonts w:cstheme="minorHAnsi"/>
              </w:rPr>
            </w:rPrChange>
          </w:rPr>
          <w:delText>High R2</w:delText>
        </w:r>
      </w:del>
    </w:p>
    <w:p w14:paraId="33EC3D38" w14:textId="1A6F056A" w:rsidR="008C68E9" w:rsidRPr="007C4EA8" w:rsidDel="00CA397A" w:rsidRDefault="008C68E9">
      <w:pPr>
        <w:pStyle w:val="ListParagraph"/>
        <w:numPr>
          <w:ilvl w:val="1"/>
          <w:numId w:val="23"/>
        </w:numPr>
        <w:spacing w:before="120" w:after="120"/>
        <w:contextualSpacing w:val="0"/>
        <w:rPr>
          <w:del w:id="2181" w:author="Sekar Subramanian" w:date="2021-07-16T12:28:00Z"/>
          <w:rFonts w:asciiTheme="minorHAnsi" w:hAnsiTheme="minorHAnsi" w:cstheme="minorHAnsi"/>
          <w:sz w:val="28"/>
          <w:szCs w:val="28"/>
          <w:rPrChange w:id="2182" w:author="Sekar Subramanian" w:date="2021-07-16T13:10:00Z">
            <w:rPr>
              <w:del w:id="2183" w:author="Sekar Subramanian" w:date="2021-07-16T12:28:00Z"/>
              <w:rFonts w:asciiTheme="minorHAnsi" w:hAnsiTheme="minorHAnsi" w:cstheme="minorHAnsi"/>
              <w:sz w:val="22"/>
              <w:szCs w:val="22"/>
            </w:rPr>
          </w:rPrChange>
        </w:rPr>
        <w:pPrChange w:id="2184" w:author="Sekar Subramanian" w:date="2021-07-16T12:36:00Z">
          <w:pPr>
            <w:pStyle w:val="ListParagraph"/>
            <w:numPr>
              <w:numId w:val="6"/>
            </w:numPr>
            <w:ind w:left="1080" w:hanging="360"/>
          </w:pPr>
        </w:pPrChange>
      </w:pPr>
      <w:del w:id="2185" w:author="Sekar Subramanian" w:date="2021-07-16T12:28:00Z">
        <w:r w:rsidRPr="007C4EA8" w:rsidDel="00CA397A">
          <w:rPr>
            <w:rFonts w:cstheme="minorHAnsi"/>
            <w:sz w:val="28"/>
            <w:szCs w:val="28"/>
            <w:rPrChange w:id="2186" w:author="Sekar Subramanian" w:date="2021-07-16T13:10:00Z">
              <w:rPr>
                <w:rFonts w:cstheme="minorHAnsi"/>
              </w:rPr>
            </w:rPrChange>
          </w:rPr>
          <w:delText>Small Correction Factor</w:delText>
        </w:r>
      </w:del>
    </w:p>
    <w:p w14:paraId="49BAE54A" w14:textId="2560A54A" w:rsidR="008C68E9" w:rsidRPr="007C4EA8" w:rsidDel="00CA397A" w:rsidRDefault="008C68E9">
      <w:pPr>
        <w:pStyle w:val="ListParagraph"/>
        <w:numPr>
          <w:ilvl w:val="1"/>
          <w:numId w:val="23"/>
        </w:numPr>
        <w:spacing w:before="120" w:after="120"/>
        <w:contextualSpacing w:val="0"/>
        <w:rPr>
          <w:del w:id="2187" w:author="Sekar Subramanian" w:date="2021-07-16T12:28:00Z"/>
          <w:rFonts w:asciiTheme="minorHAnsi" w:hAnsiTheme="minorHAnsi" w:cstheme="minorHAnsi"/>
          <w:sz w:val="28"/>
          <w:szCs w:val="28"/>
          <w:rPrChange w:id="2188" w:author="Sekar Subramanian" w:date="2021-07-16T13:10:00Z">
            <w:rPr>
              <w:del w:id="2189" w:author="Sekar Subramanian" w:date="2021-07-16T12:28:00Z"/>
              <w:rFonts w:asciiTheme="minorHAnsi" w:hAnsiTheme="minorHAnsi" w:cstheme="minorHAnsi"/>
              <w:sz w:val="22"/>
              <w:szCs w:val="22"/>
            </w:rPr>
          </w:rPrChange>
        </w:rPr>
        <w:pPrChange w:id="2190" w:author="Sekar Subramanian" w:date="2021-07-16T12:36:00Z">
          <w:pPr>
            <w:pStyle w:val="ListParagraph"/>
            <w:numPr>
              <w:numId w:val="6"/>
            </w:numPr>
            <w:ind w:left="1080" w:hanging="360"/>
          </w:pPr>
        </w:pPrChange>
      </w:pPr>
      <w:del w:id="2191" w:author="Sekar Subramanian" w:date="2021-07-16T12:28:00Z">
        <w:r w:rsidRPr="007C4EA8" w:rsidDel="00CA397A">
          <w:rPr>
            <w:rFonts w:cstheme="minorHAnsi"/>
            <w:sz w:val="28"/>
            <w:szCs w:val="28"/>
            <w:rPrChange w:id="2192" w:author="Sekar Subramanian" w:date="2021-07-16T13:10:00Z">
              <w:rPr>
                <w:rFonts w:cstheme="minorHAnsi"/>
              </w:rPr>
            </w:rPrChange>
          </w:rPr>
          <w:delText>High confidence in coefficients either via reliance on Priors or via high t-stats</w:delText>
        </w:r>
      </w:del>
    </w:p>
    <w:p w14:paraId="21FB1FB3" w14:textId="1CE95088" w:rsidR="008C68E9" w:rsidRPr="007C4EA8" w:rsidDel="00982B65" w:rsidRDefault="008C68E9">
      <w:pPr>
        <w:pStyle w:val="ListParagraph"/>
        <w:numPr>
          <w:ilvl w:val="1"/>
          <w:numId w:val="23"/>
        </w:numPr>
        <w:spacing w:before="120" w:after="120"/>
        <w:contextualSpacing w:val="0"/>
        <w:rPr>
          <w:del w:id="2193" w:author="Sekar Subramanian" w:date="2021-07-16T12:26:00Z"/>
          <w:rFonts w:asciiTheme="minorHAnsi" w:hAnsiTheme="minorHAnsi" w:cstheme="minorHAnsi"/>
          <w:sz w:val="28"/>
          <w:szCs w:val="28"/>
          <w:rPrChange w:id="2194" w:author="Sekar Subramanian" w:date="2021-07-16T13:10:00Z">
            <w:rPr>
              <w:del w:id="2195" w:author="Sekar Subramanian" w:date="2021-07-16T12:26:00Z"/>
              <w:rFonts w:asciiTheme="minorHAnsi" w:hAnsiTheme="minorHAnsi" w:cstheme="minorHAnsi"/>
              <w:sz w:val="22"/>
              <w:szCs w:val="22"/>
            </w:rPr>
          </w:rPrChange>
        </w:rPr>
        <w:pPrChange w:id="2196" w:author="Sekar Subramanian" w:date="2021-07-16T12:36:00Z">
          <w:pPr>
            <w:pStyle w:val="ListParagraph"/>
            <w:numPr>
              <w:numId w:val="6"/>
            </w:numPr>
            <w:ind w:left="1080" w:hanging="360"/>
          </w:pPr>
        </w:pPrChange>
      </w:pPr>
      <w:del w:id="2197" w:author="Sekar Subramanian" w:date="2021-07-16T12:28:00Z">
        <w:r w:rsidRPr="007C4EA8" w:rsidDel="00CA397A">
          <w:rPr>
            <w:rFonts w:cstheme="minorHAnsi"/>
            <w:sz w:val="28"/>
            <w:szCs w:val="28"/>
            <w:rPrChange w:id="2198" w:author="Sekar Subramanian" w:date="2021-07-16T13:10:00Z">
              <w:rPr>
                <w:rFonts w:cstheme="minorHAnsi"/>
              </w:rPr>
            </w:rPrChange>
          </w:rPr>
          <w:delText>Forecast accuracy</w:delText>
        </w:r>
        <w:r w:rsidR="00573281" w:rsidRPr="007C4EA8" w:rsidDel="00CA397A">
          <w:rPr>
            <w:rFonts w:cstheme="minorHAnsi"/>
            <w:sz w:val="28"/>
            <w:szCs w:val="28"/>
            <w:rPrChange w:id="2199" w:author="Sekar Subramanian" w:date="2021-07-16T13:10:00Z">
              <w:rPr>
                <w:rFonts w:cstheme="minorHAnsi"/>
              </w:rPr>
            </w:rPrChange>
          </w:rPr>
          <w:delText xml:space="preserve"> – Holdout </w:delText>
        </w:r>
        <w:r w:rsidR="000C569F" w:rsidRPr="007C4EA8" w:rsidDel="00CA397A">
          <w:rPr>
            <w:rFonts w:cstheme="minorHAnsi"/>
            <w:sz w:val="28"/>
            <w:szCs w:val="28"/>
            <w:rPrChange w:id="2200" w:author="Sekar Subramanian" w:date="2021-07-16T13:10:00Z">
              <w:rPr>
                <w:rFonts w:cstheme="minorHAnsi"/>
              </w:rPr>
            </w:rPrChange>
          </w:rPr>
          <w:delText>MAPE.</w:delText>
        </w:r>
      </w:del>
    </w:p>
    <w:p w14:paraId="39FBEB5F" w14:textId="7B5F7FE4" w:rsidR="008C68E9" w:rsidRPr="007C4EA8" w:rsidDel="00982B65" w:rsidRDefault="008C68E9">
      <w:pPr>
        <w:pStyle w:val="ListParagraph"/>
        <w:numPr>
          <w:ilvl w:val="1"/>
          <w:numId w:val="23"/>
        </w:numPr>
        <w:spacing w:before="120" w:after="120"/>
        <w:contextualSpacing w:val="0"/>
        <w:rPr>
          <w:del w:id="2201" w:author="Sekar Subramanian" w:date="2021-07-16T12:26:00Z"/>
          <w:rFonts w:asciiTheme="minorHAnsi" w:hAnsiTheme="minorHAnsi" w:cstheme="minorHAnsi"/>
          <w:sz w:val="28"/>
          <w:szCs w:val="28"/>
          <w:rPrChange w:id="2202" w:author="Sekar Subramanian" w:date="2021-07-16T13:10:00Z">
            <w:rPr>
              <w:del w:id="2203" w:author="Sekar Subramanian" w:date="2021-07-16T12:26:00Z"/>
              <w:rFonts w:asciiTheme="minorHAnsi" w:hAnsiTheme="minorHAnsi" w:cstheme="minorHAnsi"/>
              <w:sz w:val="22"/>
              <w:szCs w:val="22"/>
            </w:rPr>
          </w:rPrChange>
        </w:rPr>
        <w:pPrChange w:id="2204" w:author="Sekar Subramanian" w:date="2021-07-16T12:36:00Z">
          <w:pPr>
            <w:pStyle w:val="Default"/>
            <w:ind w:left="360"/>
          </w:pPr>
        </w:pPrChange>
      </w:pPr>
    </w:p>
    <w:p w14:paraId="022AA9D7" w14:textId="0A591460" w:rsidR="008C68E9" w:rsidRPr="007C4EA8" w:rsidDel="00982B65" w:rsidRDefault="008C68E9">
      <w:pPr>
        <w:pStyle w:val="ListParagraph"/>
        <w:numPr>
          <w:ilvl w:val="1"/>
          <w:numId w:val="23"/>
        </w:numPr>
        <w:spacing w:before="120" w:after="120"/>
        <w:contextualSpacing w:val="0"/>
        <w:rPr>
          <w:del w:id="2205" w:author="Sekar Subramanian" w:date="2021-07-16T12:26:00Z"/>
          <w:rFonts w:asciiTheme="minorHAnsi" w:hAnsiTheme="minorHAnsi" w:cstheme="minorHAnsi"/>
          <w:sz w:val="28"/>
          <w:szCs w:val="28"/>
          <w:rPrChange w:id="2206" w:author="Sekar Subramanian" w:date="2021-07-16T13:10:00Z">
            <w:rPr>
              <w:del w:id="2207" w:author="Sekar Subramanian" w:date="2021-07-16T12:26:00Z"/>
              <w:rFonts w:asciiTheme="minorHAnsi" w:hAnsiTheme="minorHAnsi" w:cstheme="minorHAnsi"/>
              <w:sz w:val="22"/>
              <w:szCs w:val="22"/>
            </w:rPr>
          </w:rPrChange>
        </w:rPr>
        <w:pPrChange w:id="2208" w:author="Sekar Subramanian" w:date="2021-07-16T12:36:00Z">
          <w:pPr>
            <w:pStyle w:val="Default"/>
            <w:ind w:left="360"/>
          </w:pPr>
        </w:pPrChange>
      </w:pPr>
      <w:del w:id="2209" w:author="Sekar Subramanian" w:date="2021-07-16T12:26:00Z">
        <w:r w:rsidRPr="007C4EA8" w:rsidDel="00982B65">
          <w:rPr>
            <w:rFonts w:cstheme="minorHAnsi"/>
            <w:sz w:val="28"/>
            <w:szCs w:val="28"/>
            <w:rPrChange w:id="2210" w:author="Sekar Subramanian" w:date="2021-07-16T13:10:00Z">
              <w:rPr>
                <w:rFonts w:cstheme="minorHAnsi"/>
              </w:rPr>
            </w:rPrChange>
          </w:rPr>
          <w:delText>The statistical criteria are necessary, but not sufficient for model quality.  When not all criteria can be met, face validity is valued over statistical validity.</w:delText>
        </w:r>
      </w:del>
    </w:p>
    <w:p w14:paraId="7234C736" w14:textId="5DF4865F" w:rsidR="00F845F2" w:rsidRPr="007C4EA8" w:rsidDel="00982B65" w:rsidRDefault="00F845F2">
      <w:pPr>
        <w:pStyle w:val="ListParagraph"/>
        <w:numPr>
          <w:ilvl w:val="1"/>
          <w:numId w:val="23"/>
        </w:numPr>
        <w:spacing w:before="120" w:after="120"/>
        <w:contextualSpacing w:val="0"/>
        <w:rPr>
          <w:del w:id="2211" w:author="Sekar Subramanian" w:date="2021-07-16T12:26:00Z"/>
          <w:rFonts w:asciiTheme="minorHAnsi" w:hAnsiTheme="minorHAnsi" w:cstheme="minorHAnsi"/>
          <w:color w:val="000000" w:themeColor="text1"/>
          <w:sz w:val="28"/>
          <w:szCs w:val="28"/>
          <w:rPrChange w:id="2212" w:author="Sekar Subramanian" w:date="2021-07-16T13:10:00Z">
            <w:rPr>
              <w:del w:id="2213" w:author="Sekar Subramanian" w:date="2021-07-16T12:26:00Z"/>
              <w:rFonts w:asciiTheme="minorHAnsi" w:hAnsiTheme="minorHAnsi" w:cstheme="minorHAnsi"/>
              <w:color w:val="000000" w:themeColor="text1"/>
              <w:sz w:val="22"/>
              <w:szCs w:val="22"/>
            </w:rPr>
          </w:rPrChange>
        </w:rPr>
        <w:pPrChange w:id="2214" w:author="Sekar Subramanian" w:date="2021-07-16T12:36:00Z">
          <w:pPr>
            <w:pStyle w:val="Heading1"/>
            <w:numPr>
              <w:numId w:val="24"/>
            </w:numPr>
            <w:ind w:left="360" w:hanging="360"/>
          </w:pPr>
        </w:pPrChange>
      </w:pPr>
      <w:del w:id="2215" w:author="Sekar Subramanian" w:date="2021-07-16T12:26:00Z">
        <w:r w:rsidRPr="007C4EA8" w:rsidDel="00982B65">
          <w:rPr>
            <w:rFonts w:cstheme="minorHAnsi"/>
            <w:color w:val="000000" w:themeColor="text1"/>
            <w:sz w:val="28"/>
            <w:szCs w:val="28"/>
            <w:rPrChange w:id="2216" w:author="Sekar Subramanian" w:date="2021-07-16T13:10:00Z">
              <w:rPr>
                <w:rFonts w:cstheme="minorHAnsi"/>
                <w:b w:val="0"/>
                <w:bCs w:val="0"/>
                <w:color w:val="000000" w:themeColor="text1"/>
              </w:rPr>
            </w:rPrChange>
          </w:rPr>
          <w:delText>Model treatment</w:delText>
        </w:r>
        <w:r w:rsidRPr="007C4EA8" w:rsidDel="00982B65">
          <w:rPr>
            <w:rFonts w:asciiTheme="minorHAnsi" w:eastAsia="Times New Roman" w:hAnsiTheme="minorHAnsi" w:cstheme="minorHAnsi"/>
            <w:sz w:val="28"/>
            <w:szCs w:val="28"/>
            <w:rPrChange w:id="2217" w:author="Sekar Subramanian" w:date="2021-07-16T13:10:00Z">
              <w:rPr>
                <w:rFonts w:ascii="Calibri" w:eastAsia="Times New Roman" w:hAnsi="Calibri" w:cs="Calibri"/>
                <w:b w:val="0"/>
                <w:bCs w:val="0"/>
              </w:rPr>
            </w:rPrChange>
          </w:rPr>
          <w:delText xml:space="preserve"> – </w:delText>
        </w:r>
        <w:r w:rsidRPr="007C4EA8" w:rsidDel="00982B65">
          <w:rPr>
            <w:rFonts w:cstheme="minorHAnsi"/>
            <w:color w:val="000000" w:themeColor="text1"/>
            <w:sz w:val="28"/>
            <w:szCs w:val="28"/>
            <w:rPrChange w:id="2218" w:author="Sekar Subramanian" w:date="2021-07-16T13:10:00Z">
              <w:rPr>
                <w:rFonts w:cstheme="minorHAnsi"/>
                <w:b w:val="0"/>
                <w:bCs w:val="0"/>
                <w:color w:val="000000" w:themeColor="text1"/>
              </w:rPr>
            </w:rPrChange>
          </w:rPr>
          <w:delText>(specific to Bolt’s marketing variables)</w:delText>
        </w:r>
      </w:del>
    </w:p>
    <w:p w14:paraId="631C9058" w14:textId="3F937D32" w:rsidR="000C569F" w:rsidRPr="007C4EA8" w:rsidDel="00982B65" w:rsidRDefault="00F845F2">
      <w:pPr>
        <w:pStyle w:val="ListParagraph"/>
        <w:numPr>
          <w:ilvl w:val="1"/>
          <w:numId w:val="23"/>
        </w:numPr>
        <w:spacing w:before="120" w:after="120"/>
        <w:contextualSpacing w:val="0"/>
        <w:rPr>
          <w:del w:id="2219" w:author="Sekar Subramanian" w:date="2021-07-16T12:26:00Z"/>
          <w:rFonts w:asciiTheme="minorHAnsi" w:eastAsia="Times New Roman" w:hAnsiTheme="minorHAnsi" w:cstheme="minorHAnsi"/>
          <w:b/>
          <w:bCs/>
          <w:sz w:val="28"/>
          <w:szCs w:val="28"/>
          <w:rPrChange w:id="2220" w:author="Sekar Subramanian" w:date="2021-07-16T13:10:00Z">
            <w:rPr>
              <w:del w:id="2221" w:author="Sekar Subramanian" w:date="2021-07-16T12:26:00Z"/>
              <w:rFonts w:ascii="Calibri" w:eastAsia="Times New Roman" w:hAnsi="Calibri" w:cs="Calibri"/>
              <w:b/>
              <w:bCs/>
            </w:rPr>
          </w:rPrChange>
        </w:rPr>
        <w:pPrChange w:id="2222" w:author="Sekar Subramanian" w:date="2021-07-16T12:36:00Z">
          <w:pPr>
            <w:numPr>
              <w:ilvl w:val="1"/>
              <w:numId w:val="26"/>
            </w:numPr>
            <w:spacing w:after="0" w:line="240" w:lineRule="auto"/>
            <w:ind w:left="1440" w:hanging="360"/>
          </w:pPr>
        </w:pPrChange>
      </w:pPr>
      <w:del w:id="2223" w:author="Sekar Subramanian" w:date="2021-07-16T12:26:00Z">
        <w:r w:rsidRPr="007C4EA8" w:rsidDel="00982B65">
          <w:rPr>
            <w:rFonts w:asciiTheme="minorHAnsi" w:eastAsia="Times New Roman" w:hAnsiTheme="minorHAnsi" w:cstheme="minorHAnsi"/>
            <w:b/>
            <w:bCs/>
            <w:sz w:val="28"/>
            <w:szCs w:val="28"/>
            <w:rPrChange w:id="2224" w:author="Sekar Subramanian" w:date="2021-07-16T13:10:00Z">
              <w:rPr>
                <w:rFonts w:ascii="Calibri" w:eastAsia="Times New Roman" w:hAnsi="Calibri" w:cs="Calibri"/>
                <w:b/>
                <w:bCs/>
              </w:rPr>
            </w:rPrChange>
          </w:rPr>
          <w:delText xml:space="preserve">Base – </w:delText>
        </w:r>
      </w:del>
    </w:p>
    <w:p w14:paraId="5C1C513A" w14:textId="3E5A13B7" w:rsidR="00F845F2" w:rsidRPr="007C4EA8" w:rsidDel="00982B65" w:rsidRDefault="4054DB71">
      <w:pPr>
        <w:pStyle w:val="ListParagraph"/>
        <w:numPr>
          <w:ilvl w:val="1"/>
          <w:numId w:val="23"/>
        </w:numPr>
        <w:spacing w:before="120" w:after="120"/>
        <w:contextualSpacing w:val="0"/>
        <w:rPr>
          <w:del w:id="2225" w:author="Sekar Subramanian" w:date="2021-07-16T12:26:00Z"/>
          <w:rFonts w:asciiTheme="minorHAnsi" w:eastAsia="Times New Roman" w:hAnsiTheme="minorHAnsi" w:cstheme="minorHAnsi"/>
          <w:sz w:val="28"/>
          <w:szCs w:val="28"/>
          <w:rPrChange w:id="2226" w:author="Sekar Subramanian" w:date="2021-07-16T13:10:00Z">
            <w:rPr>
              <w:del w:id="2227" w:author="Sekar Subramanian" w:date="2021-07-16T12:26:00Z"/>
              <w:rFonts w:ascii="Calibri" w:eastAsia="Times New Roman" w:hAnsi="Calibri" w:cs="Calibri"/>
            </w:rPr>
          </w:rPrChange>
        </w:rPr>
        <w:pPrChange w:id="2228" w:author="Sekar Subramanian" w:date="2021-07-16T12:36:00Z">
          <w:pPr>
            <w:numPr>
              <w:ilvl w:val="2"/>
              <w:numId w:val="26"/>
            </w:numPr>
            <w:spacing w:after="0" w:line="240" w:lineRule="auto"/>
            <w:ind w:left="2160" w:hanging="180"/>
          </w:pPr>
        </w:pPrChange>
      </w:pPr>
      <w:del w:id="2229" w:author="Sekar Subramanian" w:date="2021-07-16T12:26:00Z">
        <w:r w:rsidRPr="007C4EA8" w:rsidDel="00982B65">
          <w:rPr>
            <w:rFonts w:asciiTheme="minorHAnsi" w:eastAsia="Calibri" w:hAnsiTheme="minorHAnsi" w:cstheme="minorHAnsi"/>
            <w:sz w:val="28"/>
            <w:szCs w:val="28"/>
            <w:rPrChange w:id="2230" w:author="Sekar Subramanian" w:date="2021-07-16T13:10:00Z">
              <w:rPr>
                <w:rFonts w:ascii="Calibri" w:eastAsia="Calibri" w:hAnsi="Calibri" w:cs="Calibri"/>
              </w:rPr>
            </w:rPrChange>
          </w:rPr>
          <w:delText xml:space="preserve">All Variables apart form Marketing and promotion would be part of Base variables. These are </w:delText>
        </w:r>
        <w:commentRangeStart w:id="2231"/>
        <w:r w:rsidRPr="007C4EA8" w:rsidDel="00982B65">
          <w:rPr>
            <w:rFonts w:asciiTheme="minorHAnsi" w:eastAsia="Calibri" w:hAnsiTheme="minorHAnsi" w:cstheme="minorHAnsi"/>
            <w:b/>
            <w:bCs/>
            <w:sz w:val="28"/>
            <w:szCs w:val="28"/>
            <w:rPrChange w:id="2232" w:author="Sekar Subramanian" w:date="2021-07-16T13:10:00Z">
              <w:rPr>
                <w:rFonts w:ascii="Calibri" w:eastAsia="Calibri" w:hAnsi="Calibri" w:cs="Calibri"/>
                <w:b/>
                <w:bCs/>
              </w:rPr>
            </w:rPrChange>
          </w:rPr>
          <w:delText>controllable</w:delText>
        </w:r>
        <w:commentRangeEnd w:id="2231"/>
        <w:r w:rsidR="008E5C7A" w:rsidRPr="007C4EA8" w:rsidDel="00982B65">
          <w:rPr>
            <w:rFonts w:cstheme="minorHAnsi"/>
            <w:sz w:val="28"/>
            <w:szCs w:val="28"/>
            <w:rPrChange w:id="2233" w:author="Sekar Subramanian" w:date="2021-07-16T13:10:00Z">
              <w:rPr/>
            </w:rPrChange>
          </w:rPr>
          <w:commentReference w:id="2231"/>
        </w:r>
        <w:r w:rsidRPr="007C4EA8" w:rsidDel="00982B65">
          <w:rPr>
            <w:rFonts w:asciiTheme="minorHAnsi" w:eastAsia="Calibri" w:hAnsiTheme="minorHAnsi" w:cstheme="minorHAnsi"/>
            <w:sz w:val="28"/>
            <w:szCs w:val="28"/>
            <w:rPrChange w:id="2234" w:author="Sekar Subramanian" w:date="2021-07-16T13:10:00Z">
              <w:rPr>
                <w:rFonts w:ascii="Calibri" w:eastAsia="Calibri" w:hAnsi="Calibri" w:cs="Calibri"/>
              </w:rPr>
            </w:rPrChange>
          </w:rPr>
          <w:delText xml:space="preserve">, usually continuous and can directly or indirectly impact the Bolt business / KPI </w:delText>
        </w:r>
      </w:del>
    </w:p>
    <w:p w14:paraId="172D7317" w14:textId="6B9A0B5D" w:rsidR="00FE15A9" w:rsidRPr="007C4EA8" w:rsidDel="00982B65" w:rsidRDefault="00F845F2">
      <w:pPr>
        <w:pStyle w:val="ListParagraph"/>
        <w:numPr>
          <w:ilvl w:val="1"/>
          <w:numId w:val="23"/>
        </w:numPr>
        <w:spacing w:before="120" w:after="120"/>
        <w:contextualSpacing w:val="0"/>
        <w:rPr>
          <w:del w:id="2235" w:author="Sekar Subramanian" w:date="2021-07-16T12:26:00Z"/>
          <w:rFonts w:asciiTheme="minorHAnsi" w:eastAsia="Calibri" w:hAnsiTheme="minorHAnsi" w:cstheme="minorHAnsi"/>
          <w:sz w:val="28"/>
          <w:szCs w:val="28"/>
          <w:rPrChange w:id="2236" w:author="Sekar Subramanian" w:date="2021-07-16T13:10:00Z">
            <w:rPr>
              <w:del w:id="2237" w:author="Sekar Subramanian" w:date="2021-07-16T12:26:00Z"/>
              <w:rFonts w:ascii="Calibri" w:eastAsia="Calibri" w:hAnsi="Calibri" w:cs="Calibri"/>
            </w:rPr>
          </w:rPrChange>
        </w:rPr>
        <w:pPrChange w:id="2238" w:author="Sekar Subramanian" w:date="2021-07-16T12:36:00Z">
          <w:pPr>
            <w:numPr>
              <w:ilvl w:val="2"/>
              <w:numId w:val="26"/>
            </w:numPr>
            <w:spacing w:after="0" w:line="240" w:lineRule="auto"/>
            <w:ind w:left="2160" w:hanging="180"/>
          </w:pPr>
        </w:pPrChange>
      </w:pPr>
      <w:del w:id="2239" w:author="Sekar Subramanian" w:date="2021-07-16T12:26:00Z">
        <w:r w:rsidRPr="007C4EA8" w:rsidDel="00982B65">
          <w:rPr>
            <w:rFonts w:asciiTheme="minorHAnsi" w:eastAsia="Calibri" w:hAnsiTheme="minorHAnsi" w:cstheme="minorHAnsi"/>
            <w:sz w:val="28"/>
            <w:szCs w:val="28"/>
            <w:rPrChange w:id="2240" w:author="Sekar Subramanian" w:date="2021-07-16T13:10:00Z">
              <w:rPr>
                <w:rFonts w:ascii="Calibri" w:eastAsia="Calibri" w:hAnsi="Calibri" w:cs="Calibri"/>
              </w:rPr>
            </w:rPrChange>
          </w:rPr>
          <w:delText xml:space="preserve">It also includes factors that are </w:delText>
        </w:r>
        <w:r w:rsidRPr="007C4EA8" w:rsidDel="00982B65">
          <w:rPr>
            <w:rFonts w:asciiTheme="minorHAnsi" w:eastAsia="Calibri" w:hAnsiTheme="minorHAnsi" w:cstheme="minorHAnsi"/>
            <w:b/>
            <w:bCs/>
            <w:sz w:val="28"/>
            <w:szCs w:val="28"/>
            <w:rPrChange w:id="2241" w:author="Sekar Subramanian" w:date="2021-07-16T13:10:00Z">
              <w:rPr>
                <w:rFonts w:ascii="Calibri" w:eastAsia="Calibri" w:hAnsi="Calibri" w:cs="Calibri"/>
                <w:b/>
                <w:bCs/>
              </w:rPr>
            </w:rPrChange>
          </w:rPr>
          <w:delText>uncontrollable</w:delText>
        </w:r>
        <w:r w:rsidRPr="007C4EA8" w:rsidDel="00982B65">
          <w:rPr>
            <w:rFonts w:asciiTheme="minorHAnsi" w:eastAsia="Calibri" w:hAnsiTheme="minorHAnsi" w:cstheme="minorHAnsi"/>
            <w:sz w:val="28"/>
            <w:szCs w:val="28"/>
            <w:rPrChange w:id="2242" w:author="Sekar Subramanian" w:date="2021-07-16T13:10:00Z">
              <w:rPr>
                <w:rFonts w:ascii="Calibri" w:eastAsia="Calibri" w:hAnsi="Calibri" w:cs="Calibri"/>
              </w:rPr>
            </w:rPrChange>
          </w:rPr>
          <w:delText xml:space="preserve"> but would still affect the business/ KPI due to the nature of its </w:delText>
        </w:r>
        <w:r w:rsidR="007E2081" w:rsidRPr="007C4EA8" w:rsidDel="00982B65">
          <w:rPr>
            <w:rFonts w:asciiTheme="minorHAnsi" w:eastAsia="Calibri" w:hAnsiTheme="minorHAnsi" w:cstheme="minorHAnsi"/>
            <w:sz w:val="28"/>
            <w:szCs w:val="28"/>
            <w:rPrChange w:id="2243" w:author="Sekar Subramanian" w:date="2021-07-16T13:10:00Z">
              <w:rPr>
                <w:rFonts w:ascii="Calibri" w:eastAsia="Calibri" w:hAnsi="Calibri" w:cs="Calibri"/>
              </w:rPr>
            </w:rPrChange>
          </w:rPr>
          <w:delText>relationship.</w:delText>
        </w:r>
        <w:r w:rsidRPr="007C4EA8" w:rsidDel="00982B65">
          <w:rPr>
            <w:rFonts w:asciiTheme="minorHAnsi" w:eastAsia="Calibri" w:hAnsiTheme="minorHAnsi" w:cstheme="minorHAnsi"/>
            <w:sz w:val="28"/>
            <w:szCs w:val="28"/>
            <w:rPrChange w:id="2244" w:author="Sekar Subramanian" w:date="2021-07-16T13:10:00Z">
              <w:rPr>
                <w:rFonts w:ascii="Calibri" w:eastAsia="Calibri" w:hAnsi="Calibri" w:cs="Calibri"/>
              </w:rPr>
            </w:rPrChange>
          </w:rPr>
          <w:delText xml:space="preserve"> </w:delText>
        </w:r>
      </w:del>
    </w:p>
    <w:p w14:paraId="77C191DB" w14:textId="0F474E4C" w:rsidR="000C569F" w:rsidRPr="007C4EA8" w:rsidDel="00982B65" w:rsidRDefault="00FE15A9">
      <w:pPr>
        <w:pStyle w:val="ListParagraph"/>
        <w:numPr>
          <w:ilvl w:val="1"/>
          <w:numId w:val="23"/>
        </w:numPr>
        <w:spacing w:before="120" w:after="120"/>
        <w:contextualSpacing w:val="0"/>
        <w:rPr>
          <w:del w:id="2245" w:author="Sekar Subramanian" w:date="2021-07-16T12:26:00Z"/>
          <w:rFonts w:asciiTheme="minorHAnsi" w:eastAsia="Calibri" w:hAnsiTheme="minorHAnsi" w:cstheme="minorHAnsi"/>
          <w:sz w:val="28"/>
          <w:szCs w:val="28"/>
          <w:rPrChange w:id="2246" w:author="Sekar Subramanian" w:date="2021-07-16T13:10:00Z">
            <w:rPr>
              <w:del w:id="2247" w:author="Sekar Subramanian" w:date="2021-07-16T12:26:00Z"/>
              <w:rFonts w:ascii="Calibri" w:eastAsia="Calibri" w:hAnsi="Calibri" w:cs="Calibri"/>
            </w:rPr>
          </w:rPrChange>
        </w:rPr>
        <w:pPrChange w:id="2248" w:author="Sekar Subramanian" w:date="2021-07-16T12:36:00Z">
          <w:pPr>
            <w:spacing w:after="0" w:line="240" w:lineRule="auto"/>
            <w:ind w:left="2160"/>
          </w:pPr>
        </w:pPrChange>
      </w:pPr>
      <w:del w:id="2249" w:author="Sekar Subramanian" w:date="2021-07-16T12:26:00Z">
        <w:r w:rsidRPr="007C4EA8" w:rsidDel="00982B65">
          <w:rPr>
            <w:rFonts w:asciiTheme="minorHAnsi" w:eastAsia="Calibri" w:hAnsiTheme="minorHAnsi" w:cstheme="minorHAnsi"/>
            <w:sz w:val="28"/>
            <w:szCs w:val="28"/>
            <w:rPrChange w:id="2250" w:author="Sekar Subramanian" w:date="2021-07-16T13:10:00Z">
              <w:rPr>
                <w:rFonts w:ascii="Calibri" w:eastAsia="Calibri" w:hAnsi="Calibri" w:cs="Calibri"/>
              </w:rPr>
            </w:rPrChange>
          </w:rPr>
          <w:delText xml:space="preserve">Below </w:delText>
        </w:r>
        <w:r w:rsidR="0019576B" w:rsidRPr="007C4EA8" w:rsidDel="00982B65">
          <w:rPr>
            <w:rFonts w:asciiTheme="minorHAnsi" w:eastAsia="Calibri" w:hAnsiTheme="minorHAnsi" w:cstheme="minorHAnsi"/>
            <w:sz w:val="28"/>
            <w:szCs w:val="28"/>
            <w:rPrChange w:id="2251" w:author="Sekar Subramanian" w:date="2021-07-16T13:10:00Z">
              <w:rPr>
                <w:rFonts w:ascii="Calibri" w:eastAsia="Calibri" w:hAnsi="Calibri" w:cs="Calibri"/>
              </w:rPr>
            </w:rPrChange>
          </w:rPr>
          <w:delText>is</w:delText>
        </w:r>
        <w:r w:rsidRPr="007C4EA8" w:rsidDel="00982B65">
          <w:rPr>
            <w:rFonts w:asciiTheme="minorHAnsi" w:eastAsia="Calibri" w:hAnsiTheme="minorHAnsi" w:cstheme="minorHAnsi"/>
            <w:sz w:val="28"/>
            <w:szCs w:val="28"/>
            <w:rPrChange w:id="2252" w:author="Sekar Subramanian" w:date="2021-07-16T13:10:00Z">
              <w:rPr>
                <w:rFonts w:ascii="Calibri" w:eastAsia="Calibri" w:hAnsi="Calibri" w:cs="Calibri"/>
              </w:rPr>
            </w:rPrChange>
          </w:rPr>
          <w:delText xml:space="preserve"> the list of base variables used in the model:</w:delText>
        </w:r>
      </w:del>
    </w:p>
    <w:p w14:paraId="0BB5F597" w14:textId="3D937614" w:rsidR="00133C0E" w:rsidRPr="007C4EA8" w:rsidDel="00982B65" w:rsidRDefault="00133C0E">
      <w:pPr>
        <w:pStyle w:val="ListParagraph"/>
        <w:numPr>
          <w:ilvl w:val="1"/>
          <w:numId w:val="23"/>
        </w:numPr>
        <w:spacing w:before="120" w:after="120"/>
        <w:contextualSpacing w:val="0"/>
        <w:rPr>
          <w:del w:id="2253" w:author="Sekar Subramanian" w:date="2021-07-16T12:26:00Z"/>
          <w:rFonts w:asciiTheme="minorHAnsi" w:eastAsia="Calibri" w:hAnsiTheme="minorHAnsi" w:cstheme="minorHAnsi"/>
          <w:sz w:val="28"/>
          <w:szCs w:val="28"/>
          <w:rPrChange w:id="2254" w:author="Sekar Subramanian" w:date="2021-07-16T13:10:00Z">
            <w:rPr>
              <w:del w:id="2255" w:author="Sekar Subramanian" w:date="2021-07-16T12:26:00Z"/>
              <w:rFonts w:ascii="Calibri" w:eastAsia="Calibri" w:hAnsi="Calibri" w:cs="Calibri"/>
            </w:rPr>
          </w:rPrChange>
        </w:rPr>
        <w:pPrChange w:id="2256" w:author="Sekar Subramanian" w:date="2021-07-16T12:36:00Z">
          <w:pPr>
            <w:spacing w:after="0" w:line="240" w:lineRule="auto"/>
            <w:ind w:left="2160"/>
          </w:pPr>
        </w:pPrChange>
      </w:pPr>
    </w:p>
    <w:tbl>
      <w:tblPr>
        <w:tblStyle w:val="TableGrid"/>
        <w:tblW w:w="6706" w:type="dxa"/>
        <w:tblInd w:w="2064" w:type="dxa"/>
        <w:tblLook w:val="04A0" w:firstRow="1" w:lastRow="0" w:firstColumn="1" w:lastColumn="0" w:noHBand="0" w:noVBand="1"/>
      </w:tblPr>
      <w:tblGrid>
        <w:gridCol w:w="2575"/>
        <w:gridCol w:w="2863"/>
        <w:gridCol w:w="2541"/>
      </w:tblGrid>
      <w:tr w:rsidR="00B80C30" w:rsidRPr="007C4EA8" w:rsidDel="00982B65" w14:paraId="57EFF4D9" w14:textId="260AF8FC" w:rsidTr="00B80C30">
        <w:trPr>
          <w:trHeight w:val="525"/>
          <w:del w:id="2257" w:author="Sekar Subramanian" w:date="2021-07-16T12:26:00Z"/>
        </w:trPr>
        <w:tc>
          <w:tcPr>
            <w:tcW w:w="2340" w:type="dxa"/>
          </w:tcPr>
          <w:p w14:paraId="5315BB79" w14:textId="088A1408" w:rsidR="00B80C30" w:rsidRPr="007C4EA8" w:rsidDel="00982B65" w:rsidRDefault="00B80C30">
            <w:pPr>
              <w:pStyle w:val="ListParagraph"/>
              <w:numPr>
                <w:ilvl w:val="1"/>
                <w:numId w:val="23"/>
              </w:numPr>
              <w:spacing w:before="120" w:after="120"/>
              <w:contextualSpacing w:val="0"/>
              <w:rPr>
                <w:del w:id="2258" w:author="Sekar Subramanian" w:date="2021-07-16T12:26:00Z"/>
                <w:rFonts w:asciiTheme="minorHAnsi" w:eastAsia="Calibri" w:hAnsiTheme="minorHAnsi" w:cstheme="minorHAnsi"/>
                <w:b/>
                <w:bCs/>
                <w:sz w:val="28"/>
                <w:szCs w:val="28"/>
                <w:rPrChange w:id="2259" w:author="Sekar Subramanian" w:date="2021-07-16T13:10:00Z">
                  <w:rPr>
                    <w:del w:id="2260" w:author="Sekar Subramanian" w:date="2021-07-16T12:26:00Z"/>
                    <w:rFonts w:ascii="Calibri" w:eastAsia="Calibri" w:hAnsi="Calibri" w:cs="Calibri"/>
                    <w:b/>
                    <w:bCs/>
                  </w:rPr>
                </w:rPrChange>
              </w:rPr>
              <w:pPrChange w:id="2261" w:author="Sekar Subramanian" w:date="2021-07-16T12:36:00Z">
                <w:pPr>
                  <w:jc w:val="center"/>
                </w:pPr>
              </w:pPrChange>
            </w:pPr>
            <w:del w:id="2262" w:author="Sekar Subramanian" w:date="2021-07-16T12:26:00Z">
              <w:r w:rsidRPr="007C4EA8" w:rsidDel="00982B65">
                <w:rPr>
                  <w:rFonts w:asciiTheme="minorHAnsi" w:eastAsia="Calibri" w:hAnsiTheme="minorHAnsi" w:cstheme="minorHAnsi"/>
                  <w:b/>
                  <w:bCs/>
                  <w:sz w:val="28"/>
                  <w:szCs w:val="28"/>
                  <w:rPrChange w:id="2263" w:author="Sekar Subramanian" w:date="2021-07-16T13:10:00Z">
                    <w:rPr>
                      <w:rFonts w:ascii="Calibri" w:eastAsia="Calibri" w:hAnsi="Calibri" w:cs="Calibri"/>
                      <w:b/>
                      <w:bCs/>
                    </w:rPr>
                  </w:rPrChange>
                </w:rPr>
                <w:delText>Variables</w:delText>
              </w:r>
            </w:del>
          </w:p>
        </w:tc>
        <w:tc>
          <w:tcPr>
            <w:tcW w:w="2175" w:type="dxa"/>
          </w:tcPr>
          <w:p w14:paraId="03C5F1EB" w14:textId="0FB92BF1" w:rsidR="00B80C30" w:rsidRPr="007C4EA8" w:rsidDel="00982B65" w:rsidRDefault="00B80C30">
            <w:pPr>
              <w:pStyle w:val="ListParagraph"/>
              <w:numPr>
                <w:ilvl w:val="1"/>
                <w:numId w:val="23"/>
              </w:numPr>
              <w:spacing w:before="120" w:after="120"/>
              <w:contextualSpacing w:val="0"/>
              <w:rPr>
                <w:del w:id="2264" w:author="Sekar Subramanian" w:date="2021-07-16T12:26:00Z"/>
                <w:rFonts w:asciiTheme="minorHAnsi" w:eastAsia="Calibri" w:hAnsiTheme="minorHAnsi" w:cstheme="minorHAnsi"/>
                <w:b/>
                <w:bCs/>
                <w:sz w:val="28"/>
                <w:szCs w:val="28"/>
                <w:rPrChange w:id="2265" w:author="Sekar Subramanian" w:date="2021-07-16T13:10:00Z">
                  <w:rPr>
                    <w:del w:id="2266" w:author="Sekar Subramanian" w:date="2021-07-16T12:26:00Z"/>
                    <w:rFonts w:ascii="Calibri" w:eastAsia="Calibri" w:hAnsi="Calibri" w:cs="Calibri"/>
                    <w:b/>
                    <w:bCs/>
                  </w:rPr>
                </w:rPrChange>
              </w:rPr>
              <w:pPrChange w:id="2267" w:author="Sekar Subramanian" w:date="2021-07-16T12:36:00Z">
                <w:pPr>
                  <w:jc w:val="center"/>
                </w:pPr>
              </w:pPrChange>
            </w:pPr>
            <w:del w:id="2268" w:author="Sekar Subramanian" w:date="2021-07-16T12:26:00Z">
              <w:r w:rsidRPr="007C4EA8" w:rsidDel="00982B65">
                <w:rPr>
                  <w:rFonts w:asciiTheme="minorHAnsi" w:eastAsia="Calibri" w:hAnsiTheme="minorHAnsi" w:cstheme="minorHAnsi"/>
                  <w:b/>
                  <w:bCs/>
                  <w:sz w:val="28"/>
                  <w:szCs w:val="28"/>
                  <w:rPrChange w:id="2269" w:author="Sekar Subramanian" w:date="2021-07-16T13:10:00Z">
                    <w:rPr>
                      <w:rFonts w:ascii="Calibri" w:eastAsia="Calibri" w:hAnsi="Calibri" w:cs="Calibri"/>
                      <w:b/>
                      <w:bCs/>
                    </w:rPr>
                  </w:rPrChange>
                </w:rPr>
                <w:delText>Transformation used</w:delText>
              </w:r>
            </w:del>
          </w:p>
        </w:tc>
        <w:tc>
          <w:tcPr>
            <w:tcW w:w="2191" w:type="dxa"/>
          </w:tcPr>
          <w:p w14:paraId="5BDE797E" w14:textId="5E02A1ED" w:rsidR="00B80C30" w:rsidRPr="007C4EA8" w:rsidDel="00982B65" w:rsidRDefault="00B80C30">
            <w:pPr>
              <w:pStyle w:val="ListParagraph"/>
              <w:numPr>
                <w:ilvl w:val="1"/>
                <w:numId w:val="23"/>
              </w:numPr>
              <w:spacing w:before="120" w:after="120"/>
              <w:contextualSpacing w:val="0"/>
              <w:rPr>
                <w:del w:id="2270" w:author="Sekar Subramanian" w:date="2021-07-16T12:26:00Z"/>
                <w:rFonts w:asciiTheme="minorHAnsi" w:eastAsia="Calibri" w:hAnsiTheme="minorHAnsi" w:cstheme="minorHAnsi"/>
                <w:b/>
                <w:bCs/>
                <w:sz w:val="28"/>
                <w:szCs w:val="28"/>
                <w:rPrChange w:id="2271" w:author="Sekar Subramanian" w:date="2021-07-16T13:10:00Z">
                  <w:rPr>
                    <w:del w:id="2272" w:author="Sekar Subramanian" w:date="2021-07-16T12:26:00Z"/>
                    <w:rFonts w:ascii="Calibri" w:eastAsia="Calibri" w:hAnsi="Calibri" w:cs="Calibri"/>
                    <w:b/>
                    <w:bCs/>
                  </w:rPr>
                </w:rPrChange>
              </w:rPr>
              <w:pPrChange w:id="2273" w:author="Sekar Subramanian" w:date="2021-07-16T12:36:00Z">
                <w:pPr>
                  <w:jc w:val="center"/>
                </w:pPr>
              </w:pPrChange>
            </w:pPr>
            <w:del w:id="2274" w:author="Sekar Subramanian" w:date="2021-07-16T12:26:00Z">
              <w:r w:rsidRPr="007C4EA8" w:rsidDel="00982B65">
                <w:rPr>
                  <w:rFonts w:asciiTheme="minorHAnsi" w:eastAsia="Calibri" w:hAnsiTheme="minorHAnsi" w:cstheme="minorHAnsi"/>
                  <w:b/>
                  <w:bCs/>
                  <w:sz w:val="28"/>
                  <w:szCs w:val="28"/>
                  <w:rPrChange w:id="2275" w:author="Sekar Subramanian" w:date="2021-07-16T13:10:00Z">
                    <w:rPr>
                      <w:rFonts w:ascii="Calibri" w:eastAsia="Calibri" w:hAnsi="Calibri" w:cs="Calibri"/>
                      <w:b/>
                      <w:bCs/>
                    </w:rPr>
                  </w:rPrChange>
                </w:rPr>
                <w:delText>Reasons</w:delText>
              </w:r>
            </w:del>
          </w:p>
        </w:tc>
      </w:tr>
      <w:tr w:rsidR="00B80C30" w:rsidRPr="007C4EA8" w:rsidDel="00982B65" w14:paraId="2D767090" w14:textId="3F84CB5A" w:rsidTr="00B80C30">
        <w:trPr>
          <w:del w:id="2276" w:author="Sekar Subramanian" w:date="2021-07-16T12:26:00Z"/>
        </w:trPr>
        <w:tc>
          <w:tcPr>
            <w:tcW w:w="2340" w:type="dxa"/>
          </w:tcPr>
          <w:p w14:paraId="475F047F" w14:textId="7D598177" w:rsidR="00B80C30" w:rsidRPr="007C4EA8" w:rsidDel="00982B65" w:rsidRDefault="00B80C30">
            <w:pPr>
              <w:pStyle w:val="ListParagraph"/>
              <w:numPr>
                <w:ilvl w:val="1"/>
                <w:numId w:val="23"/>
              </w:numPr>
              <w:spacing w:before="120" w:after="120"/>
              <w:contextualSpacing w:val="0"/>
              <w:rPr>
                <w:del w:id="2277" w:author="Sekar Subramanian" w:date="2021-07-16T12:26:00Z"/>
                <w:rFonts w:asciiTheme="minorHAnsi" w:eastAsia="Calibri" w:hAnsiTheme="minorHAnsi" w:cstheme="minorHAnsi"/>
                <w:sz w:val="28"/>
                <w:szCs w:val="28"/>
                <w:rPrChange w:id="2278" w:author="Sekar Subramanian" w:date="2021-07-16T13:10:00Z">
                  <w:rPr>
                    <w:del w:id="2279" w:author="Sekar Subramanian" w:date="2021-07-16T12:26:00Z"/>
                    <w:rFonts w:ascii="Calibri" w:eastAsia="Calibri" w:hAnsi="Calibri" w:cs="Calibri"/>
                  </w:rPr>
                </w:rPrChange>
              </w:rPr>
              <w:pPrChange w:id="2280" w:author="Sekar Subramanian" w:date="2021-07-16T12:36:00Z">
                <w:pPr>
                  <w:jc w:val="center"/>
                </w:pPr>
              </w:pPrChange>
            </w:pPr>
            <w:del w:id="2281" w:author="Sekar Subramanian" w:date="2021-07-16T12:26:00Z">
              <w:r w:rsidRPr="007C4EA8" w:rsidDel="00982B65">
                <w:rPr>
                  <w:rFonts w:asciiTheme="minorHAnsi" w:eastAsia="Calibri" w:hAnsiTheme="minorHAnsi" w:cstheme="minorHAnsi"/>
                  <w:sz w:val="28"/>
                  <w:szCs w:val="28"/>
                  <w:rPrChange w:id="2282" w:author="Sekar Subramanian" w:date="2021-07-16T13:10:00Z">
                    <w:rPr>
                      <w:rFonts w:ascii="Calibri" w:eastAsia="Calibri" w:hAnsi="Calibri" w:cs="Calibri"/>
                    </w:rPr>
                  </w:rPrChange>
                </w:rPr>
                <w:delText xml:space="preserve">Temperature </w:delText>
              </w:r>
            </w:del>
          </w:p>
        </w:tc>
        <w:tc>
          <w:tcPr>
            <w:tcW w:w="2175" w:type="dxa"/>
          </w:tcPr>
          <w:p w14:paraId="5C3CAF2E" w14:textId="4538F7AD" w:rsidR="00B80C30" w:rsidRPr="007C4EA8" w:rsidDel="00982B65" w:rsidRDefault="00B80C30">
            <w:pPr>
              <w:pStyle w:val="ListParagraph"/>
              <w:numPr>
                <w:ilvl w:val="1"/>
                <w:numId w:val="23"/>
              </w:numPr>
              <w:spacing w:before="120" w:after="120"/>
              <w:contextualSpacing w:val="0"/>
              <w:rPr>
                <w:del w:id="2283" w:author="Sekar Subramanian" w:date="2021-07-16T12:26:00Z"/>
                <w:rFonts w:asciiTheme="minorHAnsi" w:eastAsia="Calibri" w:hAnsiTheme="minorHAnsi" w:cstheme="minorHAnsi"/>
                <w:sz w:val="28"/>
                <w:szCs w:val="28"/>
                <w:rPrChange w:id="2284" w:author="Sekar Subramanian" w:date="2021-07-16T13:10:00Z">
                  <w:rPr>
                    <w:del w:id="2285" w:author="Sekar Subramanian" w:date="2021-07-16T12:26:00Z"/>
                    <w:rFonts w:ascii="Calibri" w:eastAsia="Calibri" w:hAnsi="Calibri" w:cs="Calibri"/>
                  </w:rPr>
                </w:rPrChange>
              </w:rPr>
              <w:pPrChange w:id="2286" w:author="Sekar Subramanian" w:date="2021-07-16T12:36:00Z">
                <w:pPr>
                  <w:jc w:val="center"/>
                </w:pPr>
              </w:pPrChange>
            </w:pPr>
            <w:del w:id="2287" w:author="Sekar Subramanian" w:date="2021-07-16T12:26:00Z">
              <w:r w:rsidRPr="007C4EA8" w:rsidDel="00982B65">
                <w:rPr>
                  <w:rFonts w:asciiTheme="minorHAnsi" w:eastAsia="Calibri" w:hAnsiTheme="minorHAnsi" w:cstheme="minorHAnsi"/>
                  <w:sz w:val="28"/>
                  <w:szCs w:val="28"/>
                  <w:rPrChange w:id="2288" w:author="Sekar Subramanian" w:date="2021-07-16T13:10:00Z">
                    <w:rPr>
                      <w:rFonts w:ascii="Calibri" w:eastAsia="Calibri" w:hAnsi="Calibri" w:cs="Calibri"/>
                    </w:rPr>
                  </w:rPrChange>
                </w:rPr>
                <w:delText>Direct</w:delText>
              </w:r>
            </w:del>
          </w:p>
        </w:tc>
        <w:tc>
          <w:tcPr>
            <w:tcW w:w="2191" w:type="dxa"/>
          </w:tcPr>
          <w:p w14:paraId="1F196CFA" w14:textId="6D3FB161" w:rsidR="00B80C30" w:rsidRPr="007C4EA8" w:rsidDel="00982B65" w:rsidRDefault="00B80C30">
            <w:pPr>
              <w:pStyle w:val="ListParagraph"/>
              <w:numPr>
                <w:ilvl w:val="1"/>
                <w:numId w:val="23"/>
              </w:numPr>
              <w:spacing w:before="120" w:after="120"/>
              <w:contextualSpacing w:val="0"/>
              <w:rPr>
                <w:del w:id="2289" w:author="Sekar Subramanian" w:date="2021-07-16T12:26:00Z"/>
                <w:rFonts w:asciiTheme="minorHAnsi" w:eastAsia="Calibri" w:hAnsiTheme="minorHAnsi" w:cstheme="minorHAnsi"/>
                <w:sz w:val="28"/>
                <w:szCs w:val="28"/>
                <w:rPrChange w:id="2290" w:author="Sekar Subramanian" w:date="2021-07-16T13:10:00Z">
                  <w:rPr>
                    <w:del w:id="2291" w:author="Sekar Subramanian" w:date="2021-07-16T12:26:00Z"/>
                    <w:rFonts w:ascii="Calibri" w:eastAsia="Calibri" w:hAnsi="Calibri" w:cs="Calibri"/>
                  </w:rPr>
                </w:rPrChange>
              </w:rPr>
              <w:pPrChange w:id="2292" w:author="Sekar Subramanian" w:date="2021-07-16T12:36:00Z">
                <w:pPr>
                  <w:jc w:val="center"/>
                </w:pPr>
              </w:pPrChange>
            </w:pPr>
            <w:del w:id="2293" w:author="Sekar Subramanian" w:date="2021-07-16T12:26:00Z">
              <w:r w:rsidRPr="007C4EA8" w:rsidDel="00982B65">
                <w:rPr>
                  <w:rFonts w:asciiTheme="minorHAnsi" w:eastAsia="Calibri" w:hAnsiTheme="minorHAnsi" w:cstheme="minorHAnsi"/>
                  <w:sz w:val="28"/>
                  <w:szCs w:val="28"/>
                  <w:rPrChange w:id="2294" w:author="Sekar Subramanian" w:date="2021-07-16T13:10:00Z">
                    <w:rPr>
                      <w:rFonts w:ascii="Calibri" w:eastAsia="Calibri" w:hAnsi="Calibri" w:cs="Calibri"/>
                    </w:rPr>
                  </w:rPrChange>
                </w:rPr>
                <w:delText>Immediate effect</w:delText>
              </w:r>
            </w:del>
          </w:p>
        </w:tc>
      </w:tr>
      <w:tr w:rsidR="00B80C30" w:rsidRPr="007C4EA8" w:rsidDel="00982B65" w14:paraId="5A228F02" w14:textId="75876B35" w:rsidTr="00B80C30">
        <w:trPr>
          <w:del w:id="2295" w:author="Sekar Subramanian" w:date="2021-07-16T12:26:00Z"/>
        </w:trPr>
        <w:tc>
          <w:tcPr>
            <w:tcW w:w="2340" w:type="dxa"/>
          </w:tcPr>
          <w:p w14:paraId="797A478B" w14:textId="3A0F00A6" w:rsidR="00B80C30" w:rsidRPr="007C4EA8" w:rsidDel="00982B65" w:rsidRDefault="00B80C30">
            <w:pPr>
              <w:pStyle w:val="ListParagraph"/>
              <w:numPr>
                <w:ilvl w:val="1"/>
                <w:numId w:val="23"/>
              </w:numPr>
              <w:spacing w:before="120" w:after="120"/>
              <w:contextualSpacing w:val="0"/>
              <w:rPr>
                <w:del w:id="2296" w:author="Sekar Subramanian" w:date="2021-07-16T12:26:00Z"/>
                <w:rFonts w:asciiTheme="minorHAnsi" w:eastAsia="Calibri" w:hAnsiTheme="minorHAnsi" w:cstheme="minorHAnsi"/>
                <w:sz w:val="28"/>
                <w:szCs w:val="28"/>
                <w:rPrChange w:id="2297" w:author="Sekar Subramanian" w:date="2021-07-16T13:10:00Z">
                  <w:rPr>
                    <w:del w:id="2298" w:author="Sekar Subramanian" w:date="2021-07-16T12:26:00Z"/>
                    <w:rFonts w:ascii="Calibri" w:eastAsia="Calibri" w:hAnsi="Calibri" w:cs="Calibri"/>
                  </w:rPr>
                </w:rPrChange>
              </w:rPr>
              <w:pPrChange w:id="2299" w:author="Sekar Subramanian" w:date="2021-07-16T12:36:00Z">
                <w:pPr>
                  <w:jc w:val="center"/>
                </w:pPr>
              </w:pPrChange>
            </w:pPr>
            <w:del w:id="2300" w:author="Sekar Subramanian" w:date="2021-07-16T12:26:00Z">
              <w:r w:rsidRPr="007C4EA8" w:rsidDel="00982B65">
                <w:rPr>
                  <w:rFonts w:asciiTheme="minorHAnsi" w:eastAsia="Calibri" w:hAnsiTheme="minorHAnsi" w:cstheme="minorHAnsi"/>
                  <w:sz w:val="28"/>
                  <w:szCs w:val="28"/>
                  <w:rPrChange w:id="2301" w:author="Sekar Subramanian" w:date="2021-07-16T13:10:00Z">
                    <w:rPr>
                      <w:rFonts w:ascii="Calibri" w:eastAsia="Calibri" w:hAnsi="Calibri" w:cs="Calibri"/>
                    </w:rPr>
                  </w:rPrChange>
                </w:rPr>
                <w:delText xml:space="preserve">Precipitation </w:delText>
              </w:r>
            </w:del>
          </w:p>
        </w:tc>
        <w:tc>
          <w:tcPr>
            <w:tcW w:w="2175" w:type="dxa"/>
          </w:tcPr>
          <w:p w14:paraId="1B9E700E" w14:textId="3AFEA58B" w:rsidR="00B80C30" w:rsidRPr="007C4EA8" w:rsidDel="00982B65" w:rsidRDefault="00B80C30">
            <w:pPr>
              <w:pStyle w:val="ListParagraph"/>
              <w:numPr>
                <w:ilvl w:val="1"/>
                <w:numId w:val="23"/>
              </w:numPr>
              <w:spacing w:before="120" w:after="120"/>
              <w:contextualSpacing w:val="0"/>
              <w:rPr>
                <w:del w:id="2302" w:author="Sekar Subramanian" w:date="2021-07-16T12:26:00Z"/>
                <w:rFonts w:asciiTheme="minorHAnsi" w:eastAsia="Calibri" w:hAnsiTheme="minorHAnsi" w:cstheme="minorHAnsi"/>
                <w:sz w:val="28"/>
                <w:szCs w:val="28"/>
                <w:rPrChange w:id="2303" w:author="Sekar Subramanian" w:date="2021-07-16T13:10:00Z">
                  <w:rPr>
                    <w:del w:id="2304" w:author="Sekar Subramanian" w:date="2021-07-16T12:26:00Z"/>
                    <w:rFonts w:ascii="Calibri" w:eastAsia="Calibri" w:hAnsi="Calibri" w:cs="Calibri"/>
                  </w:rPr>
                </w:rPrChange>
              </w:rPr>
              <w:pPrChange w:id="2305" w:author="Sekar Subramanian" w:date="2021-07-16T12:36:00Z">
                <w:pPr>
                  <w:jc w:val="center"/>
                </w:pPr>
              </w:pPrChange>
            </w:pPr>
            <w:del w:id="2306" w:author="Sekar Subramanian" w:date="2021-07-16T12:26:00Z">
              <w:r w:rsidRPr="007C4EA8" w:rsidDel="00982B65">
                <w:rPr>
                  <w:rFonts w:asciiTheme="minorHAnsi" w:eastAsia="Calibri" w:hAnsiTheme="minorHAnsi" w:cstheme="minorHAnsi"/>
                  <w:sz w:val="28"/>
                  <w:szCs w:val="28"/>
                  <w:rPrChange w:id="2307" w:author="Sekar Subramanian" w:date="2021-07-16T13:10:00Z">
                    <w:rPr>
                      <w:rFonts w:ascii="Calibri" w:eastAsia="Calibri" w:hAnsi="Calibri" w:cs="Calibri"/>
                    </w:rPr>
                  </w:rPrChange>
                </w:rPr>
                <w:delText>Direct</w:delText>
              </w:r>
            </w:del>
          </w:p>
        </w:tc>
        <w:tc>
          <w:tcPr>
            <w:tcW w:w="2191" w:type="dxa"/>
          </w:tcPr>
          <w:p w14:paraId="283D7E49" w14:textId="6323F553" w:rsidR="00B80C30" w:rsidRPr="007C4EA8" w:rsidDel="00982B65" w:rsidRDefault="00B80C30">
            <w:pPr>
              <w:pStyle w:val="ListParagraph"/>
              <w:numPr>
                <w:ilvl w:val="1"/>
                <w:numId w:val="23"/>
              </w:numPr>
              <w:spacing w:before="120" w:after="120"/>
              <w:contextualSpacing w:val="0"/>
              <w:rPr>
                <w:del w:id="2308" w:author="Sekar Subramanian" w:date="2021-07-16T12:26:00Z"/>
                <w:rFonts w:asciiTheme="minorHAnsi" w:eastAsia="Calibri" w:hAnsiTheme="minorHAnsi" w:cstheme="minorHAnsi"/>
                <w:sz w:val="28"/>
                <w:szCs w:val="28"/>
                <w:rPrChange w:id="2309" w:author="Sekar Subramanian" w:date="2021-07-16T13:10:00Z">
                  <w:rPr>
                    <w:del w:id="2310" w:author="Sekar Subramanian" w:date="2021-07-16T12:26:00Z"/>
                    <w:rFonts w:ascii="Calibri" w:eastAsia="Calibri" w:hAnsi="Calibri" w:cs="Calibri"/>
                  </w:rPr>
                </w:rPrChange>
              </w:rPr>
              <w:pPrChange w:id="2311" w:author="Sekar Subramanian" w:date="2021-07-16T12:36:00Z">
                <w:pPr>
                  <w:jc w:val="center"/>
                </w:pPr>
              </w:pPrChange>
            </w:pPr>
            <w:del w:id="2312" w:author="Sekar Subramanian" w:date="2021-07-16T12:26:00Z">
              <w:r w:rsidRPr="007C4EA8" w:rsidDel="00982B65">
                <w:rPr>
                  <w:rFonts w:asciiTheme="minorHAnsi" w:eastAsia="Calibri" w:hAnsiTheme="minorHAnsi" w:cstheme="minorHAnsi"/>
                  <w:sz w:val="28"/>
                  <w:szCs w:val="28"/>
                  <w:rPrChange w:id="2313" w:author="Sekar Subramanian" w:date="2021-07-16T13:10:00Z">
                    <w:rPr>
                      <w:rFonts w:ascii="Calibri" w:eastAsia="Calibri" w:hAnsi="Calibri" w:cs="Calibri"/>
                    </w:rPr>
                  </w:rPrChange>
                </w:rPr>
                <w:delText>Immediate effect</w:delText>
              </w:r>
            </w:del>
          </w:p>
        </w:tc>
      </w:tr>
      <w:tr w:rsidR="00B80C30" w:rsidRPr="007C4EA8" w:rsidDel="00982B65" w14:paraId="3D11470D" w14:textId="7F822B2C" w:rsidTr="00B80C30">
        <w:trPr>
          <w:del w:id="2314" w:author="Sekar Subramanian" w:date="2021-07-16T12:26:00Z"/>
        </w:trPr>
        <w:tc>
          <w:tcPr>
            <w:tcW w:w="2340" w:type="dxa"/>
          </w:tcPr>
          <w:p w14:paraId="02FCDFC1" w14:textId="2333D14A" w:rsidR="00B80C30" w:rsidRPr="007C4EA8" w:rsidDel="00982B65" w:rsidRDefault="00B80C30">
            <w:pPr>
              <w:pStyle w:val="ListParagraph"/>
              <w:numPr>
                <w:ilvl w:val="1"/>
                <w:numId w:val="23"/>
              </w:numPr>
              <w:spacing w:before="120" w:after="120"/>
              <w:contextualSpacing w:val="0"/>
              <w:rPr>
                <w:del w:id="2315" w:author="Sekar Subramanian" w:date="2021-07-16T12:26:00Z"/>
                <w:rFonts w:asciiTheme="minorHAnsi" w:eastAsia="Calibri" w:hAnsiTheme="minorHAnsi" w:cstheme="minorHAnsi"/>
                <w:sz w:val="28"/>
                <w:szCs w:val="28"/>
                <w:rPrChange w:id="2316" w:author="Sekar Subramanian" w:date="2021-07-16T13:10:00Z">
                  <w:rPr>
                    <w:del w:id="2317" w:author="Sekar Subramanian" w:date="2021-07-16T12:26:00Z"/>
                    <w:rFonts w:ascii="Calibri" w:eastAsia="Calibri" w:hAnsi="Calibri" w:cs="Calibri"/>
                  </w:rPr>
                </w:rPrChange>
              </w:rPr>
              <w:pPrChange w:id="2318" w:author="Sekar Subramanian" w:date="2021-07-16T12:36:00Z">
                <w:pPr>
                  <w:jc w:val="center"/>
                </w:pPr>
              </w:pPrChange>
            </w:pPr>
            <w:del w:id="2319" w:author="Sekar Subramanian" w:date="2021-07-16T12:26:00Z">
              <w:r w:rsidRPr="007C4EA8" w:rsidDel="00982B65">
                <w:rPr>
                  <w:rFonts w:asciiTheme="minorHAnsi" w:eastAsia="Calibri" w:hAnsiTheme="minorHAnsi" w:cstheme="minorHAnsi"/>
                  <w:sz w:val="28"/>
                  <w:szCs w:val="28"/>
                  <w:rPrChange w:id="2320" w:author="Sekar Subramanian" w:date="2021-07-16T13:10:00Z">
                    <w:rPr>
                      <w:rFonts w:ascii="Calibri" w:eastAsia="Calibri" w:hAnsi="Calibri" w:cs="Calibri"/>
                    </w:rPr>
                  </w:rPrChange>
                </w:rPr>
                <w:delText>Bolt ETA</w:delText>
              </w:r>
            </w:del>
          </w:p>
        </w:tc>
        <w:tc>
          <w:tcPr>
            <w:tcW w:w="2175" w:type="dxa"/>
          </w:tcPr>
          <w:p w14:paraId="12D92335" w14:textId="53DE7ABB" w:rsidR="00B80C30" w:rsidRPr="007C4EA8" w:rsidDel="00982B65" w:rsidRDefault="00B80C30">
            <w:pPr>
              <w:pStyle w:val="ListParagraph"/>
              <w:numPr>
                <w:ilvl w:val="1"/>
                <w:numId w:val="23"/>
              </w:numPr>
              <w:spacing w:before="120" w:after="120"/>
              <w:contextualSpacing w:val="0"/>
              <w:rPr>
                <w:del w:id="2321" w:author="Sekar Subramanian" w:date="2021-07-16T12:26:00Z"/>
                <w:rFonts w:asciiTheme="minorHAnsi" w:eastAsia="Calibri" w:hAnsiTheme="minorHAnsi" w:cstheme="minorHAnsi"/>
                <w:sz w:val="28"/>
                <w:szCs w:val="28"/>
                <w:rPrChange w:id="2322" w:author="Sekar Subramanian" w:date="2021-07-16T13:10:00Z">
                  <w:rPr>
                    <w:del w:id="2323" w:author="Sekar Subramanian" w:date="2021-07-16T12:26:00Z"/>
                    <w:rFonts w:ascii="Calibri" w:eastAsia="Calibri" w:hAnsi="Calibri" w:cs="Calibri"/>
                  </w:rPr>
                </w:rPrChange>
              </w:rPr>
              <w:pPrChange w:id="2324" w:author="Sekar Subramanian" w:date="2021-07-16T12:36:00Z">
                <w:pPr>
                  <w:jc w:val="center"/>
                </w:pPr>
              </w:pPrChange>
            </w:pPr>
            <w:del w:id="2325" w:author="Sekar Subramanian" w:date="2021-07-16T12:26:00Z">
              <w:r w:rsidRPr="007C4EA8" w:rsidDel="00982B65">
                <w:rPr>
                  <w:rFonts w:asciiTheme="minorHAnsi" w:eastAsia="Calibri" w:hAnsiTheme="minorHAnsi" w:cstheme="minorHAnsi"/>
                  <w:sz w:val="28"/>
                  <w:szCs w:val="28"/>
                  <w:rPrChange w:id="2326" w:author="Sekar Subramanian" w:date="2021-07-16T13:10:00Z">
                    <w:rPr>
                      <w:rFonts w:ascii="Calibri" w:eastAsia="Calibri" w:hAnsi="Calibri" w:cs="Calibri"/>
                    </w:rPr>
                  </w:rPrChange>
                </w:rPr>
                <w:delText>Direct</w:delText>
              </w:r>
            </w:del>
          </w:p>
        </w:tc>
        <w:tc>
          <w:tcPr>
            <w:tcW w:w="2191" w:type="dxa"/>
          </w:tcPr>
          <w:p w14:paraId="2F286E03" w14:textId="2DC87D78" w:rsidR="00B80C30" w:rsidRPr="007C4EA8" w:rsidDel="00982B65" w:rsidRDefault="00B80C30">
            <w:pPr>
              <w:pStyle w:val="ListParagraph"/>
              <w:numPr>
                <w:ilvl w:val="1"/>
                <w:numId w:val="23"/>
              </w:numPr>
              <w:spacing w:before="120" w:after="120"/>
              <w:contextualSpacing w:val="0"/>
              <w:rPr>
                <w:del w:id="2327" w:author="Sekar Subramanian" w:date="2021-07-16T12:26:00Z"/>
                <w:rFonts w:asciiTheme="minorHAnsi" w:eastAsia="Calibri" w:hAnsiTheme="minorHAnsi" w:cstheme="minorHAnsi"/>
                <w:sz w:val="28"/>
                <w:szCs w:val="28"/>
                <w:rPrChange w:id="2328" w:author="Sekar Subramanian" w:date="2021-07-16T13:10:00Z">
                  <w:rPr>
                    <w:del w:id="2329" w:author="Sekar Subramanian" w:date="2021-07-16T12:26:00Z"/>
                    <w:rFonts w:ascii="Calibri" w:eastAsia="Calibri" w:hAnsi="Calibri" w:cs="Calibri"/>
                  </w:rPr>
                </w:rPrChange>
              </w:rPr>
              <w:pPrChange w:id="2330" w:author="Sekar Subramanian" w:date="2021-07-16T12:36:00Z">
                <w:pPr>
                  <w:jc w:val="center"/>
                </w:pPr>
              </w:pPrChange>
            </w:pPr>
            <w:del w:id="2331" w:author="Sekar Subramanian" w:date="2021-07-16T12:26:00Z">
              <w:r w:rsidRPr="007C4EA8" w:rsidDel="00982B65">
                <w:rPr>
                  <w:rFonts w:asciiTheme="minorHAnsi" w:eastAsia="Calibri" w:hAnsiTheme="minorHAnsi" w:cstheme="minorHAnsi"/>
                  <w:sz w:val="28"/>
                  <w:szCs w:val="28"/>
                  <w:rPrChange w:id="2332" w:author="Sekar Subramanian" w:date="2021-07-16T13:10:00Z">
                    <w:rPr>
                      <w:rFonts w:ascii="Calibri" w:eastAsia="Calibri" w:hAnsi="Calibri" w:cs="Calibri"/>
                    </w:rPr>
                  </w:rPrChange>
                </w:rPr>
                <w:delText>Immediate effect</w:delText>
              </w:r>
            </w:del>
          </w:p>
        </w:tc>
      </w:tr>
      <w:tr w:rsidR="00B80C30" w:rsidRPr="007C4EA8" w:rsidDel="00982B65" w14:paraId="0788913E" w14:textId="3257258D" w:rsidTr="00B80C30">
        <w:trPr>
          <w:del w:id="2333" w:author="Sekar Subramanian" w:date="2021-07-16T12:26:00Z"/>
        </w:trPr>
        <w:tc>
          <w:tcPr>
            <w:tcW w:w="2340" w:type="dxa"/>
          </w:tcPr>
          <w:p w14:paraId="0D3A1333" w14:textId="26503734" w:rsidR="00B80C30" w:rsidRPr="007C4EA8" w:rsidDel="00982B65" w:rsidRDefault="00B80C30">
            <w:pPr>
              <w:pStyle w:val="ListParagraph"/>
              <w:numPr>
                <w:ilvl w:val="1"/>
                <w:numId w:val="23"/>
              </w:numPr>
              <w:spacing w:before="120" w:after="120"/>
              <w:contextualSpacing w:val="0"/>
              <w:rPr>
                <w:del w:id="2334" w:author="Sekar Subramanian" w:date="2021-07-16T12:26:00Z"/>
                <w:rFonts w:asciiTheme="minorHAnsi" w:eastAsia="Calibri" w:hAnsiTheme="minorHAnsi" w:cstheme="minorHAnsi"/>
                <w:sz w:val="28"/>
                <w:szCs w:val="28"/>
                <w:rPrChange w:id="2335" w:author="Sekar Subramanian" w:date="2021-07-16T13:10:00Z">
                  <w:rPr>
                    <w:del w:id="2336" w:author="Sekar Subramanian" w:date="2021-07-16T12:26:00Z"/>
                    <w:rFonts w:ascii="Calibri" w:eastAsia="Calibri" w:hAnsi="Calibri" w:cs="Calibri"/>
                  </w:rPr>
                </w:rPrChange>
              </w:rPr>
              <w:pPrChange w:id="2337" w:author="Sekar Subramanian" w:date="2021-07-16T12:36:00Z">
                <w:pPr>
                  <w:jc w:val="center"/>
                </w:pPr>
              </w:pPrChange>
            </w:pPr>
            <w:del w:id="2338" w:author="Sekar Subramanian" w:date="2021-07-16T12:26:00Z">
              <w:r w:rsidRPr="007C4EA8" w:rsidDel="00982B65">
                <w:rPr>
                  <w:rFonts w:asciiTheme="minorHAnsi" w:eastAsia="Calibri" w:hAnsiTheme="minorHAnsi" w:cstheme="minorHAnsi"/>
                  <w:sz w:val="28"/>
                  <w:szCs w:val="28"/>
                  <w:rPrChange w:id="2339" w:author="Sekar Subramanian" w:date="2021-07-16T13:10:00Z">
                    <w:rPr>
                      <w:rFonts w:ascii="Calibri" w:eastAsia="Calibri" w:hAnsi="Calibri" w:cs="Calibri"/>
                    </w:rPr>
                  </w:rPrChange>
                </w:rPr>
                <w:delText>Avg Distance Price</w:delText>
              </w:r>
            </w:del>
          </w:p>
        </w:tc>
        <w:tc>
          <w:tcPr>
            <w:tcW w:w="2175" w:type="dxa"/>
          </w:tcPr>
          <w:p w14:paraId="65632392" w14:textId="54F62460" w:rsidR="00B80C30" w:rsidRPr="007C4EA8" w:rsidDel="00982B65" w:rsidRDefault="00B80C30">
            <w:pPr>
              <w:pStyle w:val="ListParagraph"/>
              <w:numPr>
                <w:ilvl w:val="1"/>
                <w:numId w:val="23"/>
              </w:numPr>
              <w:spacing w:before="120" w:after="120"/>
              <w:contextualSpacing w:val="0"/>
              <w:rPr>
                <w:del w:id="2340" w:author="Sekar Subramanian" w:date="2021-07-16T12:26:00Z"/>
                <w:rFonts w:asciiTheme="minorHAnsi" w:eastAsia="Calibri" w:hAnsiTheme="minorHAnsi" w:cstheme="minorHAnsi"/>
                <w:sz w:val="28"/>
                <w:szCs w:val="28"/>
                <w:rPrChange w:id="2341" w:author="Sekar Subramanian" w:date="2021-07-16T13:10:00Z">
                  <w:rPr>
                    <w:del w:id="2342" w:author="Sekar Subramanian" w:date="2021-07-16T12:26:00Z"/>
                    <w:rFonts w:ascii="Calibri" w:eastAsia="Calibri" w:hAnsi="Calibri" w:cs="Calibri"/>
                  </w:rPr>
                </w:rPrChange>
              </w:rPr>
              <w:pPrChange w:id="2343" w:author="Sekar Subramanian" w:date="2021-07-16T12:36:00Z">
                <w:pPr>
                  <w:jc w:val="center"/>
                </w:pPr>
              </w:pPrChange>
            </w:pPr>
            <w:del w:id="2344" w:author="Sekar Subramanian" w:date="2021-07-16T12:26:00Z">
              <w:r w:rsidRPr="007C4EA8" w:rsidDel="00982B65">
                <w:rPr>
                  <w:rFonts w:asciiTheme="minorHAnsi" w:eastAsia="Calibri" w:hAnsiTheme="minorHAnsi" w:cstheme="minorHAnsi"/>
                  <w:sz w:val="28"/>
                  <w:szCs w:val="28"/>
                  <w:rPrChange w:id="2345" w:author="Sekar Subramanian" w:date="2021-07-16T13:10:00Z">
                    <w:rPr>
                      <w:rFonts w:ascii="Calibri" w:eastAsia="Calibri" w:hAnsi="Calibri" w:cs="Calibri"/>
                    </w:rPr>
                  </w:rPrChange>
                </w:rPr>
                <w:delText>Log</w:delText>
              </w:r>
            </w:del>
          </w:p>
        </w:tc>
        <w:tc>
          <w:tcPr>
            <w:tcW w:w="2191" w:type="dxa"/>
          </w:tcPr>
          <w:p w14:paraId="275874E1" w14:textId="5B53A112" w:rsidR="00B80C30" w:rsidRPr="007C4EA8" w:rsidDel="00982B65" w:rsidRDefault="00B80C30">
            <w:pPr>
              <w:pStyle w:val="ListParagraph"/>
              <w:numPr>
                <w:ilvl w:val="1"/>
                <w:numId w:val="23"/>
              </w:numPr>
              <w:spacing w:before="120" w:after="120"/>
              <w:contextualSpacing w:val="0"/>
              <w:rPr>
                <w:del w:id="2346" w:author="Sekar Subramanian" w:date="2021-07-16T12:26:00Z"/>
                <w:rFonts w:asciiTheme="minorHAnsi" w:eastAsia="Calibri" w:hAnsiTheme="minorHAnsi" w:cstheme="minorHAnsi"/>
                <w:sz w:val="28"/>
                <w:szCs w:val="28"/>
                <w:rPrChange w:id="2347" w:author="Sekar Subramanian" w:date="2021-07-16T13:10:00Z">
                  <w:rPr>
                    <w:del w:id="2348" w:author="Sekar Subramanian" w:date="2021-07-16T12:26:00Z"/>
                    <w:rFonts w:ascii="Calibri" w:eastAsia="Calibri" w:hAnsi="Calibri" w:cs="Calibri"/>
                  </w:rPr>
                </w:rPrChange>
              </w:rPr>
              <w:pPrChange w:id="2349" w:author="Sekar Subramanian" w:date="2021-07-16T12:36:00Z">
                <w:pPr>
                  <w:jc w:val="center"/>
                </w:pPr>
              </w:pPrChange>
            </w:pPr>
            <w:del w:id="2350" w:author="Sekar Subramanian" w:date="2021-07-16T12:26:00Z">
              <w:r w:rsidRPr="007C4EA8" w:rsidDel="00982B65">
                <w:rPr>
                  <w:rFonts w:asciiTheme="minorHAnsi" w:eastAsia="Calibri" w:hAnsiTheme="minorHAnsi" w:cstheme="minorHAnsi"/>
                  <w:sz w:val="28"/>
                  <w:szCs w:val="28"/>
                  <w:rPrChange w:id="2351" w:author="Sekar Subramanian" w:date="2021-07-16T13:10:00Z">
                    <w:rPr>
                      <w:rFonts w:ascii="Calibri" w:eastAsia="Calibri" w:hAnsi="Calibri" w:cs="Calibri"/>
                    </w:rPr>
                  </w:rPrChange>
                </w:rPr>
                <w:delText>Symmetrizes the data</w:delText>
              </w:r>
            </w:del>
          </w:p>
        </w:tc>
      </w:tr>
      <w:tr w:rsidR="00B80C30" w:rsidRPr="007C4EA8" w:rsidDel="00982B65" w14:paraId="08A07B85" w14:textId="3DC82636" w:rsidTr="00B80C30">
        <w:trPr>
          <w:del w:id="2352" w:author="Sekar Subramanian" w:date="2021-07-16T12:26:00Z"/>
        </w:trPr>
        <w:tc>
          <w:tcPr>
            <w:tcW w:w="2340" w:type="dxa"/>
          </w:tcPr>
          <w:p w14:paraId="111FFD66" w14:textId="79E20DEC" w:rsidR="00B80C30" w:rsidRPr="007C4EA8" w:rsidDel="00982B65" w:rsidRDefault="00B80C30">
            <w:pPr>
              <w:pStyle w:val="ListParagraph"/>
              <w:numPr>
                <w:ilvl w:val="1"/>
                <w:numId w:val="23"/>
              </w:numPr>
              <w:spacing w:before="120" w:after="120"/>
              <w:contextualSpacing w:val="0"/>
              <w:rPr>
                <w:del w:id="2353" w:author="Sekar Subramanian" w:date="2021-07-16T12:26:00Z"/>
                <w:rFonts w:asciiTheme="minorHAnsi" w:eastAsia="Calibri" w:hAnsiTheme="minorHAnsi" w:cstheme="minorHAnsi"/>
                <w:sz w:val="28"/>
                <w:szCs w:val="28"/>
                <w:rPrChange w:id="2354" w:author="Sekar Subramanian" w:date="2021-07-16T13:10:00Z">
                  <w:rPr>
                    <w:del w:id="2355" w:author="Sekar Subramanian" w:date="2021-07-16T12:26:00Z"/>
                    <w:rFonts w:ascii="Calibri" w:eastAsia="Calibri" w:hAnsi="Calibri" w:cs="Calibri"/>
                  </w:rPr>
                </w:rPrChange>
              </w:rPr>
              <w:pPrChange w:id="2356" w:author="Sekar Subramanian" w:date="2021-07-16T12:36:00Z">
                <w:pPr>
                  <w:jc w:val="center"/>
                </w:pPr>
              </w:pPrChange>
            </w:pPr>
            <w:del w:id="2357" w:author="Sekar Subramanian" w:date="2021-07-16T12:26:00Z">
              <w:r w:rsidRPr="007C4EA8" w:rsidDel="00982B65">
                <w:rPr>
                  <w:rFonts w:asciiTheme="minorHAnsi" w:eastAsia="Calibri" w:hAnsiTheme="minorHAnsi" w:cstheme="minorHAnsi"/>
                  <w:sz w:val="28"/>
                  <w:szCs w:val="28"/>
                  <w:rPrChange w:id="2358" w:author="Sekar Subramanian" w:date="2021-07-16T13:10:00Z">
                    <w:rPr>
                      <w:rFonts w:ascii="Calibri" w:eastAsia="Calibri" w:hAnsi="Calibri" w:cs="Calibri"/>
                    </w:rPr>
                  </w:rPrChange>
                </w:rPr>
                <w:delText>Holiday</w:delText>
              </w:r>
            </w:del>
          </w:p>
        </w:tc>
        <w:tc>
          <w:tcPr>
            <w:tcW w:w="2175" w:type="dxa"/>
          </w:tcPr>
          <w:p w14:paraId="717D22D7" w14:textId="6F0550A1" w:rsidR="00B80C30" w:rsidRPr="007C4EA8" w:rsidDel="00982B65" w:rsidRDefault="00B80C30">
            <w:pPr>
              <w:pStyle w:val="ListParagraph"/>
              <w:numPr>
                <w:ilvl w:val="1"/>
                <w:numId w:val="23"/>
              </w:numPr>
              <w:spacing w:before="120" w:after="120"/>
              <w:contextualSpacing w:val="0"/>
              <w:rPr>
                <w:del w:id="2359" w:author="Sekar Subramanian" w:date="2021-07-16T12:26:00Z"/>
                <w:rFonts w:asciiTheme="minorHAnsi" w:eastAsia="Calibri" w:hAnsiTheme="minorHAnsi" w:cstheme="minorHAnsi"/>
                <w:sz w:val="28"/>
                <w:szCs w:val="28"/>
                <w:rPrChange w:id="2360" w:author="Sekar Subramanian" w:date="2021-07-16T13:10:00Z">
                  <w:rPr>
                    <w:del w:id="2361" w:author="Sekar Subramanian" w:date="2021-07-16T12:26:00Z"/>
                    <w:rFonts w:ascii="Calibri" w:eastAsia="Calibri" w:hAnsi="Calibri" w:cs="Calibri"/>
                  </w:rPr>
                </w:rPrChange>
              </w:rPr>
              <w:pPrChange w:id="2362" w:author="Sekar Subramanian" w:date="2021-07-16T12:36:00Z">
                <w:pPr>
                  <w:jc w:val="center"/>
                </w:pPr>
              </w:pPrChange>
            </w:pPr>
            <w:del w:id="2363" w:author="Sekar Subramanian" w:date="2021-07-16T12:26:00Z">
              <w:r w:rsidRPr="007C4EA8" w:rsidDel="00982B65">
                <w:rPr>
                  <w:rFonts w:asciiTheme="minorHAnsi" w:eastAsia="Calibri" w:hAnsiTheme="minorHAnsi" w:cstheme="minorHAnsi"/>
                  <w:sz w:val="28"/>
                  <w:szCs w:val="28"/>
                  <w:rPrChange w:id="2364" w:author="Sekar Subramanian" w:date="2021-07-16T13:10:00Z">
                    <w:rPr>
                      <w:rFonts w:ascii="Calibri" w:eastAsia="Calibri" w:hAnsi="Calibri" w:cs="Calibri"/>
                    </w:rPr>
                  </w:rPrChange>
                </w:rPr>
                <w:delText>Direct</w:delText>
              </w:r>
            </w:del>
          </w:p>
        </w:tc>
        <w:tc>
          <w:tcPr>
            <w:tcW w:w="2191" w:type="dxa"/>
          </w:tcPr>
          <w:p w14:paraId="68AE7A8E" w14:textId="3FD3DCBD" w:rsidR="00B80C30" w:rsidRPr="007C4EA8" w:rsidDel="00982B65" w:rsidRDefault="00B80C30">
            <w:pPr>
              <w:pStyle w:val="ListParagraph"/>
              <w:numPr>
                <w:ilvl w:val="1"/>
                <w:numId w:val="23"/>
              </w:numPr>
              <w:spacing w:before="120" w:after="120"/>
              <w:contextualSpacing w:val="0"/>
              <w:rPr>
                <w:del w:id="2365" w:author="Sekar Subramanian" w:date="2021-07-16T12:26:00Z"/>
                <w:rFonts w:asciiTheme="minorHAnsi" w:eastAsia="Calibri" w:hAnsiTheme="minorHAnsi" w:cstheme="minorHAnsi"/>
                <w:sz w:val="28"/>
                <w:szCs w:val="28"/>
                <w:rPrChange w:id="2366" w:author="Sekar Subramanian" w:date="2021-07-16T13:10:00Z">
                  <w:rPr>
                    <w:del w:id="2367" w:author="Sekar Subramanian" w:date="2021-07-16T12:26:00Z"/>
                    <w:rFonts w:ascii="Calibri" w:eastAsia="Calibri" w:hAnsi="Calibri" w:cs="Calibri"/>
                  </w:rPr>
                </w:rPrChange>
              </w:rPr>
              <w:pPrChange w:id="2368" w:author="Sekar Subramanian" w:date="2021-07-16T12:36:00Z">
                <w:pPr>
                  <w:jc w:val="center"/>
                </w:pPr>
              </w:pPrChange>
            </w:pPr>
            <w:del w:id="2369" w:author="Sekar Subramanian" w:date="2021-07-16T12:26:00Z">
              <w:r w:rsidRPr="007C4EA8" w:rsidDel="00982B65">
                <w:rPr>
                  <w:rFonts w:asciiTheme="minorHAnsi" w:eastAsia="Calibri" w:hAnsiTheme="minorHAnsi" w:cstheme="minorHAnsi"/>
                  <w:sz w:val="28"/>
                  <w:szCs w:val="28"/>
                  <w:rPrChange w:id="2370" w:author="Sekar Subramanian" w:date="2021-07-16T13:10:00Z">
                    <w:rPr>
                      <w:rFonts w:ascii="Calibri" w:eastAsia="Calibri" w:hAnsi="Calibri" w:cs="Calibri"/>
                    </w:rPr>
                  </w:rPrChange>
                </w:rPr>
                <w:delText>Immediate effect</w:delText>
              </w:r>
            </w:del>
          </w:p>
        </w:tc>
      </w:tr>
      <w:tr w:rsidR="00B80C30" w:rsidRPr="007C4EA8" w:rsidDel="00982B65" w14:paraId="1CC9839D" w14:textId="6FAB209D" w:rsidTr="00B80C30">
        <w:trPr>
          <w:del w:id="2371" w:author="Sekar Subramanian" w:date="2021-07-16T12:26:00Z"/>
        </w:trPr>
        <w:tc>
          <w:tcPr>
            <w:tcW w:w="2340" w:type="dxa"/>
          </w:tcPr>
          <w:p w14:paraId="5AE516E2" w14:textId="2DDBFB5E" w:rsidR="00B80C30" w:rsidRPr="007C4EA8" w:rsidDel="00982B65" w:rsidRDefault="00B80C30">
            <w:pPr>
              <w:pStyle w:val="ListParagraph"/>
              <w:numPr>
                <w:ilvl w:val="1"/>
                <w:numId w:val="23"/>
              </w:numPr>
              <w:spacing w:before="120" w:after="120"/>
              <w:contextualSpacing w:val="0"/>
              <w:rPr>
                <w:del w:id="2372" w:author="Sekar Subramanian" w:date="2021-07-16T12:26:00Z"/>
                <w:rFonts w:asciiTheme="minorHAnsi" w:eastAsia="Calibri" w:hAnsiTheme="minorHAnsi" w:cstheme="minorHAnsi"/>
                <w:sz w:val="28"/>
                <w:szCs w:val="28"/>
                <w:rPrChange w:id="2373" w:author="Sekar Subramanian" w:date="2021-07-16T13:10:00Z">
                  <w:rPr>
                    <w:del w:id="2374" w:author="Sekar Subramanian" w:date="2021-07-16T12:26:00Z"/>
                    <w:rFonts w:ascii="Calibri" w:eastAsia="Calibri" w:hAnsi="Calibri" w:cs="Calibri"/>
                  </w:rPr>
                </w:rPrChange>
              </w:rPr>
              <w:pPrChange w:id="2375" w:author="Sekar Subramanian" w:date="2021-07-16T12:36:00Z">
                <w:pPr>
                  <w:jc w:val="center"/>
                </w:pPr>
              </w:pPrChange>
            </w:pPr>
            <w:del w:id="2376" w:author="Sekar Subramanian" w:date="2021-07-16T12:26:00Z">
              <w:r w:rsidRPr="007C4EA8" w:rsidDel="00982B65">
                <w:rPr>
                  <w:rFonts w:asciiTheme="minorHAnsi" w:eastAsia="Calibri" w:hAnsiTheme="minorHAnsi" w:cstheme="minorHAnsi"/>
                  <w:sz w:val="28"/>
                  <w:szCs w:val="28"/>
                  <w:rPrChange w:id="2377" w:author="Sekar Subramanian" w:date="2021-07-16T13:10:00Z">
                    <w:rPr>
                      <w:rFonts w:ascii="Calibri" w:eastAsia="Calibri" w:hAnsi="Calibri" w:cs="Calibri"/>
                    </w:rPr>
                  </w:rPrChange>
                </w:rPr>
                <w:delText>Lockdown Status</w:delText>
              </w:r>
            </w:del>
          </w:p>
        </w:tc>
        <w:tc>
          <w:tcPr>
            <w:tcW w:w="2175" w:type="dxa"/>
          </w:tcPr>
          <w:p w14:paraId="571BA5EF" w14:textId="1F85C3BA" w:rsidR="00B80C30" w:rsidRPr="007C4EA8" w:rsidDel="00982B65" w:rsidRDefault="00B80C30">
            <w:pPr>
              <w:pStyle w:val="ListParagraph"/>
              <w:numPr>
                <w:ilvl w:val="1"/>
                <w:numId w:val="23"/>
              </w:numPr>
              <w:spacing w:before="120" w:after="120"/>
              <w:contextualSpacing w:val="0"/>
              <w:rPr>
                <w:del w:id="2378" w:author="Sekar Subramanian" w:date="2021-07-16T12:26:00Z"/>
                <w:rFonts w:asciiTheme="minorHAnsi" w:eastAsia="Calibri" w:hAnsiTheme="minorHAnsi" w:cstheme="minorHAnsi"/>
                <w:sz w:val="28"/>
                <w:szCs w:val="28"/>
                <w:rPrChange w:id="2379" w:author="Sekar Subramanian" w:date="2021-07-16T13:10:00Z">
                  <w:rPr>
                    <w:del w:id="2380" w:author="Sekar Subramanian" w:date="2021-07-16T12:26:00Z"/>
                    <w:rFonts w:ascii="Calibri" w:eastAsia="Calibri" w:hAnsi="Calibri" w:cs="Calibri"/>
                  </w:rPr>
                </w:rPrChange>
              </w:rPr>
              <w:pPrChange w:id="2381" w:author="Sekar Subramanian" w:date="2021-07-16T12:36:00Z">
                <w:pPr>
                  <w:jc w:val="center"/>
                </w:pPr>
              </w:pPrChange>
            </w:pPr>
            <w:del w:id="2382" w:author="Sekar Subramanian" w:date="2021-07-16T12:26:00Z">
              <w:r w:rsidRPr="007C4EA8" w:rsidDel="00982B65">
                <w:rPr>
                  <w:rFonts w:asciiTheme="minorHAnsi" w:eastAsia="Calibri" w:hAnsiTheme="minorHAnsi" w:cstheme="minorHAnsi"/>
                  <w:sz w:val="28"/>
                  <w:szCs w:val="28"/>
                  <w:rPrChange w:id="2383" w:author="Sekar Subramanian" w:date="2021-07-16T13:10:00Z">
                    <w:rPr>
                      <w:rFonts w:ascii="Calibri" w:eastAsia="Calibri" w:hAnsi="Calibri" w:cs="Calibri"/>
                    </w:rPr>
                  </w:rPrChange>
                </w:rPr>
                <w:delText>Direct</w:delText>
              </w:r>
            </w:del>
          </w:p>
        </w:tc>
        <w:tc>
          <w:tcPr>
            <w:tcW w:w="2191" w:type="dxa"/>
          </w:tcPr>
          <w:p w14:paraId="5AB99658" w14:textId="7EA088C0" w:rsidR="00B80C30" w:rsidRPr="007C4EA8" w:rsidDel="00982B65" w:rsidRDefault="00B80C30">
            <w:pPr>
              <w:pStyle w:val="ListParagraph"/>
              <w:numPr>
                <w:ilvl w:val="1"/>
                <w:numId w:val="23"/>
              </w:numPr>
              <w:spacing w:before="120" w:after="120"/>
              <w:contextualSpacing w:val="0"/>
              <w:rPr>
                <w:del w:id="2384" w:author="Sekar Subramanian" w:date="2021-07-16T12:26:00Z"/>
                <w:rFonts w:asciiTheme="minorHAnsi" w:eastAsia="Calibri" w:hAnsiTheme="minorHAnsi" w:cstheme="minorHAnsi"/>
                <w:sz w:val="28"/>
                <w:szCs w:val="28"/>
                <w:rPrChange w:id="2385" w:author="Sekar Subramanian" w:date="2021-07-16T13:10:00Z">
                  <w:rPr>
                    <w:del w:id="2386" w:author="Sekar Subramanian" w:date="2021-07-16T12:26:00Z"/>
                    <w:rFonts w:ascii="Calibri" w:eastAsia="Calibri" w:hAnsi="Calibri" w:cs="Calibri"/>
                  </w:rPr>
                </w:rPrChange>
              </w:rPr>
              <w:pPrChange w:id="2387" w:author="Sekar Subramanian" w:date="2021-07-16T12:36:00Z">
                <w:pPr>
                  <w:jc w:val="center"/>
                </w:pPr>
              </w:pPrChange>
            </w:pPr>
            <w:del w:id="2388" w:author="Sekar Subramanian" w:date="2021-07-16T12:26:00Z">
              <w:r w:rsidRPr="007C4EA8" w:rsidDel="00982B65">
                <w:rPr>
                  <w:rFonts w:asciiTheme="minorHAnsi" w:eastAsia="Calibri" w:hAnsiTheme="minorHAnsi" w:cstheme="minorHAnsi"/>
                  <w:sz w:val="28"/>
                  <w:szCs w:val="28"/>
                  <w:rPrChange w:id="2389" w:author="Sekar Subramanian" w:date="2021-07-16T13:10:00Z">
                    <w:rPr>
                      <w:rFonts w:ascii="Calibri" w:eastAsia="Calibri" w:hAnsi="Calibri" w:cs="Calibri"/>
                    </w:rPr>
                  </w:rPrChange>
                </w:rPr>
                <w:delText>Immediate effect</w:delText>
              </w:r>
            </w:del>
          </w:p>
        </w:tc>
      </w:tr>
      <w:tr w:rsidR="00B80C30" w:rsidRPr="007C4EA8" w:rsidDel="00982B65" w14:paraId="06FA3F15" w14:textId="76BE052B" w:rsidTr="00B80C30">
        <w:trPr>
          <w:del w:id="2390" w:author="Sekar Subramanian" w:date="2021-07-16T12:26:00Z"/>
        </w:trPr>
        <w:tc>
          <w:tcPr>
            <w:tcW w:w="2340" w:type="dxa"/>
          </w:tcPr>
          <w:p w14:paraId="79475AA4" w14:textId="444204DC" w:rsidR="00B80C30" w:rsidRPr="007C4EA8" w:rsidDel="00982B65" w:rsidRDefault="00B80C30">
            <w:pPr>
              <w:pStyle w:val="ListParagraph"/>
              <w:numPr>
                <w:ilvl w:val="1"/>
                <w:numId w:val="23"/>
              </w:numPr>
              <w:spacing w:before="120" w:after="120"/>
              <w:contextualSpacing w:val="0"/>
              <w:rPr>
                <w:del w:id="2391" w:author="Sekar Subramanian" w:date="2021-07-16T12:26:00Z"/>
                <w:rFonts w:asciiTheme="minorHAnsi" w:eastAsia="Calibri" w:hAnsiTheme="minorHAnsi" w:cstheme="minorHAnsi"/>
                <w:sz w:val="28"/>
                <w:szCs w:val="28"/>
                <w:rPrChange w:id="2392" w:author="Sekar Subramanian" w:date="2021-07-16T13:10:00Z">
                  <w:rPr>
                    <w:del w:id="2393" w:author="Sekar Subramanian" w:date="2021-07-16T12:26:00Z"/>
                    <w:rFonts w:ascii="Calibri" w:eastAsia="Calibri" w:hAnsi="Calibri" w:cs="Calibri"/>
                  </w:rPr>
                </w:rPrChange>
              </w:rPr>
              <w:pPrChange w:id="2394" w:author="Sekar Subramanian" w:date="2021-07-16T12:36:00Z">
                <w:pPr>
                  <w:jc w:val="center"/>
                </w:pPr>
              </w:pPrChange>
            </w:pPr>
            <w:del w:id="2395" w:author="Sekar Subramanian" w:date="2021-07-16T12:26:00Z">
              <w:r w:rsidRPr="007C4EA8" w:rsidDel="00982B65">
                <w:rPr>
                  <w:rFonts w:asciiTheme="minorHAnsi" w:eastAsia="Calibri" w:hAnsiTheme="minorHAnsi" w:cstheme="minorHAnsi"/>
                  <w:sz w:val="28"/>
                  <w:szCs w:val="28"/>
                  <w:rPrChange w:id="2396" w:author="Sekar Subramanian" w:date="2021-07-16T13:10:00Z">
                    <w:rPr>
                      <w:rFonts w:ascii="Calibri" w:eastAsia="Calibri" w:hAnsi="Calibri" w:cs="Calibri"/>
                    </w:rPr>
                  </w:rPrChange>
                </w:rPr>
                <w:delText>Mobility</w:delText>
              </w:r>
            </w:del>
          </w:p>
        </w:tc>
        <w:tc>
          <w:tcPr>
            <w:tcW w:w="2175" w:type="dxa"/>
          </w:tcPr>
          <w:p w14:paraId="14608658" w14:textId="18CEF951" w:rsidR="00B80C30" w:rsidRPr="007C4EA8" w:rsidDel="00982B65" w:rsidRDefault="00B80C30">
            <w:pPr>
              <w:pStyle w:val="ListParagraph"/>
              <w:numPr>
                <w:ilvl w:val="1"/>
                <w:numId w:val="23"/>
              </w:numPr>
              <w:spacing w:before="120" w:after="120"/>
              <w:contextualSpacing w:val="0"/>
              <w:rPr>
                <w:del w:id="2397" w:author="Sekar Subramanian" w:date="2021-07-16T12:26:00Z"/>
                <w:rFonts w:asciiTheme="minorHAnsi" w:eastAsia="Calibri" w:hAnsiTheme="minorHAnsi" w:cstheme="minorHAnsi"/>
                <w:sz w:val="28"/>
                <w:szCs w:val="28"/>
                <w:rPrChange w:id="2398" w:author="Sekar Subramanian" w:date="2021-07-16T13:10:00Z">
                  <w:rPr>
                    <w:del w:id="2399" w:author="Sekar Subramanian" w:date="2021-07-16T12:26:00Z"/>
                    <w:rFonts w:ascii="Calibri" w:eastAsia="Calibri" w:hAnsi="Calibri" w:cs="Calibri"/>
                  </w:rPr>
                </w:rPrChange>
              </w:rPr>
              <w:pPrChange w:id="2400" w:author="Sekar Subramanian" w:date="2021-07-16T12:36:00Z">
                <w:pPr>
                  <w:jc w:val="center"/>
                </w:pPr>
              </w:pPrChange>
            </w:pPr>
            <w:del w:id="2401" w:author="Sekar Subramanian" w:date="2021-07-16T12:26:00Z">
              <w:r w:rsidRPr="007C4EA8" w:rsidDel="00982B65">
                <w:rPr>
                  <w:rFonts w:asciiTheme="minorHAnsi" w:eastAsia="Calibri" w:hAnsiTheme="minorHAnsi" w:cstheme="minorHAnsi"/>
                  <w:sz w:val="28"/>
                  <w:szCs w:val="28"/>
                  <w:rPrChange w:id="2402" w:author="Sekar Subramanian" w:date="2021-07-16T13:10:00Z">
                    <w:rPr>
                      <w:rFonts w:ascii="Calibri" w:eastAsia="Calibri" w:hAnsi="Calibri" w:cs="Calibri"/>
                    </w:rPr>
                  </w:rPrChange>
                </w:rPr>
                <w:delText>Direct</w:delText>
              </w:r>
            </w:del>
          </w:p>
        </w:tc>
        <w:tc>
          <w:tcPr>
            <w:tcW w:w="2191" w:type="dxa"/>
          </w:tcPr>
          <w:p w14:paraId="560E8B13" w14:textId="333E43DB" w:rsidR="00B80C30" w:rsidRPr="007C4EA8" w:rsidDel="00982B65" w:rsidRDefault="00B80C30">
            <w:pPr>
              <w:pStyle w:val="ListParagraph"/>
              <w:numPr>
                <w:ilvl w:val="1"/>
                <w:numId w:val="23"/>
              </w:numPr>
              <w:spacing w:before="120" w:after="120"/>
              <w:contextualSpacing w:val="0"/>
              <w:rPr>
                <w:del w:id="2403" w:author="Sekar Subramanian" w:date="2021-07-16T12:26:00Z"/>
                <w:rFonts w:asciiTheme="minorHAnsi" w:eastAsia="Calibri" w:hAnsiTheme="minorHAnsi" w:cstheme="minorHAnsi"/>
                <w:sz w:val="28"/>
                <w:szCs w:val="28"/>
                <w:rPrChange w:id="2404" w:author="Sekar Subramanian" w:date="2021-07-16T13:10:00Z">
                  <w:rPr>
                    <w:del w:id="2405" w:author="Sekar Subramanian" w:date="2021-07-16T12:26:00Z"/>
                    <w:rFonts w:ascii="Calibri" w:eastAsia="Calibri" w:hAnsi="Calibri" w:cs="Calibri"/>
                  </w:rPr>
                </w:rPrChange>
              </w:rPr>
              <w:pPrChange w:id="2406" w:author="Sekar Subramanian" w:date="2021-07-16T12:36:00Z">
                <w:pPr>
                  <w:jc w:val="center"/>
                </w:pPr>
              </w:pPrChange>
            </w:pPr>
            <w:del w:id="2407" w:author="Sekar Subramanian" w:date="2021-07-16T12:26:00Z">
              <w:r w:rsidRPr="007C4EA8" w:rsidDel="00982B65">
                <w:rPr>
                  <w:rFonts w:asciiTheme="minorHAnsi" w:eastAsia="Calibri" w:hAnsiTheme="minorHAnsi" w:cstheme="minorHAnsi"/>
                  <w:sz w:val="28"/>
                  <w:szCs w:val="28"/>
                  <w:rPrChange w:id="2408" w:author="Sekar Subramanian" w:date="2021-07-16T13:10:00Z">
                    <w:rPr>
                      <w:rFonts w:ascii="Calibri" w:eastAsia="Calibri" w:hAnsi="Calibri" w:cs="Calibri"/>
                    </w:rPr>
                  </w:rPrChange>
                </w:rPr>
                <w:delText>Immediate effect</w:delText>
              </w:r>
            </w:del>
          </w:p>
        </w:tc>
      </w:tr>
      <w:tr w:rsidR="00B80C30" w:rsidRPr="007C4EA8" w:rsidDel="00982B65" w14:paraId="33C3C25A" w14:textId="6B91D212" w:rsidTr="00B80C30">
        <w:trPr>
          <w:trHeight w:val="300"/>
          <w:del w:id="2409" w:author="Sekar Subramanian" w:date="2021-07-16T12:26:00Z"/>
        </w:trPr>
        <w:tc>
          <w:tcPr>
            <w:tcW w:w="2340" w:type="dxa"/>
          </w:tcPr>
          <w:p w14:paraId="55451B6D" w14:textId="11110AFE" w:rsidR="00B80C30" w:rsidRPr="007C4EA8" w:rsidDel="00982B65" w:rsidRDefault="00B80C30">
            <w:pPr>
              <w:pStyle w:val="ListParagraph"/>
              <w:numPr>
                <w:ilvl w:val="1"/>
                <w:numId w:val="23"/>
              </w:numPr>
              <w:spacing w:before="120" w:after="120"/>
              <w:contextualSpacing w:val="0"/>
              <w:rPr>
                <w:del w:id="2410" w:author="Sekar Subramanian" w:date="2021-07-16T12:26:00Z"/>
                <w:rFonts w:asciiTheme="minorHAnsi" w:eastAsia="Calibri" w:hAnsiTheme="minorHAnsi" w:cstheme="minorHAnsi"/>
                <w:sz w:val="28"/>
                <w:szCs w:val="28"/>
                <w:rPrChange w:id="2411" w:author="Sekar Subramanian" w:date="2021-07-16T13:10:00Z">
                  <w:rPr>
                    <w:del w:id="2412" w:author="Sekar Subramanian" w:date="2021-07-16T12:26:00Z"/>
                    <w:rFonts w:ascii="Calibri" w:eastAsia="Calibri" w:hAnsi="Calibri" w:cs="Calibri"/>
                  </w:rPr>
                </w:rPrChange>
              </w:rPr>
              <w:pPrChange w:id="2413" w:author="Sekar Subramanian" w:date="2021-07-16T12:36:00Z">
                <w:pPr>
                  <w:jc w:val="center"/>
                </w:pPr>
              </w:pPrChange>
            </w:pPr>
            <w:del w:id="2414" w:author="Sekar Subramanian" w:date="2021-07-16T12:26:00Z">
              <w:r w:rsidRPr="007C4EA8" w:rsidDel="00982B65">
                <w:rPr>
                  <w:rFonts w:asciiTheme="minorHAnsi" w:eastAsia="Calibri" w:hAnsiTheme="minorHAnsi" w:cstheme="minorHAnsi"/>
                  <w:sz w:val="28"/>
                  <w:szCs w:val="28"/>
                  <w:rPrChange w:id="2415" w:author="Sekar Subramanian" w:date="2021-07-16T13:10:00Z">
                    <w:rPr>
                      <w:rFonts w:ascii="Calibri" w:eastAsia="Calibri" w:hAnsi="Calibri" w:cs="Calibri"/>
                    </w:rPr>
                  </w:rPrChange>
                </w:rPr>
                <w:delText>Weekend Flag</w:delText>
              </w:r>
            </w:del>
          </w:p>
        </w:tc>
        <w:tc>
          <w:tcPr>
            <w:tcW w:w="2175" w:type="dxa"/>
          </w:tcPr>
          <w:p w14:paraId="65EBAB7B" w14:textId="77B3B862" w:rsidR="00B80C30" w:rsidRPr="007C4EA8" w:rsidDel="00982B65" w:rsidRDefault="00B80C30">
            <w:pPr>
              <w:pStyle w:val="ListParagraph"/>
              <w:numPr>
                <w:ilvl w:val="1"/>
                <w:numId w:val="23"/>
              </w:numPr>
              <w:spacing w:before="120" w:after="120"/>
              <w:contextualSpacing w:val="0"/>
              <w:rPr>
                <w:del w:id="2416" w:author="Sekar Subramanian" w:date="2021-07-16T12:26:00Z"/>
                <w:rFonts w:asciiTheme="minorHAnsi" w:eastAsia="Calibri" w:hAnsiTheme="minorHAnsi" w:cstheme="minorHAnsi"/>
                <w:sz w:val="28"/>
                <w:szCs w:val="28"/>
                <w:rPrChange w:id="2417" w:author="Sekar Subramanian" w:date="2021-07-16T13:10:00Z">
                  <w:rPr>
                    <w:del w:id="2418" w:author="Sekar Subramanian" w:date="2021-07-16T12:26:00Z"/>
                    <w:rFonts w:ascii="Calibri" w:eastAsia="Calibri" w:hAnsi="Calibri" w:cs="Calibri"/>
                  </w:rPr>
                </w:rPrChange>
              </w:rPr>
              <w:pPrChange w:id="2419" w:author="Sekar Subramanian" w:date="2021-07-16T12:36:00Z">
                <w:pPr>
                  <w:jc w:val="center"/>
                </w:pPr>
              </w:pPrChange>
            </w:pPr>
            <w:del w:id="2420" w:author="Sekar Subramanian" w:date="2021-07-16T12:26:00Z">
              <w:r w:rsidRPr="007C4EA8" w:rsidDel="00982B65">
                <w:rPr>
                  <w:rFonts w:asciiTheme="minorHAnsi" w:eastAsia="Calibri" w:hAnsiTheme="minorHAnsi" w:cstheme="minorHAnsi"/>
                  <w:sz w:val="28"/>
                  <w:szCs w:val="28"/>
                  <w:rPrChange w:id="2421" w:author="Sekar Subramanian" w:date="2021-07-16T13:10:00Z">
                    <w:rPr>
                      <w:rFonts w:ascii="Calibri" w:eastAsia="Calibri" w:hAnsi="Calibri" w:cs="Calibri"/>
                    </w:rPr>
                  </w:rPrChange>
                </w:rPr>
                <w:delText>Direct</w:delText>
              </w:r>
            </w:del>
          </w:p>
        </w:tc>
        <w:tc>
          <w:tcPr>
            <w:tcW w:w="2191" w:type="dxa"/>
          </w:tcPr>
          <w:p w14:paraId="1D1E7037" w14:textId="013F1192" w:rsidR="00B80C30" w:rsidRPr="007C4EA8" w:rsidDel="00982B65" w:rsidRDefault="00B80C30">
            <w:pPr>
              <w:pStyle w:val="ListParagraph"/>
              <w:numPr>
                <w:ilvl w:val="1"/>
                <w:numId w:val="23"/>
              </w:numPr>
              <w:spacing w:before="120" w:after="120"/>
              <w:contextualSpacing w:val="0"/>
              <w:rPr>
                <w:del w:id="2422" w:author="Sekar Subramanian" w:date="2021-07-16T12:26:00Z"/>
                <w:rFonts w:asciiTheme="minorHAnsi" w:eastAsia="Calibri" w:hAnsiTheme="minorHAnsi" w:cstheme="minorHAnsi"/>
                <w:sz w:val="28"/>
                <w:szCs w:val="28"/>
                <w:rPrChange w:id="2423" w:author="Sekar Subramanian" w:date="2021-07-16T13:10:00Z">
                  <w:rPr>
                    <w:del w:id="2424" w:author="Sekar Subramanian" w:date="2021-07-16T12:26:00Z"/>
                    <w:rFonts w:ascii="Calibri" w:eastAsia="Calibri" w:hAnsi="Calibri" w:cs="Calibri"/>
                  </w:rPr>
                </w:rPrChange>
              </w:rPr>
              <w:pPrChange w:id="2425" w:author="Sekar Subramanian" w:date="2021-07-16T12:36:00Z">
                <w:pPr>
                  <w:jc w:val="center"/>
                </w:pPr>
              </w:pPrChange>
            </w:pPr>
            <w:del w:id="2426" w:author="Sekar Subramanian" w:date="2021-07-16T12:26:00Z">
              <w:r w:rsidRPr="007C4EA8" w:rsidDel="00982B65">
                <w:rPr>
                  <w:rFonts w:asciiTheme="minorHAnsi" w:eastAsia="Calibri" w:hAnsiTheme="minorHAnsi" w:cstheme="minorHAnsi"/>
                  <w:sz w:val="28"/>
                  <w:szCs w:val="28"/>
                  <w:rPrChange w:id="2427" w:author="Sekar Subramanian" w:date="2021-07-16T13:10:00Z">
                    <w:rPr>
                      <w:rFonts w:ascii="Calibri" w:eastAsia="Calibri" w:hAnsi="Calibri" w:cs="Calibri"/>
                    </w:rPr>
                  </w:rPrChange>
                </w:rPr>
                <w:delText>Immediate effect</w:delText>
              </w:r>
            </w:del>
          </w:p>
        </w:tc>
      </w:tr>
    </w:tbl>
    <w:p w14:paraId="477DAE07" w14:textId="5434FA0B" w:rsidR="007E2081" w:rsidRPr="007C4EA8" w:rsidDel="00982B65" w:rsidRDefault="007E2081">
      <w:pPr>
        <w:pStyle w:val="ListParagraph"/>
        <w:numPr>
          <w:ilvl w:val="1"/>
          <w:numId w:val="23"/>
        </w:numPr>
        <w:spacing w:before="120" w:after="120"/>
        <w:contextualSpacing w:val="0"/>
        <w:rPr>
          <w:del w:id="2428" w:author="Sekar Subramanian" w:date="2021-07-16T12:26:00Z"/>
          <w:rFonts w:asciiTheme="minorHAnsi" w:eastAsia="Calibri" w:hAnsiTheme="minorHAnsi" w:cstheme="minorHAnsi"/>
          <w:sz w:val="28"/>
          <w:szCs w:val="28"/>
          <w:rPrChange w:id="2429" w:author="Sekar Subramanian" w:date="2021-07-16T13:10:00Z">
            <w:rPr>
              <w:del w:id="2430" w:author="Sekar Subramanian" w:date="2021-07-16T12:26:00Z"/>
              <w:rFonts w:ascii="Calibri" w:eastAsia="Calibri" w:hAnsi="Calibri" w:cs="Calibri"/>
            </w:rPr>
          </w:rPrChange>
        </w:rPr>
        <w:pPrChange w:id="2431" w:author="Sekar Subramanian" w:date="2021-07-16T12:36:00Z">
          <w:pPr>
            <w:spacing w:after="0" w:line="240" w:lineRule="auto"/>
          </w:pPr>
        </w:pPrChange>
      </w:pPr>
    </w:p>
    <w:p w14:paraId="6C14B0D8" w14:textId="0F6966F8" w:rsidR="00963C37" w:rsidRPr="007C4EA8" w:rsidDel="00982B65" w:rsidRDefault="00963C37">
      <w:pPr>
        <w:pStyle w:val="ListParagraph"/>
        <w:numPr>
          <w:ilvl w:val="1"/>
          <w:numId w:val="23"/>
        </w:numPr>
        <w:spacing w:before="120" w:after="120"/>
        <w:contextualSpacing w:val="0"/>
        <w:rPr>
          <w:del w:id="2432" w:author="Sekar Subramanian" w:date="2021-07-16T12:26:00Z"/>
          <w:rFonts w:asciiTheme="minorHAnsi" w:eastAsia="Calibri" w:hAnsiTheme="minorHAnsi" w:cstheme="minorHAnsi"/>
          <w:sz w:val="28"/>
          <w:szCs w:val="28"/>
          <w:rPrChange w:id="2433" w:author="Sekar Subramanian" w:date="2021-07-16T13:10:00Z">
            <w:rPr>
              <w:del w:id="2434" w:author="Sekar Subramanian" w:date="2021-07-16T12:26:00Z"/>
              <w:rFonts w:ascii="Calibri" w:eastAsia="Calibri" w:hAnsi="Calibri" w:cs="Calibri"/>
            </w:rPr>
          </w:rPrChange>
        </w:rPr>
        <w:pPrChange w:id="2435" w:author="Sekar Subramanian" w:date="2021-07-16T12:36:00Z">
          <w:pPr>
            <w:spacing w:after="0" w:line="240" w:lineRule="auto"/>
            <w:ind w:left="2160"/>
          </w:pPr>
        </w:pPrChange>
      </w:pPr>
    </w:p>
    <w:p w14:paraId="3D28B447" w14:textId="089D5DF7" w:rsidR="00F845F2" w:rsidRPr="007C4EA8" w:rsidDel="00982B65" w:rsidRDefault="00F845F2">
      <w:pPr>
        <w:pStyle w:val="ListParagraph"/>
        <w:numPr>
          <w:ilvl w:val="1"/>
          <w:numId w:val="23"/>
        </w:numPr>
        <w:spacing w:before="120" w:after="120"/>
        <w:contextualSpacing w:val="0"/>
        <w:rPr>
          <w:del w:id="2436" w:author="Sekar Subramanian" w:date="2021-07-16T12:26:00Z"/>
          <w:rFonts w:asciiTheme="minorHAnsi" w:eastAsia="Times New Roman" w:hAnsiTheme="minorHAnsi" w:cstheme="minorHAnsi"/>
          <w:b/>
          <w:bCs/>
          <w:sz w:val="28"/>
          <w:szCs w:val="28"/>
          <w:rPrChange w:id="2437" w:author="Sekar Subramanian" w:date="2021-07-16T13:10:00Z">
            <w:rPr>
              <w:del w:id="2438" w:author="Sekar Subramanian" w:date="2021-07-16T12:26:00Z"/>
              <w:rFonts w:ascii="Calibri" w:eastAsia="Times New Roman" w:hAnsi="Calibri" w:cs="Calibri"/>
              <w:b/>
              <w:bCs/>
            </w:rPr>
          </w:rPrChange>
        </w:rPr>
        <w:pPrChange w:id="2439" w:author="Sekar Subramanian" w:date="2021-07-16T12:36:00Z">
          <w:pPr>
            <w:numPr>
              <w:ilvl w:val="1"/>
              <w:numId w:val="26"/>
            </w:numPr>
            <w:spacing w:after="0" w:line="240" w:lineRule="auto"/>
            <w:ind w:left="1440" w:hanging="360"/>
          </w:pPr>
        </w:pPrChange>
      </w:pPr>
      <w:del w:id="2440" w:author="Sekar Subramanian" w:date="2021-07-16T12:26:00Z">
        <w:r w:rsidRPr="007C4EA8" w:rsidDel="00982B65">
          <w:rPr>
            <w:rFonts w:asciiTheme="minorHAnsi" w:eastAsia="Times New Roman" w:hAnsiTheme="minorHAnsi" w:cstheme="minorHAnsi"/>
            <w:b/>
            <w:bCs/>
            <w:sz w:val="28"/>
            <w:szCs w:val="28"/>
            <w:rPrChange w:id="2441" w:author="Sekar Subramanian" w:date="2021-07-16T13:10:00Z">
              <w:rPr>
                <w:rFonts w:ascii="Calibri" w:eastAsia="Times New Roman" w:hAnsi="Calibri" w:cs="Calibri"/>
                <w:b/>
                <w:bCs/>
              </w:rPr>
            </w:rPrChange>
          </w:rPr>
          <w:delText>Media</w:delText>
        </w:r>
        <w:r w:rsidR="00BA7513" w:rsidRPr="007C4EA8" w:rsidDel="00982B65">
          <w:rPr>
            <w:rFonts w:asciiTheme="minorHAnsi" w:eastAsia="Times New Roman" w:hAnsiTheme="minorHAnsi" w:cstheme="minorHAnsi"/>
            <w:b/>
            <w:bCs/>
            <w:sz w:val="28"/>
            <w:szCs w:val="28"/>
            <w:rPrChange w:id="2442" w:author="Sekar Subramanian" w:date="2021-07-16T13:10:00Z">
              <w:rPr>
                <w:rFonts w:ascii="Calibri" w:eastAsia="Times New Roman" w:hAnsi="Calibri" w:cs="Calibri"/>
                <w:b/>
                <w:bCs/>
              </w:rPr>
            </w:rPrChange>
          </w:rPr>
          <w:delText xml:space="preserve"> --</w:delText>
        </w:r>
      </w:del>
    </w:p>
    <w:p w14:paraId="50592A3F" w14:textId="47F3984F" w:rsidR="000A0756" w:rsidRPr="007C4EA8" w:rsidDel="00982B65" w:rsidRDefault="00F845F2">
      <w:pPr>
        <w:pStyle w:val="ListParagraph"/>
        <w:numPr>
          <w:ilvl w:val="1"/>
          <w:numId w:val="23"/>
        </w:numPr>
        <w:spacing w:before="120" w:after="120"/>
        <w:contextualSpacing w:val="0"/>
        <w:rPr>
          <w:del w:id="2443" w:author="Sekar Subramanian" w:date="2021-07-16T12:26:00Z"/>
          <w:rFonts w:asciiTheme="minorHAnsi" w:eastAsia="Calibri" w:hAnsiTheme="minorHAnsi" w:cstheme="minorHAnsi"/>
          <w:sz w:val="28"/>
          <w:szCs w:val="28"/>
          <w:rPrChange w:id="2444" w:author="Sekar Subramanian" w:date="2021-07-16T13:10:00Z">
            <w:rPr>
              <w:del w:id="2445" w:author="Sekar Subramanian" w:date="2021-07-16T12:26:00Z"/>
              <w:rFonts w:ascii="Calibri" w:eastAsia="Calibri" w:hAnsi="Calibri" w:cs="Calibri"/>
            </w:rPr>
          </w:rPrChange>
        </w:rPr>
        <w:pPrChange w:id="2446" w:author="Sekar Subramanian" w:date="2021-07-16T12:36:00Z">
          <w:pPr>
            <w:numPr>
              <w:ilvl w:val="2"/>
              <w:numId w:val="26"/>
            </w:numPr>
            <w:spacing w:after="0" w:line="240" w:lineRule="auto"/>
            <w:ind w:left="2160" w:hanging="180"/>
          </w:pPr>
        </w:pPrChange>
      </w:pPr>
      <w:del w:id="2447" w:author="Sekar Subramanian" w:date="2021-07-16T12:26:00Z">
        <w:r w:rsidRPr="007C4EA8" w:rsidDel="00982B65">
          <w:rPr>
            <w:rFonts w:asciiTheme="minorHAnsi" w:eastAsia="Calibri" w:hAnsiTheme="minorHAnsi" w:cstheme="minorHAnsi"/>
            <w:sz w:val="28"/>
            <w:szCs w:val="28"/>
            <w:rPrChange w:id="2448" w:author="Sekar Subramanian" w:date="2021-07-16T13:10:00Z">
              <w:rPr>
                <w:rFonts w:ascii="Calibri" w:eastAsia="Calibri" w:hAnsi="Calibri" w:cs="Calibri"/>
              </w:rPr>
            </w:rPrChange>
          </w:rPr>
          <w:delText>To test media,</w:delText>
        </w:r>
        <w:r w:rsidR="00FE15A9" w:rsidRPr="007C4EA8" w:rsidDel="00982B65">
          <w:rPr>
            <w:rFonts w:asciiTheme="minorHAnsi" w:eastAsia="Calibri" w:hAnsiTheme="minorHAnsi" w:cstheme="minorHAnsi"/>
            <w:sz w:val="28"/>
            <w:szCs w:val="28"/>
            <w:rPrChange w:id="2449" w:author="Sekar Subramanian" w:date="2021-07-16T13:10:00Z">
              <w:rPr>
                <w:rFonts w:ascii="Calibri" w:eastAsia="Calibri" w:hAnsi="Calibri" w:cs="Calibri"/>
              </w:rPr>
            </w:rPrChange>
          </w:rPr>
          <w:delText xml:space="preserve"> </w:delText>
        </w:r>
        <w:r w:rsidR="00BA7513" w:rsidRPr="007C4EA8" w:rsidDel="00982B65">
          <w:rPr>
            <w:rFonts w:asciiTheme="minorHAnsi" w:eastAsia="Calibri" w:hAnsiTheme="minorHAnsi" w:cstheme="minorHAnsi"/>
            <w:sz w:val="28"/>
            <w:szCs w:val="28"/>
            <w:rPrChange w:id="2450" w:author="Sekar Subramanian" w:date="2021-07-16T13:10:00Z">
              <w:rPr>
                <w:rFonts w:ascii="Calibri" w:eastAsia="Calibri" w:hAnsi="Calibri" w:cs="Calibri"/>
              </w:rPr>
            </w:rPrChange>
          </w:rPr>
          <w:delText>we started</w:delText>
        </w:r>
        <w:r w:rsidRPr="007C4EA8" w:rsidDel="00982B65">
          <w:rPr>
            <w:rFonts w:asciiTheme="minorHAnsi" w:eastAsia="Calibri" w:hAnsiTheme="minorHAnsi" w:cstheme="minorHAnsi"/>
            <w:sz w:val="28"/>
            <w:szCs w:val="28"/>
            <w:rPrChange w:id="2451" w:author="Sekar Subramanian" w:date="2021-07-16T13:10:00Z">
              <w:rPr>
                <w:rFonts w:ascii="Calibri" w:eastAsia="Calibri" w:hAnsi="Calibri" w:cs="Calibri"/>
              </w:rPr>
            </w:rPrChange>
          </w:rPr>
          <w:delText xml:space="preserve"> with some of the most important media variables. Either use business logic or look at the spend share of media variables to identify the biggest ones</w:delText>
        </w:r>
      </w:del>
    </w:p>
    <w:p w14:paraId="3B111D03" w14:textId="6726E936" w:rsidR="000C569F" w:rsidRPr="007C4EA8" w:rsidDel="00982B65" w:rsidRDefault="000C569F">
      <w:pPr>
        <w:pStyle w:val="ListParagraph"/>
        <w:numPr>
          <w:ilvl w:val="1"/>
          <w:numId w:val="23"/>
        </w:numPr>
        <w:spacing w:before="120" w:after="120"/>
        <w:contextualSpacing w:val="0"/>
        <w:rPr>
          <w:del w:id="2452" w:author="Sekar Subramanian" w:date="2021-07-16T12:26:00Z"/>
          <w:rFonts w:asciiTheme="minorHAnsi" w:eastAsia="Calibri" w:hAnsiTheme="minorHAnsi" w:cstheme="minorHAnsi"/>
          <w:sz w:val="28"/>
          <w:szCs w:val="28"/>
          <w:rPrChange w:id="2453" w:author="Sekar Subramanian" w:date="2021-07-16T13:10:00Z">
            <w:rPr>
              <w:del w:id="2454" w:author="Sekar Subramanian" w:date="2021-07-16T12:26:00Z"/>
              <w:rFonts w:ascii="Calibri" w:eastAsia="Calibri" w:hAnsi="Calibri" w:cs="Calibri"/>
            </w:rPr>
          </w:rPrChange>
        </w:rPr>
        <w:pPrChange w:id="2455" w:author="Sekar Subramanian" w:date="2021-07-16T12:36:00Z">
          <w:pPr>
            <w:spacing w:after="0" w:line="240" w:lineRule="auto"/>
            <w:ind w:left="1440"/>
          </w:pPr>
        </w:pPrChange>
      </w:pPr>
    </w:p>
    <w:p w14:paraId="5C37EF8A" w14:textId="0CAEC3A8" w:rsidR="000C569F" w:rsidRPr="007C4EA8" w:rsidDel="00982B65" w:rsidRDefault="001E2F7C">
      <w:pPr>
        <w:pStyle w:val="ListParagraph"/>
        <w:numPr>
          <w:ilvl w:val="1"/>
          <w:numId w:val="23"/>
        </w:numPr>
        <w:spacing w:before="120" w:after="120"/>
        <w:contextualSpacing w:val="0"/>
        <w:rPr>
          <w:del w:id="2456" w:author="Sekar Subramanian" w:date="2021-07-16T12:26:00Z"/>
          <w:rFonts w:asciiTheme="minorHAnsi" w:eastAsia="Calibri" w:hAnsiTheme="minorHAnsi" w:cstheme="minorHAnsi"/>
          <w:sz w:val="28"/>
          <w:szCs w:val="28"/>
          <w:rPrChange w:id="2457" w:author="Sekar Subramanian" w:date="2021-07-16T13:10:00Z">
            <w:rPr>
              <w:del w:id="2458" w:author="Sekar Subramanian" w:date="2021-07-16T12:26:00Z"/>
              <w:rFonts w:ascii="Calibri" w:eastAsia="Calibri" w:hAnsi="Calibri" w:cs="Calibri"/>
            </w:rPr>
          </w:rPrChange>
        </w:rPr>
        <w:pPrChange w:id="2459" w:author="Sekar Subramanian" w:date="2021-07-16T12:36:00Z">
          <w:pPr>
            <w:numPr>
              <w:ilvl w:val="2"/>
              <w:numId w:val="26"/>
            </w:numPr>
            <w:spacing w:after="0" w:line="240" w:lineRule="auto"/>
            <w:ind w:left="2160" w:hanging="180"/>
          </w:pPr>
        </w:pPrChange>
      </w:pPr>
      <w:del w:id="2460" w:author="Sekar Subramanian" w:date="2021-07-16T12:26:00Z">
        <w:r w:rsidRPr="007C4EA8" w:rsidDel="00982B65">
          <w:rPr>
            <w:rFonts w:asciiTheme="minorHAnsi" w:eastAsia="Calibri" w:hAnsiTheme="minorHAnsi" w:cstheme="minorHAnsi"/>
            <w:sz w:val="28"/>
            <w:szCs w:val="28"/>
            <w:rPrChange w:id="2461" w:author="Sekar Subramanian" w:date="2021-07-16T13:10:00Z">
              <w:rPr>
                <w:rFonts w:ascii="Calibri" w:eastAsia="Calibri" w:hAnsi="Calibri" w:cs="Calibri"/>
              </w:rPr>
            </w:rPrChange>
          </w:rPr>
          <w:delText>Transformation parameters are determined by running multiple iterations and comparing model fits for each.</w:delText>
        </w:r>
      </w:del>
    </w:p>
    <w:p w14:paraId="035A8A20" w14:textId="2794CE5D" w:rsidR="000C569F" w:rsidRPr="007C4EA8" w:rsidDel="00982B65" w:rsidRDefault="000C569F">
      <w:pPr>
        <w:pStyle w:val="ListParagraph"/>
        <w:numPr>
          <w:ilvl w:val="1"/>
          <w:numId w:val="23"/>
        </w:numPr>
        <w:spacing w:before="120" w:after="120"/>
        <w:contextualSpacing w:val="0"/>
        <w:rPr>
          <w:del w:id="2462" w:author="Sekar Subramanian" w:date="2021-07-16T12:26:00Z"/>
          <w:rFonts w:asciiTheme="minorHAnsi" w:eastAsia="Calibri" w:hAnsiTheme="minorHAnsi" w:cstheme="minorHAnsi"/>
          <w:sz w:val="28"/>
          <w:szCs w:val="28"/>
          <w:rPrChange w:id="2463" w:author="Sekar Subramanian" w:date="2021-07-16T13:10:00Z">
            <w:rPr>
              <w:del w:id="2464" w:author="Sekar Subramanian" w:date="2021-07-16T12:26:00Z"/>
              <w:rFonts w:ascii="Calibri" w:eastAsia="Calibri" w:hAnsi="Calibri" w:cs="Calibri"/>
            </w:rPr>
          </w:rPrChange>
        </w:rPr>
        <w:pPrChange w:id="2465" w:author="Sekar Subramanian" w:date="2021-07-16T12:36:00Z">
          <w:pPr>
            <w:pStyle w:val="ListParagraph"/>
          </w:pPr>
        </w:pPrChange>
      </w:pPr>
    </w:p>
    <w:p w14:paraId="76786228" w14:textId="0AF5C49A" w:rsidR="000C569F" w:rsidRPr="007C4EA8" w:rsidDel="00982B65" w:rsidRDefault="000C569F">
      <w:pPr>
        <w:pStyle w:val="ListParagraph"/>
        <w:numPr>
          <w:ilvl w:val="1"/>
          <w:numId w:val="23"/>
        </w:numPr>
        <w:spacing w:before="120" w:after="120"/>
        <w:contextualSpacing w:val="0"/>
        <w:rPr>
          <w:del w:id="2466" w:author="Sekar Subramanian" w:date="2021-07-16T12:26:00Z"/>
          <w:rFonts w:asciiTheme="minorHAnsi" w:eastAsia="Calibri" w:hAnsiTheme="minorHAnsi" w:cstheme="minorHAnsi"/>
          <w:sz w:val="28"/>
          <w:szCs w:val="28"/>
          <w:rPrChange w:id="2467" w:author="Sekar Subramanian" w:date="2021-07-16T13:10:00Z">
            <w:rPr>
              <w:del w:id="2468" w:author="Sekar Subramanian" w:date="2021-07-16T12:26:00Z"/>
              <w:rFonts w:ascii="Calibri" w:eastAsia="Calibri" w:hAnsi="Calibri" w:cs="Calibri"/>
            </w:rPr>
          </w:rPrChange>
        </w:rPr>
        <w:pPrChange w:id="2469" w:author="Sekar Subramanian" w:date="2021-07-16T12:36:00Z">
          <w:pPr>
            <w:spacing w:after="0" w:line="240" w:lineRule="auto"/>
            <w:ind w:left="2160"/>
          </w:pPr>
        </w:pPrChange>
      </w:pPr>
      <w:del w:id="2470" w:author="Sekar Subramanian" w:date="2021-07-16T12:26:00Z">
        <w:r w:rsidRPr="007C4EA8" w:rsidDel="00982B65">
          <w:rPr>
            <w:rFonts w:asciiTheme="minorHAnsi" w:eastAsia="Calibri" w:hAnsiTheme="minorHAnsi" w:cstheme="minorHAnsi"/>
            <w:sz w:val="28"/>
            <w:szCs w:val="28"/>
            <w:rPrChange w:id="2471" w:author="Sekar Subramanian" w:date="2021-07-16T13:10:00Z">
              <w:rPr>
                <w:rFonts w:ascii="Calibri" w:eastAsia="Calibri" w:hAnsi="Calibri" w:cs="Calibri"/>
              </w:rPr>
            </w:rPrChange>
          </w:rPr>
          <w:delText>Below is the list of media variables used in the model.</w:delText>
        </w:r>
      </w:del>
    </w:p>
    <w:tbl>
      <w:tblPr>
        <w:tblStyle w:val="TableGrid"/>
        <w:tblW w:w="0" w:type="auto"/>
        <w:tblInd w:w="2160" w:type="dxa"/>
        <w:tblLook w:val="04A0" w:firstRow="1" w:lastRow="0" w:firstColumn="1" w:lastColumn="0" w:noHBand="0" w:noVBand="1"/>
      </w:tblPr>
      <w:tblGrid>
        <w:gridCol w:w="2632"/>
        <w:gridCol w:w="2848"/>
        <w:gridCol w:w="2403"/>
      </w:tblGrid>
      <w:tr w:rsidR="00963C37" w:rsidRPr="007C4EA8" w:rsidDel="00982B65" w14:paraId="101D2443" w14:textId="7DA89C18" w:rsidTr="00963C37">
        <w:trPr>
          <w:del w:id="2472" w:author="Sekar Subramanian" w:date="2021-07-16T12:26:00Z"/>
        </w:trPr>
        <w:tc>
          <w:tcPr>
            <w:tcW w:w="2614" w:type="dxa"/>
          </w:tcPr>
          <w:p w14:paraId="57B4AFA6" w14:textId="0D740561" w:rsidR="00963C37" w:rsidRPr="007C4EA8" w:rsidDel="00982B65" w:rsidRDefault="00963C37">
            <w:pPr>
              <w:pStyle w:val="ListParagraph"/>
              <w:numPr>
                <w:ilvl w:val="1"/>
                <w:numId w:val="23"/>
              </w:numPr>
              <w:spacing w:before="120" w:after="120"/>
              <w:contextualSpacing w:val="0"/>
              <w:rPr>
                <w:del w:id="2473" w:author="Sekar Subramanian" w:date="2021-07-16T12:26:00Z"/>
                <w:rFonts w:asciiTheme="minorHAnsi" w:eastAsia="Calibri" w:hAnsiTheme="minorHAnsi" w:cstheme="minorHAnsi"/>
                <w:b/>
                <w:bCs/>
                <w:sz w:val="28"/>
                <w:szCs w:val="28"/>
                <w:rPrChange w:id="2474" w:author="Sekar Subramanian" w:date="2021-07-16T13:10:00Z">
                  <w:rPr>
                    <w:del w:id="2475" w:author="Sekar Subramanian" w:date="2021-07-16T12:26:00Z"/>
                    <w:rFonts w:ascii="Calibri" w:eastAsia="Calibri" w:hAnsi="Calibri" w:cs="Calibri"/>
                    <w:b/>
                    <w:bCs/>
                  </w:rPr>
                </w:rPrChange>
              </w:rPr>
              <w:pPrChange w:id="2476" w:author="Sekar Subramanian" w:date="2021-07-16T12:36:00Z">
                <w:pPr>
                  <w:jc w:val="center"/>
                </w:pPr>
              </w:pPrChange>
            </w:pPr>
            <w:del w:id="2477" w:author="Sekar Subramanian" w:date="2021-07-16T12:26:00Z">
              <w:r w:rsidRPr="007C4EA8" w:rsidDel="00982B65">
                <w:rPr>
                  <w:rFonts w:asciiTheme="minorHAnsi" w:eastAsia="Calibri" w:hAnsiTheme="minorHAnsi" w:cstheme="minorHAnsi"/>
                  <w:b/>
                  <w:bCs/>
                  <w:sz w:val="28"/>
                  <w:szCs w:val="28"/>
                  <w:rPrChange w:id="2478" w:author="Sekar Subramanian" w:date="2021-07-16T13:10:00Z">
                    <w:rPr>
                      <w:rFonts w:ascii="Calibri" w:eastAsia="Calibri" w:hAnsi="Calibri" w:cs="Calibri"/>
                      <w:b/>
                      <w:bCs/>
                    </w:rPr>
                  </w:rPrChange>
                </w:rPr>
                <w:delText>Metric (Impressions)</w:delText>
              </w:r>
            </w:del>
          </w:p>
        </w:tc>
        <w:tc>
          <w:tcPr>
            <w:tcW w:w="2797" w:type="dxa"/>
          </w:tcPr>
          <w:p w14:paraId="49C35682" w14:textId="70B5830C" w:rsidR="00963C37" w:rsidRPr="007C4EA8" w:rsidDel="00982B65" w:rsidRDefault="00963C37">
            <w:pPr>
              <w:pStyle w:val="ListParagraph"/>
              <w:numPr>
                <w:ilvl w:val="1"/>
                <w:numId w:val="23"/>
              </w:numPr>
              <w:spacing w:before="120" w:after="120"/>
              <w:contextualSpacing w:val="0"/>
              <w:rPr>
                <w:del w:id="2479" w:author="Sekar Subramanian" w:date="2021-07-16T12:26:00Z"/>
                <w:rFonts w:asciiTheme="minorHAnsi" w:eastAsia="Calibri" w:hAnsiTheme="minorHAnsi" w:cstheme="minorHAnsi"/>
                <w:b/>
                <w:bCs/>
                <w:sz w:val="28"/>
                <w:szCs w:val="28"/>
                <w:rPrChange w:id="2480" w:author="Sekar Subramanian" w:date="2021-07-16T13:10:00Z">
                  <w:rPr>
                    <w:del w:id="2481" w:author="Sekar Subramanian" w:date="2021-07-16T12:26:00Z"/>
                    <w:rFonts w:ascii="Calibri" w:eastAsia="Calibri" w:hAnsi="Calibri" w:cs="Calibri"/>
                    <w:b/>
                    <w:bCs/>
                  </w:rPr>
                </w:rPrChange>
              </w:rPr>
              <w:pPrChange w:id="2482" w:author="Sekar Subramanian" w:date="2021-07-16T12:36:00Z">
                <w:pPr>
                  <w:jc w:val="center"/>
                </w:pPr>
              </w:pPrChange>
            </w:pPr>
            <w:del w:id="2483" w:author="Sekar Subramanian" w:date="2021-07-16T12:26:00Z">
              <w:r w:rsidRPr="007C4EA8" w:rsidDel="00982B65">
                <w:rPr>
                  <w:rFonts w:asciiTheme="minorHAnsi" w:eastAsia="Calibri" w:hAnsiTheme="minorHAnsi" w:cstheme="minorHAnsi"/>
                  <w:b/>
                  <w:bCs/>
                  <w:sz w:val="28"/>
                  <w:szCs w:val="28"/>
                  <w:rPrChange w:id="2484" w:author="Sekar Subramanian" w:date="2021-07-16T13:10:00Z">
                    <w:rPr>
                      <w:rFonts w:ascii="Calibri" w:eastAsia="Calibri" w:hAnsi="Calibri" w:cs="Calibri"/>
                      <w:b/>
                      <w:bCs/>
                    </w:rPr>
                  </w:rPrChange>
                </w:rPr>
                <w:delText>Transformation used</w:delText>
              </w:r>
            </w:del>
          </w:p>
        </w:tc>
        <w:tc>
          <w:tcPr>
            <w:tcW w:w="2698" w:type="dxa"/>
          </w:tcPr>
          <w:p w14:paraId="72243436" w14:textId="5E47A598" w:rsidR="00963C37" w:rsidRPr="007C4EA8" w:rsidDel="00982B65" w:rsidRDefault="00963C37">
            <w:pPr>
              <w:pStyle w:val="ListParagraph"/>
              <w:numPr>
                <w:ilvl w:val="1"/>
                <w:numId w:val="23"/>
              </w:numPr>
              <w:spacing w:before="120" w:after="120"/>
              <w:contextualSpacing w:val="0"/>
              <w:rPr>
                <w:del w:id="2485" w:author="Sekar Subramanian" w:date="2021-07-16T12:26:00Z"/>
                <w:rFonts w:asciiTheme="minorHAnsi" w:eastAsia="Calibri" w:hAnsiTheme="minorHAnsi" w:cstheme="minorHAnsi"/>
                <w:b/>
                <w:bCs/>
                <w:sz w:val="28"/>
                <w:szCs w:val="28"/>
                <w:rPrChange w:id="2486" w:author="Sekar Subramanian" w:date="2021-07-16T13:10:00Z">
                  <w:rPr>
                    <w:del w:id="2487" w:author="Sekar Subramanian" w:date="2021-07-16T12:26:00Z"/>
                    <w:rFonts w:ascii="Calibri" w:eastAsia="Calibri" w:hAnsi="Calibri" w:cs="Calibri"/>
                    <w:b/>
                    <w:bCs/>
                  </w:rPr>
                </w:rPrChange>
              </w:rPr>
              <w:pPrChange w:id="2488" w:author="Sekar Subramanian" w:date="2021-07-16T12:36:00Z">
                <w:pPr>
                  <w:jc w:val="center"/>
                </w:pPr>
              </w:pPrChange>
            </w:pPr>
            <w:del w:id="2489" w:author="Sekar Subramanian" w:date="2021-07-16T12:26:00Z">
              <w:r w:rsidRPr="007C4EA8" w:rsidDel="00982B65">
                <w:rPr>
                  <w:rFonts w:asciiTheme="minorHAnsi" w:eastAsia="Calibri" w:hAnsiTheme="minorHAnsi" w:cstheme="minorHAnsi"/>
                  <w:b/>
                  <w:bCs/>
                  <w:sz w:val="28"/>
                  <w:szCs w:val="28"/>
                  <w:rPrChange w:id="2490" w:author="Sekar Subramanian" w:date="2021-07-16T13:10:00Z">
                    <w:rPr>
                      <w:rFonts w:ascii="Calibri" w:eastAsia="Calibri" w:hAnsi="Calibri" w:cs="Calibri"/>
                      <w:b/>
                      <w:bCs/>
                    </w:rPr>
                  </w:rPrChange>
                </w:rPr>
                <w:delText>Granularity</w:delText>
              </w:r>
            </w:del>
          </w:p>
        </w:tc>
      </w:tr>
      <w:tr w:rsidR="00963C37" w:rsidRPr="007C4EA8" w:rsidDel="00982B65" w14:paraId="37EE742B" w14:textId="16671F61" w:rsidTr="00963C37">
        <w:trPr>
          <w:del w:id="2491" w:author="Sekar Subramanian" w:date="2021-07-16T12:26:00Z"/>
        </w:trPr>
        <w:tc>
          <w:tcPr>
            <w:tcW w:w="2614" w:type="dxa"/>
          </w:tcPr>
          <w:p w14:paraId="4904CEAB" w14:textId="7010BAFF" w:rsidR="00963C37" w:rsidRPr="007C4EA8" w:rsidDel="00982B65" w:rsidRDefault="00963C37">
            <w:pPr>
              <w:pStyle w:val="ListParagraph"/>
              <w:numPr>
                <w:ilvl w:val="1"/>
                <w:numId w:val="23"/>
              </w:numPr>
              <w:spacing w:before="120" w:after="120"/>
              <w:contextualSpacing w:val="0"/>
              <w:rPr>
                <w:del w:id="2492" w:author="Sekar Subramanian" w:date="2021-07-16T12:26:00Z"/>
                <w:rFonts w:asciiTheme="minorHAnsi" w:eastAsia="Calibri" w:hAnsiTheme="minorHAnsi" w:cstheme="minorHAnsi"/>
                <w:sz w:val="28"/>
                <w:szCs w:val="28"/>
                <w:rPrChange w:id="2493" w:author="Sekar Subramanian" w:date="2021-07-16T13:10:00Z">
                  <w:rPr>
                    <w:del w:id="2494" w:author="Sekar Subramanian" w:date="2021-07-16T12:26:00Z"/>
                    <w:rFonts w:ascii="Calibri" w:eastAsia="Calibri" w:hAnsi="Calibri" w:cs="Calibri"/>
                  </w:rPr>
                </w:rPrChange>
              </w:rPr>
              <w:pPrChange w:id="2495" w:author="Sekar Subramanian" w:date="2021-07-16T12:36:00Z">
                <w:pPr>
                  <w:jc w:val="center"/>
                </w:pPr>
              </w:pPrChange>
            </w:pPr>
            <w:del w:id="2496" w:author="Sekar Subramanian" w:date="2021-07-16T12:26:00Z">
              <w:r w:rsidRPr="007C4EA8" w:rsidDel="00982B65">
                <w:rPr>
                  <w:rFonts w:asciiTheme="minorHAnsi" w:eastAsia="Calibri" w:hAnsiTheme="minorHAnsi" w:cstheme="minorHAnsi"/>
                  <w:sz w:val="28"/>
                  <w:szCs w:val="28"/>
                  <w:rPrChange w:id="2497" w:author="Sekar Subramanian" w:date="2021-07-16T13:10:00Z">
                    <w:rPr>
                      <w:rFonts w:ascii="Calibri" w:eastAsia="Calibri" w:hAnsi="Calibri" w:cs="Calibri"/>
                    </w:rPr>
                  </w:rPrChange>
                </w:rPr>
                <w:delText>Facebook</w:delText>
              </w:r>
            </w:del>
          </w:p>
        </w:tc>
        <w:tc>
          <w:tcPr>
            <w:tcW w:w="2797" w:type="dxa"/>
          </w:tcPr>
          <w:p w14:paraId="58795607" w14:textId="786CF618" w:rsidR="00963C37" w:rsidRPr="007C4EA8" w:rsidDel="00982B65" w:rsidRDefault="00AA3BF5">
            <w:pPr>
              <w:pStyle w:val="ListParagraph"/>
              <w:numPr>
                <w:ilvl w:val="1"/>
                <w:numId w:val="23"/>
              </w:numPr>
              <w:spacing w:before="120" w:after="120"/>
              <w:contextualSpacing w:val="0"/>
              <w:rPr>
                <w:del w:id="2498" w:author="Sekar Subramanian" w:date="2021-07-16T12:26:00Z"/>
                <w:rFonts w:asciiTheme="minorHAnsi" w:eastAsia="Calibri" w:hAnsiTheme="minorHAnsi" w:cstheme="minorHAnsi"/>
                <w:sz w:val="28"/>
                <w:szCs w:val="28"/>
                <w:rPrChange w:id="2499" w:author="Sekar Subramanian" w:date="2021-07-16T13:10:00Z">
                  <w:rPr>
                    <w:del w:id="2500" w:author="Sekar Subramanian" w:date="2021-07-16T12:26:00Z"/>
                    <w:rFonts w:ascii="Calibri" w:eastAsia="Calibri" w:hAnsi="Calibri" w:cs="Calibri"/>
                  </w:rPr>
                </w:rPrChange>
              </w:rPr>
              <w:pPrChange w:id="2501" w:author="Sekar Subramanian" w:date="2021-07-16T12:36:00Z">
                <w:pPr>
                  <w:jc w:val="center"/>
                </w:pPr>
              </w:pPrChange>
            </w:pPr>
            <w:del w:id="2502" w:author="Sekar Subramanian" w:date="2021-07-16T12:26:00Z">
              <w:r w:rsidRPr="007C4EA8" w:rsidDel="00982B65">
                <w:rPr>
                  <w:rFonts w:asciiTheme="minorHAnsi" w:eastAsia="Calibri" w:hAnsiTheme="minorHAnsi" w:cstheme="minorHAnsi"/>
                  <w:sz w:val="28"/>
                  <w:szCs w:val="28"/>
                  <w:rPrChange w:id="2503"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04" w:author="Sekar Subramanian" w:date="2021-07-16T13:10:00Z">
                    <w:rPr>
                      <w:rFonts w:ascii="Calibri" w:eastAsia="Calibri" w:hAnsi="Calibri" w:cs="Calibri"/>
                    </w:rPr>
                  </w:rPrChange>
                </w:rPr>
                <w:delText>Gamma</w:delText>
              </w:r>
            </w:del>
          </w:p>
        </w:tc>
        <w:tc>
          <w:tcPr>
            <w:tcW w:w="2698" w:type="dxa"/>
          </w:tcPr>
          <w:p w14:paraId="344AA47E" w14:textId="6D23EDCF" w:rsidR="00963C37" w:rsidRPr="007C4EA8" w:rsidDel="00982B65" w:rsidRDefault="00963C37">
            <w:pPr>
              <w:pStyle w:val="ListParagraph"/>
              <w:numPr>
                <w:ilvl w:val="1"/>
                <w:numId w:val="23"/>
              </w:numPr>
              <w:spacing w:before="120" w:after="120"/>
              <w:contextualSpacing w:val="0"/>
              <w:rPr>
                <w:del w:id="2505" w:author="Sekar Subramanian" w:date="2021-07-16T12:26:00Z"/>
                <w:rFonts w:asciiTheme="minorHAnsi" w:eastAsia="Calibri" w:hAnsiTheme="minorHAnsi" w:cstheme="minorHAnsi"/>
                <w:sz w:val="28"/>
                <w:szCs w:val="28"/>
                <w:rPrChange w:id="2506" w:author="Sekar Subramanian" w:date="2021-07-16T13:10:00Z">
                  <w:rPr>
                    <w:del w:id="2507" w:author="Sekar Subramanian" w:date="2021-07-16T12:26:00Z"/>
                    <w:rFonts w:ascii="Calibri" w:eastAsia="Calibri" w:hAnsi="Calibri" w:cs="Calibri"/>
                  </w:rPr>
                </w:rPrChange>
              </w:rPr>
              <w:pPrChange w:id="2508" w:author="Sekar Subramanian" w:date="2021-07-16T12:36:00Z">
                <w:pPr>
                  <w:jc w:val="center"/>
                </w:pPr>
              </w:pPrChange>
            </w:pPr>
            <w:del w:id="2509" w:author="Sekar Subramanian" w:date="2021-07-16T12:26:00Z">
              <w:r w:rsidRPr="007C4EA8" w:rsidDel="00982B65">
                <w:rPr>
                  <w:rFonts w:asciiTheme="minorHAnsi" w:eastAsia="Calibri" w:hAnsiTheme="minorHAnsi" w:cstheme="minorHAnsi"/>
                  <w:sz w:val="28"/>
                  <w:szCs w:val="28"/>
                  <w:rPrChange w:id="2510" w:author="Sekar Subramanian" w:date="2021-07-16T13:10:00Z">
                    <w:rPr>
                      <w:rFonts w:ascii="Calibri" w:eastAsia="Calibri" w:hAnsi="Calibri" w:cs="Calibri"/>
                    </w:rPr>
                  </w:rPrChange>
                </w:rPr>
                <w:delText xml:space="preserve">Used by Objective </w:delText>
              </w:r>
            </w:del>
          </w:p>
        </w:tc>
      </w:tr>
      <w:tr w:rsidR="00963C37" w:rsidRPr="007C4EA8" w:rsidDel="00982B65" w14:paraId="650283C7" w14:textId="05133CDC" w:rsidTr="00963C37">
        <w:trPr>
          <w:del w:id="2511" w:author="Sekar Subramanian" w:date="2021-07-16T12:26:00Z"/>
        </w:trPr>
        <w:tc>
          <w:tcPr>
            <w:tcW w:w="2614" w:type="dxa"/>
          </w:tcPr>
          <w:p w14:paraId="51EB5BD4" w14:textId="59A9D753" w:rsidR="00963C37" w:rsidRPr="007C4EA8" w:rsidDel="00982B65" w:rsidRDefault="00963C37">
            <w:pPr>
              <w:pStyle w:val="ListParagraph"/>
              <w:numPr>
                <w:ilvl w:val="1"/>
                <w:numId w:val="23"/>
              </w:numPr>
              <w:spacing w:before="120" w:after="120"/>
              <w:contextualSpacing w:val="0"/>
              <w:rPr>
                <w:del w:id="2512" w:author="Sekar Subramanian" w:date="2021-07-16T12:26:00Z"/>
                <w:rFonts w:asciiTheme="minorHAnsi" w:eastAsia="Calibri" w:hAnsiTheme="minorHAnsi" w:cstheme="minorHAnsi"/>
                <w:sz w:val="28"/>
                <w:szCs w:val="28"/>
                <w:rPrChange w:id="2513" w:author="Sekar Subramanian" w:date="2021-07-16T13:10:00Z">
                  <w:rPr>
                    <w:del w:id="2514" w:author="Sekar Subramanian" w:date="2021-07-16T12:26:00Z"/>
                    <w:rFonts w:ascii="Calibri" w:eastAsia="Calibri" w:hAnsi="Calibri" w:cs="Calibri"/>
                  </w:rPr>
                </w:rPrChange>
              </w:rPr>
              <w:pPrChange w:id="2515" w:author="Sekar Subramanian" w:date="2021-07-16T12:36:00Z">
                <w:pPr>
                  <w:jc w:val="center"/>
                </w:pPr>
              </w:pPrChange>
            </w:pPr>
            <w:del w:id="2516" w:author="Sekar Subramanian" w:date="2021-07-16T12:26:00Z">
              <w:r w:rsidRPr="007C4EA8" w:rsidDel="00982B65">
                <w:rPr>
                  <w:rFonts w:asciiTheme="minorHAnsi" w:eastAsia="Calibri" w:hAnsiTheme="minorHAnsi" w:cstheme="minorHAnsi"/>
                  <w:sz w:val="28"/>
                  <w:szCs w:val="28"/>
                  <w:rPrChange w:id="2517" w:author="Sekar Subramanian" w:date="2021-07-16T13:10:00Z">
                    <w:rPr>
                      <w:rFonts w:ascii="Calibri" w:eastAsia="Calibri" w:hAnsi="Calibri" w:cs="Calibri"/>
                    </w:rPr>
                  </w:rPrChange>
                </w:rPr>
                <w:delText>Google</w:delText>
              </w:r>
            </w:del>
          </w:p>
        </w:tc>
        <w:tc>
          <w:tcPr>
            <w:tcW w:w="2797" w:type="dxa"/>
          </w:tcPr>
          <w:p w14:paraId="4D2EB56C" w14:textId="664A8195" w:rsidR="00963C37" w:rsidRPr="007C4EA8" w:rsidDel="00982B65" w:rsidRDefault="00AA3BF5">
            <w:pPr>
              <w:pStyle w:val="ListParagraph"/>
              <w:numPr>
                <w:ilvl w:val="1"/>
                <w:numId w:val="23"/>
              </w:numPr>
              <w:spacing w:before="120" w:after="120"/>
              <w:contextualSpacing w:val="0"/>
              <w:rPr>
                <w:del w:id="2518" w:author="Sekar Subramanian" w:date="2021-07-16T12:26:00Z"/>
                <w:rFonts w:asciiTheme="minorHAnsi" w:eastAsia="Calibri" w:hAnsiTheme="minorHAnsi" w:cstheme="minorHAnsi"/>
                <w:sz w:val="28"/>
                <w:szCs w:val="28"/>
                <w:rPrChange w:id="2519" w:author="Sekar Subramanian" w:date="2021-07-16T13:10:00Z">
                  <w:rPr>
                    <w:del w:id="2520" w:author="Sekar Subramanian" w:date="2021-07-16T12:26:00Z"/>
                    <w:rFonts w:ascii="Calibri" w:eastAsia="Calibri" w:hAnsi="Calibri" w:cs="Calibri"/>
                  </w:rPr>
                </w:rPrChange>
              </w:rPr>
              <w:pPrChange w:id="2521" w:author="Sekar Subramanian" w:date="2021-07-16T12:36:00Z">
                <w:pPr>
                  <w:jc w:val="center"/>
                </w:pPr>
              </w:pPrChange>
            </w:pPr>
            <w:del w:id="2522" w:author="Sekar Subramanian" w:date="2021-07-16T12:26:00Z">
              <w:r w:rsidRPr="007C4EA8" w:rsidDel="00982B65">
                <w:rPr>
                  <w:rFonts w:asciiTheme="minorHAnsi" w:eastAsia="Calibri" w:hAnsiTheme="minorHAnsi" w:cstheme="minorHAnsi"/>
                  <w:sz w:val="28"/>
                  <w:szCs w:val="28"/>
                  <w:rPrChange w:id="2523" w:author="Sekar Subramanian" w:date="2021-07-16T13:10:00Z">
                    <w:rPr>
                      <w:rFonts w:ascii="Calibri" w:eastAsia="Calibri" w:hAnsi="Calibri" w:cs="Calibri"/>
                    </w:rPr>
                  </w:rPrChange>
                </w:rPr>
                <w:delText xml:space="preserve">Ad stock/Gamma </w:delText>
              </w:r>
            </w:del>
          </w:p>
        </w:tc>
        <w:tc>
          <w:tcPr>
            <w:tcW w:w="2698" w:type="dxa"/>
          </w:tcPr>
          <w:p w14:paraId="2CE33C56" w14:textId="44297250" w:rsidR="00963C37" w:rsidRPr="007C4EA8" w:rsidDel="00982B65" w:rsidRDefault="00963C37">
            <w:pPr>
              <w:pStyle w:val="ListParagraph"/>
              <w:numPr>
                <w:ilvl w:val="1"/>
                <w:numId w:val="23"/>
              </w:numPr>
              <w:spacing w:before="120" w:after="120"/>
              <w:contextualSpacing w:val="0"/>
              <w:rPr>
                <w:del w:id="2524" w:author="Sekar Subramanian" w:date="2021-07-16T12:26:00Z"/>
                <w:rFonts w:asciiTheme="minorHAnsi" w:eastAsia="Calibri" w:hAnsiTheme="minorHAnsi" w:cstheme="minorHAnsi"/>
                <w:sz w:val="28"/>
                <w:szCs w:val="28"/>
                <w:rPrChange w:id="2525" w:author="Sekar Subramanian" w:date="2021-07-16T13:10:00Z">
                  <w:rPr>
                    <w:del w:id="2526" w:author="Sekar Subramanian" w:date="2021-07-16T12:26:00Z"/>
                    <w:rFonts w:ascii="Calibri" w:eastAsia="Calibri" w:hAnsi="Calibri" w:cs="Calibri"/>
                  </w:rPr>
                </w:rPrChange>
              </w:rPr>
              <w:pPrChange w:id="2527" w:author="Sekar Subramanian" w:date="2021-07-16T12:36:00Z">
                <w:pPr>
                  <w:jc w:val="center"/>
                </w:pPr>
              </w:pPrChange>
            </w:pPr>
            <w:del w:id="2528" w:author="Sekar Subramanian" w:date="2021-07-16T12:26:00Z">
              <w:r w:rsidRPr="007C4EA8" w:rsidDel="00982B65">
                <w:rPr>
                  <w:rFonts w:asciiTheme="minorHAnsi" w:eastAsia="Calibri" w:hAnsiTheme="minorHAnsi" w:cstheme="minorHAnsi"/>
                  <w:sz w:val="28"/>
                  <w:szCs w:val="28"/>
                  <w:rPrChange w:id="2529" w:author="Sekar Subramanian" w:date="2021-07-16T13:10:00Z">
                    <w:rPr>
                      <w:rFonts w:ascii="Calibri" w:eastAsia="Calibri" w:hAnsi="Calibri" w:cs="Calibri"/>
                    </w:rPr>
                  </w:rPrChange>
                </w:rPr>
                <w:delText>Used by Objective</w:delText>
              </w:r>
            </w:del>
          </w:p>
        </w:tc>
      </w:tr>
      <w:tr w:rsidR="00963C37" w:rsidRPr="007C4EA8" w:rsidDel="00982B65" w14:paraId="089AC23C" w14:textId="52BD4F82" w:rsidTr="00963C37">
        <w:trPr>
          <w:del w:id="2530" w:author="Sekar Subramanian" w:date="2021-07-16T12:26:00Z"/>
        </w:trPr>
        <w:tc>
          <w:tcPr>
            <w:tcW w:w="2614" w:type="dxa"/>
          </w:tcPr>
          <w:p w14:paraId="2C865D5C" w14:textId="355BB726" w:rsidR="00963C37" w:rsidRPr="007C4EA8" w:rsidDel="00982B65" w:rsidRDefault="00963C37">
            <w:pPr>
              <w:pStyle w:val="ListParagraph"/>
              <w:numPr>
                <w:ilvl w:val="1"/>
                <w:numId w:val="23"/>
              </w:numPr>
              <w:spacing w:before="120" w:after="120"/>
              <w:contextualSpacing w:val="0"/>
              <w:rPr>
                <w:del w:id="2531" w:author="Sekar Subramanian" w:date="2021-07-16T12:26:00Z"/>
                <w:rFonts w:asciiTheme="minorHAnsi" w:eastAsia="Calibri" w:hAnsiTheme="minorHAnsi" w:cstheme="minorHAnsi"/>
                <w:sz w:val="28"/>
                <w:szCs w:val="28"/>
                <w:rPrChange w:id="2532" w:author="Sekar Subramanian" w:date="2021-07-16T13:10:00Z">
                  <w:rPr>
                    <w:del w:id="2533" w:author="Sekar Subramanian" w:date="2021-07-16T12:26:00Z"/>
                    <w:rFonts w:ascii="Calibri" w:eastAsia="Calibri" w:hAnsi="Calibri" w:cs="Calibri"/>
                  </w:rPr>
                </w:rPrChange>
              </w:rPr>
              <w:pPrChange w:id="2534" w:author="Sekar Subramanian" w:date="2021-07-16T12:36:00Z">
                <w:pPr>
                  <w:jc w:val="center"/>
                </w:pPr>
              </w:pPrChange>
            </w:pPr>
            <w:del w:id="2535" w:author="Sekar Subramanian" w:date="2021-07-16T12:26:00Z">
              <w:r w:rsidRPr="007C4EA8" w:rsidDel="00982B65">
                <w:rPr>
                  <w:rFonts w:asciiTheme="minorHAnsi" w:eastAsia="Calibri" w:hAnsiTheme="minorHAnsi" w:cstheme="minorHAnsi"/>
                  <w:sz w:val="28"/>
                  <w:szCs w:val="28"/>
                  <w:rPrChange w:id="2536" w:author="Sekar Subramanian" w:date="2021-07-16T13:10:00Z">
                    <w:rPr>
                      <w:rFonts w:ascii="Calibri" w:eastAsia="Calibri" w:hAnsi="Calibri" w:cs="Calibri"/>
                    </w:rPr>
                  </w:rPrChange>
                </w:rPr>
                <w:delText>OOH</w:delText>
              </w:r>
            </w:del>
          </w:p>
        </w:tc>
        <w:tc>
          <w:tcPr>
            <w:tcW w:w="2797" w:type="dxa"/>
          </w:tcPr>
          <w:p w14:paraId="39B853C3" w14:textId="324891EA" w:rsidR="00963C37" w:rsidRPr="007C4EA8" w:rsidDel="00982B65" w:rsidRDefault="00AA3BF5">
            <w:pPr>
              <w:pStyle w:val="ListParagraph"/>
              <w:numPr>
                <w:ilvl w:val="1"/>
                <w:numId w:val="23"/>
              </w:numPr>
              <w:spacing w:before="120" w:after="120"/>
              <w:contextualSpacing w:val="0"/>
              <w:rPr>
                <w:del w:id="2537" w:author="Sekar Subramanian" w:date="2021-07-16T12:26:00Z"/>
                <w:rFonts w:asciiTheme="minorHAnsi" w:eastAsia="Calibri" w:hAnsiTheme="minorHAnsi" w:cstheme="minorHAnsi"/>
                <w:sz w:val="28"/>
                <w:szCs w:val="28"/>
                <w:rPrChange w:id="2538" w:author="Sekar Subramanian" w:date="2021-07-16T13:10:00Z">
                  <w:rPr>
                    <w:del w:id="2539" w:author="Sekar Subramanian" w:date="2021-07-16T12:26:00Z"/>
                    <w:rFonts w:ascii="Calibri" w:eastAsia="Calibri" w:hAnsi="Calibri" w:cs="Calibri"/>
                  </w:rPr>
                </w:rPrChange>
              </w:rPr>
              <w:pPrChange w:id="2540" w:author="Sekar Subramanian" w:date="2021-07-16T12:36:00Z">
                <w:pPr>
                  <w:jc w:val="center"/>
                </w:pPr>
              </w:pPrChange>
            </w:pPr>
            <w:del w:id="2541" w:author="Sekar Subramanian" w:date="2021-07-16T12:26:00Z">
              <w:r w:rsidRPr="007C4EA8" w:rsidDel="00982B65">
                <w:rPr>
                  <w:rFonts w:asciiTheme="minorHAnsi" w:eastAsia="Calibri" w:hAnsiTheme="minorHAnsi" w:cstheme="minorHAnsi"/>
                  <w:sz w:val="28"/>
                  <w:szCs w:val="28"/>
                  <w:rPrChange w:id="2542"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43" w:author="Sekar Subramanian" w:date="2021-07-16T13:10:00Z">
                    <w:rPr>
                      <w:rFonts w:ascii="Calibri" w:eastAsia="Calibri" w:hAnsi="Calibri" w:cs="Calibri"/>
                    </w:rPr>
                  </w:rPrChange>
                </w:rPr>
                <w:delText>Gamma</w:delText>
              </w:r>
            </w:del>
          </w:p>
        </w:tc>
        <w:tc>
          <w:tcPr>
            <w:tcW w:w="2698" w:type="dxa"/>
          </w:tcPr>
          <w:p w14:paraId="079BA56E" w14:textId="25128677" w:rsidR="00963C37" w:rsidRPr="007C4EA8" w:rsidDel="00982B65" w:rsidRDefault="00963C37">
            <w:pPr>
              <w:pStyle w:val="ListParagraph"/>
              <w:numPr>
                <w:ilvl w:val="1"/>
                <w:numId w:val="23"/>
              </w:numPr>
              <w:spacing w:before="120" w:after="120"/>
              <w:contextualSpacing w:val="0"/>
              <w:rPr>
                <w:del w:id="2544" w:author="Sekar Subramanian" w:date="2021-07-16T12:26:00Z"/>
                <w:rFonts w:asciiTheme="minorHAnsi" w:eastAsia="Calibri" w:hAnsiTheme="minorHAnsi" w:cstheme="minorHAnsi"/>
                <w:sz w:val="28"/>
                <w:szCs w:val="28"/>
                <w:rPrChange w:id="2545" w:author="Sekar Subramanian" w:date="2021-07-16T13:10:00Z">
                  <w:rPr>
                    <w:del w:id="2546" w:author="Sekar Subramanian" w:date="2021-07-16T12:26:00Z"/>
                    <w:rFonts w:ascii="Calibri" w:eastAsia="Calibri" w:hAnsi="Calibri" w:cs="Calibri"/>
                  </w:rPr>
                </w:rPrChange>
              </w:rPr>
              <w:pPrChange w:id="2547" w:author="Sekar Subramanian" w:date="2021-07-16T12:36:00Z">
                <w:pPr>
                  <w:jc w:val="center"/>
                </w:pPr>
              </w:pPrChange>
            </w:pPr>
          </w:p>
        </w:tc>
      </w:tr>
      <w:tr w:rsidR="00963C37" w:rsidRPr="007C4EA8" w:rsidDel="00982B65" w14:paraId="5C4B46DF" w14:textId="6F686B00" w:rsidTr="00963C37">
        <w:trPr>
          <w:del w:id="2548" w:author="Sekar Subramanian" w:date="2021-07-16T12:26:00Z"/>
        </w:trPr>
        <w:tc>
          <w:tcPr>
            <w:tcW w:w="2614" w:type="dxa"/>
          </w:tcPr>
          <w:p w14:paraId="1FDD7B49" w14:textId="6CDE0BCB" w:rsidR="00963C37" w:rsidRPr="007C4EA8" w:rsidDel="00982B65" w:rsidRDefault="00963C37">
            <w:pPr>
              <w:pStyle w:val="ListParagraph"/>
              <w:numPr>
                <w:ilvl w:val="1"/>
                <w:numId w:val="23"/>
              </w:numPr>
              <w:spacing w:before="120" w:after="120"/>
              <w:contextualSpacing w:val="0"/>
              <w:rPr>
                <w:del w:id="2549" w:author="Sekar Subramanian" w:date="2021-07-16T12:26:00Z"/>
                <w:rFonts w:asciiTheme="minorHAnsi" w:eastAsia="Calibri" w:hAnsiTheme="minorHAnsi" w:cstheme="minorHAnsi"/>
                <w:sz w:val="28"/>
                <w:szCs w:val="28"/>
                <w:rPrChange w:id="2550" w:author="Sekar Subramanian" w:date="2021-07-16T13:10:00Z">
                  <w:rPr>
                    <w:del w:id="2551" w:author="Sekar Subramanian" w:date="2021-07-16T12:26:00Z"/>
                    <w:rFonts w:ascii="Calibri" w:eastAsia="Calibri" w:hAnsi="Calibri" w:cs="Calibri"/>
                  </w:rPr>
                </w:rPrChange>
              </w:rPr>
              <w:pPrChange w:id="2552" w:author="Sekar Subramanian" w:date="2021-07-16T12:36:00Z">
                <w:pPr>
                  <w:jc w:val="center"/>
                </w:pPr>
              </w:pPrChange>
            </w:pPr>
            <w:del w:id="2553" w:author="Sekar Subramanian" w:date="2021-07-16T12:26:00Z">
              <w:r w:rsidRPr="007C4EA8" w:rsidDel="00982B65">
                <w:rPr>
                  <w:rFonts w:asciiTheme="minorHAnsi" w:eastAsia="Calibri" w:hAnsiTheme="minorHAnsi" w:cstheme="minorHAnsi"/>
                  <w:sz w:val="28"/>
                  <w:szCs w:val="28"/>
                  <w:rPrChange w:id="2554" w:author="Sekar Subramanian" w:date="2021-07-16T13:10:00Z">
                    <w:rPr>
                      <w:rFonts w:ascii="Calibri" w:eastAsia="Calibri" w:hAnsi="Calibri" w:cs="Calibri"/>
                    </w:rPr>
                  </w:rPrChange>
                </w:rPr>
                <w:delText>Twitter</w:delText>
              </w:r>
            </w:del>
          </w:p>
        </w:tc>
        <w:tc>
          <w:tcPr>
            <w:tcW w:w="2797" w:type="dxa"/>
          </w:tcPr>
          <w:p w14:paraId="0ECF57F2" w14:textId="2AF5E87A" w:rsidR="00963C37" w:rsidRPr="007C4EA8" w:rsidDel="00982B65" w:rsidRDefault="00AA3BF5">
            <w:pPr>
              <w:pStyle w:val="ListParagraph"/>
              <w:numPr>
                <w:ilvl w:val="1"/>
                <w:numId w:val="23"/>
              </w:numPr>
              <w:spacing w:before="120" w:after="120"/>
              <w:contextualSpacing w:val="0"/>
              <w:rPr>
                <w:del w:id="2555" w:author="Sekar Subramanian" w:date="2021-07-16T12:26:00Z"/>
                <w:rFonts w:asciiTheme="minorHAnsi" w:eastAsia="Calibri" w:hAnsiTheme="minorHAnsi" w:cstheme="minorHAnsi"/>
                <w:sz w:val="28"/>
                <w:szCs w:val="28"/>
                <w:rPrChange w:id="2556" w:author="Sekar Subramanian" w:date="2021-07-16T13:10:00Z">
                  <w:rPr>
                    <w:del w:id="2557" w:author="Sekar Subramanian" w:date="2021-07-16T12:26:00Z"/>
                    <w:rFonts w:ascii="Calibri" w:eastAsia="Calibri" w:hAnsi="Calibri" w:cs="Calibri"/>
                  </w:rPr>
                </w:rPrChange>
              </w:rPr>
              <w:pPrChange w:id="2558" w:author="Sekar Subramanian" w:date="2021-07-16T12:36:00Z">
                <w:pPr>
                  <w:jc w:val="center"/>
                </w:pPr>
              </w:pPrChange>
            </w:pPr>
            <w:del w:id="2559" w:author="Sekar Subramanian" w:date="2021-07-16T12:26:00Z">
              <w:r w:rsidRPr="007C4EA8" w:rsidDel="00982B65">
                <w:rPr>
                  <w:rFonts w:asciiTheme="minorHAnsi" w:eastAsia="Calibri" w:hAnsiTheme="minorHAnsi" w:cstheme="minorHAnsi"/>
                  <w:sz w:val="28"/>
                  <w:szCs w:val="28"/>
                  <w:rPrChange w:id="2560"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61" w:author="Sekar Subramanian" w:date="2021-07-16T13:10:00Z">
                    <w:rPr>
                      <w:rFonts w:ascii="Calibri" w:eastAsia="Calibri" w:hAnsi="Calibri" w:cs="Calibri"/>
                    </w:rPr>
                  </w:rPrChange>
                </w:rPr>
                <w:delText>Gamma</w:delText>
              </w:r>
            </w:del>
          </w:p>
        </w:tc>
        <w:tc>
          <w:tcPr>
            <w:tcW w:w="2698" w:type="dxa"/>
          </w:tcPr>
          <w:p w14:paraId="436D89C6" w14:textId="36E44CF0" w:rsidR="00963C37" w:rsidRPr="007C4EA8" w:rsidDel="00982B65" w:rsidRDefault="00963C37">
            <w:pPr>
              <w:pStyle w:val="ListParagraph"/>
              <w:numPr>
                <w:ilvl w:val="1"/>
                <w:numId w:val="23"/>
              </w:numPr>
              <w:spacing w:before="120" w:after="120"/>
              <w:contextualSpacing w:val="0"/>
              <w:rPr>
                <w:del w:id="2562" w:author="Sekar Subramanian" w:date="2021-07-16T12:26:00Z"/>
                <w:rFonts w:asciiTheme="minorHAnsi" w:eastAsia="Calibri" w:hAnsiTheme="minorHAnsi" w:cstheme="minorHAnsi"/>
                <w:sz w:val="28"/>
                <w:szCs w:val="28"/>
                <w:rPrChange w:id="2563" w:author="Sekar Subramanian" w:date="2021-07-16T13:10:00Z">
                  <w:rPr>
                    <w:del w:id="2564" w:author="Sekar Subramanian" w:date="2021-07-16T12:26:00Z"/>
                    <w:rFonts w:ascii="Calibri" w:eastAsia="Calibri" w:hAnsi="Calibri" w:cs="Calibri"/>
                  </w:rPr>
                </w:rPrChange>
              </w:rPr>
              <w:pPrChange w:id="2565" w:author="Sekar Subramanian" w:date="2021-07-16T12:36:00Z">
                <w:pPr>
                  <w:jc w:val="center"/>
                </w:pPr>
              </w:pPrChange>
            </w:pPr>
          </w:p>
        </w:tc>
      </w:tr>
      <w:tr w:rsidR="00963C37" w:rsidRPr="007C4EA8" w:rsidDel="00982B65" w14:paraId="1F55DD58" w14:textId="47B911A4" w:rsidTr="00963C37">
        <w:trPr>
          <w:del w:id="2566" w:author="Sekar Subramanian" w:date="2021-07-16T12:26:00Z"/>
        </w:trPr>
        <w:tc>
          <w:tcPr>
            <w:tcW w:w="2614" w:type="dxa"/>
          </w:tcPr>
          <w:p w14:paraId="4EEABFF6" w14:textId="411C2766" w:rsidR="00963C37" w:rsidRPr="007C4EA8" w:rsidDel="00982B65" w:rsidRDefault="00963C37">
            <w:pPr>
              <w:pStyle w:val="ListParagraph"/>
              <w:numPr>
                <w:ilvl w:val="1"/>
                <w:numId w:val="23"/>
              </w:numPr>
              <w:spacing w:before="120" w:after="120"/>
              <w:contextualSpacing w:val="0"/>
              <w:rPr>
                <w:del w:id="2567" w:author="Sekar Subramanian" w:date="2021-07-16T12:26:00Z"/>
                <w:rFonts w:asciiTheme="minorHAnsi" w:eastAsia="Calibri" w:hAnsiTheme="minorHAnsi" w:cstheme="minorHAnsi"/>
                <w:sz w:val="28"/>
                <w:szCs w:val="28"/>
                <w:rPrChange w:id="2568" w:author="Sekar Subramanian" w:date="2021-07-16T13:10:00Z">
                  <w:rPr>
                    <w:del w:id="2569" w:author="Sekar Subramanian" w:date="2021-07-16T12:26:00Z"/>
                    <w:rFonts w:ascii="Calibri" w:eastAsia="Calibri" w:hAnsi="Calibri" w:cs="Calibri"/>
                  </w:rPr>
                </w:rPrChange>
              </w:rPr>
              <w:pPrChange w:id="2570" w:author="Sekar Subramanian" w:date="2021-07-16T12:36:00Z">
                <w:pPr>
                  <w:jc w:val="center"/>
                </w:pPr>
              </w:pPrChange>
            </w:pPr>
            <w:del w:id="2571" w:author="Sekar Subramanian" w:date="2021-07-16T12:26:00Z">
              <w:r w:rsidRPr="007C4EA8" w:rsidDel="00982B65">
                <w:rPr>
                  <w:rFonts w:asciiTheme="minorHAnsi" w:eastAsia="Calibri" w:hAnsiTheme="minorHAnsi" w:cstheme="minorHAnsi"/>
                  <w:sz w:val="28"/>
                  <w:szCs w:val="28"/>
                  <w:rPrChange w:id="2572" w:author="Sekar Subramanian" w:date="2021-07-16T13:10:00Z">
                    <w:rPr>
                      <w:rFonts w:ascii="Calibri" w:eastAsia="Calibri" w:hAnsi="Calibri" w:cs="Calibri"/>
                    </w:rPr>
                  </w:rPrChange>
                </w:rPr>
                <w:delText>Snap</w:delText>
              </w:r>
            </w:del>
          </w:p>
        </w:tc>
        <w:tc>
          <w:tcPr>
            <w:tcW w:w="2797" w:type="dxa"/>
          </w:tcPr>
          <w:p w14:paraId="1ED3303D" w14:textId="29B1D100" w:rsidR="00963C37" w:rsidRPr="007C4EA8" w:rsidDel="00982B65" w:rsidRDefault="00AA3BF5">
            <w:pPr>
              <w:pStyle w:val="ListParagraph"/>
              <w:numPr>
                <w:ilvl w:val="1"/>
                <w:numId w:val="23"/>
              </w:numPr>
              <w:spacing w:before="120" w:after="120"/>
              <w:contextualSpacing w:val="0"/>
              <w:rPr>
                <w:del w:id="2573" w:author="Sekar Subramanian" w:date="2021-07-16T12:26:00Z"/>
                <w:rFonts w:asciiTheme="minorHAnsi" w:eastAsia="Calibri" w:hAnsiTheme="minorHAnsi" w:cstheme="minorHAnsi"/>
                <w:sz w:val="28"/>
                <w:szCs w:val="28"/>
                <w:rPrChange w:id="2574" w:author="Sekar Subramanian" w:date="2021-07-16T13:10:00Z">
                  <w:rPr>
                    <w:del w:id="2575" w:author="Sekar Subramanian" w:date="2021-07-16T12:26:00Z"/>
                    <w:rFonts w:ascii="Calibri" w:eastAsia="Calibri" w:hAnsi="Calibri" w:cs="Calibri"/>
                  </w:rPr>
                </w:rPrChange>
              </w:rPr>
              <w:pPrChange w:id="2576" w:author="Sekar Subramanian" w:date="2021-07-16T12:36:00Z">
                <w:pPr>
                  <w:jc w:val="center"/>
                </w:pPr>
              </w:pPrChange>
            </w:pPr>
            <w:del w:id="2577" w:author="Sekar Subramanian" w:date="2021-07-16T12:26:00Z">
              <w:r w:rsidRPr="007C4EA8" w:rsidDel="00982B65">
                <w:rPr>
                  <w:rFonts w:asciiTheme="minorHAnsi" w:eastAsia="Calibri" w:hAnsiTheme="minorHAnsi" w:cstheme="minorHAnsi"/>
                  <w:sz w:val="28"/>
                  <w:szCs w:val="28"/>
                  <w:rPrChange w:id="2578"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79" w:author="Sekar Subramanian" w:date="2021-07-16T13:10:00Z">
                    <w:rPr>
                      <w:rFonts w:ascii="Calibri" w:eastAsia="Calibri" w:hAnsi="Calibri" w:cs="Calibri"/>
                    </w:rPr>
                  </w:rPrChange>
                </w:rPr>
                <w:delText>Gamma</w:delText>
              </w:r>
            </w:del>
          </w:p>
        </w:tc>
        <w:tc>
          <w:tcPr>
            <w:tcW w:w="2698" w:type="dxa"/>
          </w:tcPr>
          <w:p w14:paraId="26EE4EE8" w14:textId="25ABB7DB" w:rsidR="00963C37" w:rsidRPr="007C4EA8" w:rsidDel="00982B65" w:rsidRDefault="00963C37">
            <w:pPr>
              <w:pStyle w:val="ListParagraph"/>
              <w:numPr>
                <w:ilvl w:val="1"/>
                <w:numId w:val="23"/>
              </w:numPr>
              <w:spacing w:before="120" w:after="120"/>
              <w:contextualSpacing w:val="0"/>
              <w:rPr>
                <w:del w:id="2580" w:author="Sekar Subramanian" w:date="2021-07-16T12:26:00Z"/>
                <w:rFonts w:asciiTheme="minorHAnsi" w:eastAsia="Calibri" w:hAnsiTheme="minorHAnsi" w:cstheme="minorHAnsi"/>
                <w:sz w:val="28"/>
                <w:szCs w:val="28"/>
                <w:rPrChange w:id="2581" w:author="Sekar Subramanian" w:date="2021-07-16T13:10:00Z">
                  <w:rPr>
                    <w:del w:id="2582" w:author="Sekar Subramanian" w:date="2021-07-16T12:26:00Z"/>
                    <w:rFonts w:ascii="Calibri" w:eastAsia="Calibri" w:hAnsi="Calibri" w:cs="Calibri"/>
                  </w:rPr>
                </w:rPrChange>
              </w:rPr>
              <w:pPrChange w:id="2583" w:author="Sekar Subramanian" w:date="2021-07-16T12:36:00Z">
                <w:pPr>
                  <w:jc w:val="center"/>
                </w:pPr>
              </w:pPrChange>
            </w:pPr>
          </w:p>
        </w:tc>
      </w:tr>
      <w:tr w:rsidR="00963C37" w:rsidRPr="007C4EA8" w:rsidDel="00982B65" w14:paraId="671954D4" w14:textId="7E6064CA" w:rsidTr="00963C37">
        <w:trPr>
          <w:del w:id="2584" w:author="Sekar Subramanian" w:date="2021-07-16T12:26:00Z"/>
        </w:trPr>
        <w:tc>
          <w:tcPr>
            <w:tcW w:w="2614" w:type="dxa"/>
          </w:tcPr>
          <w:p w14:paraId="3C194240" w14:textId="10A6A8C3" w:rsidR="00963C37" w:rsidRPr="007C4EA8" w:rsidDel="00982B65" w:rsidRDefault="00963C37">
            <w:pPr>
              <w:pStyle w:val="ListParagraph"/>
              <w:numPr>
                <w:ilvl w:val="1"/>
                <w:numId w:val="23"/>
              </w:numPr>
              <w:spacing w:before="120" w:after="120"/>
              <w:contextualSpacing w:val="0"/>
              <w:rPr>
                <w:del w:id="2585" w:author="Sekar Subramanian" w:date="2021-07-16T12:26:00Z"/>
                <w:rFonts w:asciiTheme="minorHAnsi" w:eastAsia="Calibri" w:hAnsiTheme="minorHAnsi" w:cstheme="minorHAnsi"/>
                <w:sz w:val="28"/>
                <w:szCs w:val="28"/>
                <w:rPrChange w:id="2586" w:author="Sekar Subramanian" w:date="2021-07-16T13:10:00Z">
                  <w:rPr>
                    <w:del w:id="2587" w:author="Sekar Subramanian" w:date="2021-07-16T12:26:00Z"/>
                    <w:rFonts w:ascii="Calibri" w:eastAsia="Calibri" w:hAnsi="Calibri" w:cs="Calibri"/>
                  </w:rPr>
                </w:rPrChange>
              </w:rPr>
              <w:pPrChange w:id="2588" w:author="Sekar Subramanian" w:date="2021-07-16T12:36:00Z">
                <w:pPr>
                  <w:jc w:val="center"/>
                </w:pPr>
              </w:pPrChange>
            </w:pPr>
            <w:del w:id="2589" w:author="Sekar Subramanian" w:date="2021-07-16T12:26:00Z">
              <w:r w:rsidRPr="007C4EA8" w:rsidDel="00982B65">
                <w:rPr>
                  <w:rFonts w:asciiTheme="minorHAnsi" w:eastAsia="Calibri" w:hAnsiTheme="minorHAnsi" w:cstheme="minorHAnsi"/>
                  <w:sz w:val="28"/>
                  <w:szCs w:val="28"/>
                  <w:rPrChange w:id="2590" w:author="Sekar Subramanian" w:date="2021-07-16T13:10:00Z">
                    <w:rPr>
                      <w:rFonts w:ascii="Calibri" w:eastAsia="Calibri" w:hAnsi="Calibri" w:cs="Calibri"/>
                    </w:rPr>
                  </w:rPrChange>
                </w:rPr>
                <w:delText>Tik</w:delText>
              </w:r>
              <w:r w:rsidR="002128E3" w:rsidRPr="007C4EA8" w:rsidDel="00982B65">
                <w:rPr>
                  <w:rFonts w:asciiTheme="minorHAnsi" w:eastAsia="Calibri" w:hAnsiTheme="minorHAnsi" w:cstheme="minorHAnsi"/>
                  <w:sz w:val="28"/>
                  <w:szCs w:val="28"/>
                  <w:rPrChange w:id="2591" w:author="Sekar Subramanian" w:date="2021-07-16T13:10:00Z">
                    <w:rPr>
                      <w:rFonts w:ascii="Calibri" w:eastAsia="Calibri" w:hAnsi="Calibri" w:cs="Calibri"/>
                    </w:rPr>
                  </w:rPrChange>
                </w:rPr>
                <w:delText>-</w:delText>
              </w:r>
              <w:r w:rsidRPr="007C4EA8" w:rsidDel="00982B65">
                <w:rPr>
                  <w:rFonts w:asciiTheme="minorHAnsi" w:eastAsia="Calibri" w:hAnsiTheme="minorHAnsi" w:cstheme="minorHAnsi"/>
                  <w:sz w:val="28"/>
                  <w:szCs w:val="28"/>
                  <w:rPrChange w:id="2592" w:author="Sekar Subramanian" w:date="2021-07-16T13:10:00Z">
                    <w:rPr>
                      <w:rFonts w:ascii="Calibri" w:eastAsia="Calibri" w:hAnsi="Calibri" w:cs="Calibri"/>
                    </w:rPr>
                  </w:rPrChange>
                </w:rPr>
                <w:delText>Tok</w:delText>
              </w:r>
            </w:del>
          </w:p>
        </w:tc>
        <w:tc>
          <w:tcPr>
            <w:tcW w:w="2797" w:type="dxa"/>
          </w:tcPr>
          <w:p w14:paraId="300F5D74" w14:textId="3003B213" w:rsidR="00963C37" w:rsidRPr="007C4EA8" w:rsidDel="00982B65" w:rsidRDefault="00AA3BF5">
            <w:pPr>
              <w:pStyle w:val="ListParagraph"/>
              <w:numPr>
                <w:ilvl w:val="1"/>
                <w:numId w:val="23"/>
              </w:numPr>
              <w:spacing w:before="120" w:after="120"/>
              <w:contextualSpacing w:val="0"/>
              <w:rPr>
                <w:del w:id="2593" w:author="Sekar Subramanian" w:date="2021-07-16T12:26:00Z"/>
                <w:rFonts w:asciiTheme="minorHAnsi" w:eastAsia="Calibri" w:hAnsiTheme="minorHAnsi" w:cstheme="minorHAnsi"/>
                <w:sz w:val="28"/>
                <w:szCs w:val="28"/>
                <w:rPrChange w:id="2594" w:author="Sekar Subramanian" w:date="2021-07-16T13:10:00Z">
                  <w:rPr>
                    <w:del w:id="2595" w:author="Sekar Subramanian" w:date="2021-07-16T12:26:00Z"/>
                    <w:rFonts w:ascii="Calibri" w:eastAsia="Calibri" w:hAnsi="Calibri" w:cs="Calibri"/>
                  </w:rPr>
                </w:rPrChange>
              </w:rPr>
              <w:pPrChange w:id="2596" w:author="Sekar Subramanian" w:date="2021-07-16T12:36:00Z">
                <w:pPr>
                  <w:jc w:val="center"/>
                </w:pPr>
              </w:pPrChange>
            </w:pPr>
            <w:del w:id="2597" w:author="Sekar Subramanian" w:date="2021-07-16T12:26:00Z">
              <w:r w:rsidRPr="007C4EA8" w:rsidDel="00982B65">
                <w:rPr>
                  <w:rFonts w:asciiTheme="minorHAnsi" w:eastAsia="Calibri" w:hAnsiTheme="minorHAnsi" w:cstheme="minorHAnsi"/>
                  <w:sz w:val="28"/>
                  <w:szCs w:val="28"/>
                  <w:rPrChange w:id="2598"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99" w:author="Sekar Subramanian" w:date="2021-07-16T13:10:00Z">
                    <w:rPr>
                      <w:rFonts w:ascii="Calibri" w:eastAsia="Calibri" w:hAnsi="Calibri" w:cs="Calibri"/>
                    </w:rPr>
                  </w:rPrChange>
                </w:rPr>
                <w:delText>Gamma</w:delText>
              </w:r>
            </w:del>
          </w:p>
        </w:tc>
        <w:tc>
          <w:tcPr>
            <w:tcW w:w="2698" w:type="dxa"/>
          </w:tcPr>
          <w:p w14:paraId="5880FA90" w14:textId="18D35494" w:rsidR="00963C37" w:rsidRPr="007C4EA8" w:rsidDel="00982B65" w:rsidRDefault="00963C37">
            <w:pPr>
              <w:pStyle w:val="ListParagraph"/>
              <w:numPr>
                <w:ilvl w:val="1"/>
                <w:numId w:val="23"/>
              </w:numPr>
              <w:spacing w:before="120" w:after="120"/>
              <w:contextualSpacing w:val="0"/>
              <w:rPr>
                <w:del w:id="2600" w:author="Sekar Subramanian" w:date="2021-07-16T12:26:00Z"/>
                <w:rFonts w:asciiTheme="minorHAnsi" w:eastAsia="Calibri" w:hAnsiTheme="minorHAnsi" w:cstheme="minorHAnsi"/>
                <w:sz w:val="28"/>
                <w:szCs w:val="28"/>
                <w:rPrChange w:id="2601" w:author="Sekar Subramanian" w:date="2021-07-16T13:10:00Z">
                  <w:rPr>
                    <w:del w:id="2602" w:author="Sekar Subramanian" w:date="2021-07-16T12:26:00Z"/>
                    <w:rFonts w:ascii="Calibri" w:eastAsia="Calibri" w:hAnsi="Calibri" w:cs="Calibri"/>
                  </w:rPr>
                </w:rPrChange>
              </w:rPr>
              <w:pPrChange w:id="2603" w:author="Sekar Subramanian" w:date="2021-07-16T12:36:00Z">
                <w:pPr>
                  <w:jc w:val="center"/>
                </w:pPr>
              </w:pPrChange>
            </w:pPr>
          </w:p>
        </w:tc>
      </w:tr>
      <w:tr w:rsidR="00963C37" w:rsidRPr="007C4EA8" w:rsidDel="00982B65" w14:paraId="690204C3" w14:textId="607774B5" w:rsidTr="00963C37">
        <w:trPr>
          <w:del w:id="2604" w:author="Sekar Subramanian" w:date="2021-07-16T12:26:00Z"/>
        </w:trPr>
        <w:tc>
          <w:tcPr>
            <w:tcW w:w="2614" w:type="dxa"/>
          </w:tcPr>
          <w:p w14:paraId="70D2A9CB" w14:textId="63DE5535" w:rsidR="00963C37" w:rsidRPr="007C4EA8" w:rsidDel="00982B65" w:rsidRDefault="00963C37">
            <w:pPr>
              <w:pStyle w:val="ListParagraph"/>
              <w:numPr>
                <w:ilvl w:val="1"/>
                <w:numId w:val="23"/>
              </w:numPr>
              <w:spacing w:before="120" w:after="120"/>
              <w:contextualSpacing w:val="0"/>
              <w:rPr>
                <w:del w:id="2605" w:author="Sekar Subramanian" w:date="2021-07-16T12:26:00Z"/>
                <w:rFonts w:asciiTheme="minorHAnsi" w:eastAsia="Calibri" w:hAnsiTheme="minorHAnsi" w:cstheme="minorHAnsi"/>
                <w:sz w:val="28"/>
                <w:szCs w:val="28"/>
                <w:rPrChange w:id="2606" w:author="Sekar Subramanian" w:date="2021-07-16T13:10:00Z">
                  <w:rPr>
                    <w:del w:id="2607" w:author="Sekar Subramanian" w:date="2021-07-16T12:26:00Z"/>
                    <w:rFonts w:ascii="Calibri" w:eastAsia="Calibri" w:hAnsi="Calibri" w:cs="Calibri"/>
                  </w:rPr>
                </w:rPrChange>
              </w:rPr>
              <w:pPrChange w:id="2608" w:author="Sekar Subramanian" w:date="2021-07-16T12:36:00Z">
                <w:pPr>
                  <w:jc w:val="center"/>
                </w:pPr>
              </w:pPrChange>
            </w:pPr>
            <w:del w:id="2609" w:author="Sekar Subramanian" w:date="2021-07-16T12:26:00Z">
              <w:r w:rsidRPr="007C4EA8" w:rsidDel="00982B65">
                <w:rPr>
                  <w:rFonts w:asciiTheme="minorHAnsi" w:eastAsia="Calibri" w:hAnsiTheme="minorHAnsi" w:cstheme="minorHAnsi"/>
                  <w:sz w:val="28"/>
                  <w:szCs w:val="28"/>
                  <w:rPrChange w:id="2610" w:author="Sekar Subramanian" w:date="2021-07-16T13:10:00Z">
                    <w:rPr>
                      <w:rFonts w:ascii="Calibri" w:eastAsia="Calibri" w:hAnsi="Calibri" w:cs="Calibri"/>
                    </w:rPr>
                  </w:rPrChange>
                </w:rPr>
                <w:delText>Apple</w:delText>
              </w:r>
            </w:del>
          </w:p>
        </w:tc>
        <w:tc>
          <w:tcPr>
            <w:tcW w:w="2797" w:type="dxa"/>
          </w:tcPr>
          <w:p w14:paraId="5CC8C87B" w14:textId="02B1A5F8" w:rsidR="00963C37" w:rsidRPr="007C4EA8" w:rsidDel="00982B65" w:rsidRDefault="00AA3BF5">
            <w:pPr>
              <w:pStyle w:val="ListParagraph"/>
              <w:numPr>
                <w:ilvl w:val="1"/>
                <w:numId w:val="23"/>
              </w:numPr>
              <w:spacing w:before="120" w:after="120"/>
              <w:contextualSpacing w:val="0"/>
              <w:rPr>
                <w:del w:id="2611" w:author="Sekar Subramanian" w:date="2021-07-16T12:26:00Z"/>
                <w:rFonts w:asciiTheme="minorHAnsi" w:eastAsia="Calibri" w:hAnsiTheme="minorHAnsi" w:cstheme="minorHAnsi"/>
                <w:sz w:val="28"/>
                <w:szCs w:val="28"/>
                <w:rPrChange w:id="2612" w:author="Sekar Subramanian" w:date="2021-07-16T13:10:00Z">
                  <w:rPr>
                    <w:del w:id="2613" w:author="Sekar Subramanian" w:date="2021-07-16T12:26:00Z"/>
                    <w:rFonts w:ascii="Calibri" w:eastAsia="Calibri" w:hAnsi="Calibri" w:cs="Calibri"/>
                  </w:rPr>
                </w:rPrChange>
              </w:rPr>
              <w:pPrChange w:id="2614" w:author="Sekar Subramanian" w:date="2021-07-16T12:36:00Z">
                <w:pPr>
                  <w:jc w:val="center"/>
                </w:pPr>
              </w:pPrChange>
            </w:pPr>
            <w:del w:id="2615" w:author="Sekar Subramanian" w:date="2021-07-16T12:26:00Z">
              <w:r w:rsidRPr="007C4EA8" w:rsidDel="00982B65">
                <w:rPr>
                  <w:rFonts w:asciiTheme="minorHAnsi" w:eastAsia="Calibri" w:hAnsiTheme="minorHAnsi" w:cstheme="minorHAnsi"/>
                  <w:sz w:val="28"/>
                  <w:szCs w:val="28"/>
                  <w:rPrChange w:id="2616"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617" w:author="Sekar Subramanian" w:date="2021-07-16T13:10:00Z">
                    <w:rPr>
                      <w:rFonts w:ascii="Calibri" w:eastAsia="Calibri" w:hAnsi="Calibri" w:cs="Calibri"/>
                    </w:rPr>
                  </w:rPrChange>
                </w:rPr>
                <w:delText>Gamma</w:delText>
              </w:r>
            </w:del>
          </w:p>
        </w:tc>
        <w:tc>
          <w:tcPr>
            <w:tcW w:w="2698" w:type="dxa"/>
          </w:tcPr>
          <w:p w14:paraId="1DBFFAB7" w14:textId="41B88FF5" w:rsidR="00963C37" w:rsidRPr="007C4EA8" w:rsidDel="00982B65" w:rsidRDefault="00963C37">
            <w:pPr>
              <w:pStyle w:val="ListParagraph"/>
              <w:numPr>
                <w:ilvl w:val="1"/>
                <w:numId w:val="23"/>
              </w:numPr>
              <w:spacing w:before="120" w:after="120"/>
              <w:contextualSpacing w:val="0"/>
              <w:rPr>
                <w:del w:id="2618" w:author="Sekar Subramanian" w:date="2021-07-16T12:26:00Z"/>
                <w:rFonts w:asciiTheme="minorHAnsi" w:eastAsia="Calibri" w:hAnsiTheme="minorHAnsi" w:cstheme="minorHAnsi"/>
                <w:sz w:val="28"/>
                <w:szCs w:val="28"/>
                <w:rPrChange w:id="2619" w:author="Sekar Subramanian" w:date="2021-07-16T13:10:00Z">
                  <w:rPr>
                    <w:del w:id="2620" w:author="Sekar Subramanian" w:date="2021-07-16T12:26:00Z"/>
                    <w:rFonts w:ascii="Calibri" w:eastAsia="Calibri" w:hAnsi="Calibri" w:cs="Calibri"/>
                  </w:rPr>
                </w:rPrChange>
              </w:rPr>
              <w:pPrChange w:id="2621" w:author="Sekar Subramanian" w:date="2021-07-16T12:36:00Z">
                <w:pPr>
                  <w:jc w:val="center"/>
                </w:pPr>
              </w:pPrChange>
            </w:pPr>
            <w:del w:id="2622" w:author="Sekar Subramanian" w:date="2021-07-16T12:26:00Z">
              <w:r w:rsidRPr="007C4EA8" w:rsidDel="00982B65">
                <w:rPr>
                  <w:rFonts w:asciiTheme="minorHAnsi" w:eastAsia="Calibri" w:hAnsiTheme="minorHAnsi" w:cstheme="minorHAnsi"/>
                  <w:sz w:val="28"/>
                  <w:szCs w:val="28"/>
                  <w:rPrChange w:id="2623" w:author="Sekar Subramanian" w:date="2021-07-16T13:10:00Z">
                    <w:rPr>
                      <w:rFonts w:ascii="Calibri" w:eastAsia="Calibri" w:hAnsi="Calibri" w:cs="Calibri"/>
                    </w:rPr>
                  </w:rPrChange>
                </w:rPr>
                <w:delText>Used by Objective</w:delText>
              </w:r>
            </w:del>
          </w:p>
        </w:tc>
      </w:tr>
      <w:tr w:rsidR="009C02DE" w:rsidRPr="007C4EA8" w:rsidDel="00982B65" w14:paraId="72998020" w14:textId="6F0F33A8" w:rsidTr="00963C37">
        <w:trPr>
          <w:del w:id="2624" w:author="Sekar Subramanian" w:date="2021-07-16T12:26:00Z"/>
        </w:trPr>
        <w:tc>
          <w:tcPr>
            <w:tcW w:w="2614" w:type="dxa"/>
          </w:tcPr>
          <w:p w14:paraId="1EF23A69" w14:textId="6299FB8D" w:rsidR="009C02DE" w:rsidRPr="007C4EA8" w:rsidDel="00982B65" w:rsidRDefault="009C02DE">
            <w:pPr>
              <w:pStyle w:val="ListParagraph"/>
              <w:numPr>
                <w:ilvl w:val="1"/>
                <w:numId w:val="23"/>
              </w:numPr>
              <w:spacing w:before="120" w:after="120"/>
              <w:contextualSpacing w:val="0"/>
              <w:rPr>
                <w:del w:id="2625" w:author="Sekar Subramanian" w:date="2021-07-16T12:26:00Z"/>
                <w:rFonts w:asciiTheme="minorHAnsi" w:eastAsia="Calibri" w:hAnsiTheme="minorHAnsi" w:cstheme="minorHAnsi"/>
                <w:sz w:val="28"/>
                <w:szCs w:val="28"/>
                <w:rPrChange w:id="2626" w:author="Sekar Subramanian" w:date="2021-07-16T13:10:00Z">
                  <w:rPr>
                    <w:del w:id="2627" w:author="Sekar Subramanian" w:date="2021-07-16T12:26:00Z"/>
                    <w:rFonts w:ascii="Calibri" w:eastAsia="Calibri" w:hAnsi="Calibri" w:cs="Calibri"/>
                  </w:rPr>
                </w:rPrChange>
              </w:rPr>
              <w:pPrChange w:id="2628" w:author="Sekar Subramanian" w:date="2021-07-16T12:36:00Z">
                <w:pPr>
                  <w:jc w:val="center"/>
                </w:pPr>
              </w:pPrChange>
            </w:pPr>
            <w:del w:id="2629" w:author="Sekar Subramanian" w:date="2021-07-16T12:26:00Z">
              <w:r w:rsidRPr="007C4EA8" w:rsidDel="00982B65">
                <w:rPr>
                  <w:rFonts w:asciiTheme="minorHAnsi" w:eastAsia="Calibri" w:hAnsiTheme="minorHAnsi" w:cstheme="minorHAnsi"/>
                  <w:sz w:val="28"/>
                  <w:szCs w:val="28"/>
                  <w:rPrChange w:id="2630" w:author="Sekar Subramanian" w:date="2021-07-16T13:10:00Z">
                    <w:rPr>
                      <w:rFonts w:ascii="Calibri" w:eastAsia="Calibri" w:hAnsi="Calibri" w:cs="Calibri"/>
                    </w:rPr>
                  </w:rPrChange>
                </w:rPr>
                <w:delText>Influencers’ reach</w:delText>
              </w:r>
            </w:del>
          </w:p>
        </w:tc>
        <w:tc>
          <w:tcPr>
            <w:tcW w:w="2797" w:type="dxa"/>
          </w:tcPr>
          <w:p w14:paraId="4DB79327" w14:textId="44F2D8DF" w:rsidR="009C02DE" w:rsidRPr="007C4EA8" w:rsidDel="00982B65" w:rsidRDefault="00AA3BF5">
            <w:pPr>
              <w:pStyle w:val="ListParagraph"/>
              <w:numPr>
                <w:ilvl w:val="1"/>
                <w:numId w:val="23"/>
              </w:numPr>
              <w:spacing w:before="120" w:after="120"/>
              <w:contextualSpacing w:val="0"/>
              <w:rPr>
                <w:del w:id="2631" w:author="Sekar Subramanian" w:date="2021-07-16T12:26:00Z"/>
                <w:rFonts w:asciiTheme="minorHAnsi" w:eastAsia="Calibri" w:hAnsiTheme="minorHAnsi" w:cstheme="minorHAnsi"/>
                <w:sz w:val="28"/>
                <w:szCs w:val="28"/>
                <w:rPrChange w:id="2632" w:author="Sekar Subramanian" w:date="2021-07-16T13:10:00Z">
                  <w:rPr>
                    <w:del w:id="2633" w:author="Sekar Subramanian" w:date="2021-07-16T12:26:00Z"/>
                    <w:rFonts w:ascii="Calibri" w:eastAsia="Calibri" w:hAnsi="Calibri" w:cs="Calibri"/>
                  </w:rPr>
                </w:rPrChange>
              </w:rPr>
              <w:pPrChange w:id="2634" w:author="Sekar Subramanian" w:date="2021-07-16T12:36:00Z">
                <w:pPr>
                  <w:jc w:val="center"/>
                </w:pPr>
              </w:pPrChange>
            </w:pPr>
            <w:del w:id="2635" w:author="Sekar Subramanian" w:date="2021-07-16T12:26:00Z">
              <w:r w:rsidRPr="007C4EA8" w:rsidDel="00982B65">
                <w:rPr>
                  <w:rFonts w:asciiTheme="minorHAnsi" w:eastAsia="Calibri" w:hAnsiTheme="minorHAnsi" w:cstheme="minorHAnsi"/>
                  <w:sz w:val="28"/>
                  <w:szCs w:val="28"/>
                  <w:rPrChange w:id="2636" w:author="Sekar Subramanian" w:date="2021-07-16T13:10:00Z">
                    <w:rPr>
                      <w:rFonts w:ascii="Calibri" w:eastAsia="Calibri" w:hAnsi="Calibri" w:cs="Calibri"/>
                    </w:rPr>
                  </w:rPrChange>
                </w:rPr>
                <w:delText>Ad stock/</w:delText>
              </w:r>
              <w:r w:rsidR="009C02DE" w:rsidRPr="007C4EA8" w:rsidDel="00982B65">
                <w:rPr>
                  <w:rFonts w:asciiTheme="minorHAnsi" w:eastAsia="Calibri" w:hAnsiTheme="minorHAnsi" w:cstheme="minorHAnsi"/>
                  <w:sz w:val="28"/>
                  <w:szCs w:val="28"/>
                  <w:rPrChange w:id="2637" w:author="Sekar Subramanian" w:date="2021-07-16T13:10:00Z">
                    <w:rPr>
                      <w:rFonts w:ascii="Calibri" w:eastAsia="Calibri" w:hAnsi="Calibri" w:cs="Calibri"/>
                    </w:rPr>
                  </w:rPrChange>
                </w:rPr>
                <w:delText>Gamma</w:delText>
              </w:r>
            </w:del>
          </w:p>
        </w:tc>
        <w:tc>
          <w:tcPr>
            <w:tcW w:w="2698" w:type="dxa"/>
          </w:tcPr>
          <w:p w14:paraId="1695242D" w14:textId="3376C924" w:rsidR="009C02DE" w:rsidRPr="007C4EA8" w:rsidDel="00982B65" w:rsidRDefault="009C02DE">
            <w:pPr>
              <w:pStyle w:val="ListParagraph"/>
              <w:numPr>
                <w:ilvl w:val="1"/>
                <w:numId w:val="23"/>
              </w:numPr>
              <w:spacing w:before="120" w:after="120"/>
              <w:contextualSpacing w:val="0"/>
              <w:rPr>
                <w:del w:id="2638" w:author="Sekar Subramanian" w:date="2021-07-16T12:26:00Z"/>
                <w:rFonts w:asciiTheme="minorHAnsi" w:eastAsia="Calibri" w:hAnsiTheme="minorHAnsi" w:cstheme="minorHAnsi"/>
                <w:sz w:val="28"/>
                <w:szCs w:val="28"/>
                <w:rPrChange w:id="2639" w:author="Sekar Subramanian" w:date="2021-07-16T13:10:00Z">
                  <w:rPr>
                    <w:del w:id="2640" w:author="Sekar Subramanian" w:date="2021-07-16T12:26:00Z"/>
                    <w:rFonts w:ascii="Calibri" w:eastAsia="Calibri" w:hAnsi="Calibri" w:cs="Calibri"/>
                  </w:rPr>
                </w:rPrChange>
              </w:rPr>
              <w:pPrChange w:id="2641" w:author="Sekar Subramanian" w:date="2021-07-16T12:36:00Z">
                <w:pPr>
                  <w:jc w:val="center"/>
                </w:pPr>
              </w:pPrChange>
            </w:pPr>
          </w:p>
        </w:tc>
      </w:tr>
    </w:tbl>
    <w:p w14:paraId="3FA9867E" w14:textId="353D9C1C" w:rsidR="001E2F7C" w:rsidRPr="007C4EA8" w:rsidDel="00982B65" w:rsidRDefault="001E2F7C">
      <w:pPr>
        <w:pStyle w:val="ListParagraph"/>
        <w:numPr>
          <w:ilvl w:val="1"/>
          <w:numId w:val="23"/>
        </w:numPr>
        <w:spacing w:before="120" w:after="120"/>
        <w:contextualSpacing w:val="0"/>
        <w:rPr>
          <w:del w:id="2642" w:author="Sekar Subramanian" w:date="2021-07-16T12:26:00Z"/>
          <w:rFonts w:asciiTheme="minorHAnsi" w:eastAsia="Calibri" w:hAnsiTheme="minorHAnsi" w:cstheme="minorHAnsi"/>
          <w:sz w:val="28"/>
          <w:szCs w:val="28"/>
          <w:rPrChange w:id="2643" w:author="Sekar Subramanian" w:date="2021-07-16T13:10:00Z">
            <w:rPr>
              <w:del w:id="2644" w:author="Sekar Subramanian" w:date="2021-07-16T12:26:00Z"/>
              <w:rFonts w:ascii="Calibri" w:eastAsia="Calibri" w:hAnsi="Calibri" w:cs="Calibri"/>
            </w:rPr>
          </w:rPrChange>
        </w:rPr>
        <w:pPrChange w:id="2645" w:author="Sekar Subramanian" w:date="2021-07-16T12:36:00Z">
          <w:pPr>
            <w:spacing w:after="0" w:line="240" w:lineRule="auto"/>
            <w:ind w:left="2160"/>
          </w:pPr>
        </w:pPrChange>
      </w:pPr>
    </w:p>
    <w:p w14:paraId="13ECADD0" w14:textId="3AEE295F" w:rsidR="001E2F7C" w:rsidRPr="007C4EA8" w:rsidDel="00982B65" w:rsidRDefault="4054DB71">
      <w:pPr>
        <w:pStyle w:val="ListParagraph"/>
        <w:numPr>
          <w:ilvl w:val="1"/>
          <w:numId w:val="23"/>
        </w:numPr>
        <w:spacing w:before="120" w:after="120"/>
        <w:contextualSpacing w:val="0"/>
        <w:rPr>
          <w:del w:id="2646" w:author="Sekar Subramanian" w:date="2021-07-16T12:26:00Z"/>
          <w:rFonts w:asciiTheme="minorHAnsi" w:eastAsia="Calibri" w:hAnsiTheme="minorHAnsi" w:cstheme="minorHAnsi"/>
          <w:b/>
          <w:bCs/>
          <w:sz w:val="28"/>
          <w:szCs w:val="28"/>
          <w:rPrChange w:id="2647" w:author="Sekar Subramanian" w:date="2021-07-16T13:10:00Z">
            <w:rPr>
              <w:del w:id="2648" w:author="Sekar Subramanian" w:date="2021-07-16T12:26:00Z"/>
              <w:rFonts w:ascii="Calibri" w:eastAsia="Calibri" w:hAnsi="Calibri" w:cs="Calibri"/>
              <w:b/>
              <w:bCs/>
            </w:rPr>
          </w:rPrChange>
        </w:rPr>
        <w:pPrChange w:id="2649" w:author="Sekar Subramanian" w:date="2021-07-16T12:36:00Z">
          <w:pPr>
            <w:numPr>
              <w:ilvl w:val="2"/>
              <w:numId w:val="26"/>
            </w:numPr>
            <w:spacing w:after="0" w:line="240" w:lineRule="auto"/>
            <w:ind w:left="2160" w:hanging="180"/>
          </w:pPr>
        </w:pPrChange>
      </w:pPr>
      <w:del w:id="2650" w:author="Sekar Subramanian" w:date="2021-07-16T12:26:00Z">
        <w:r w:rsidRPr="007C4EA8" w:rsidDel="00982B65">
          <w:rPr>
            <w:rFonts w:asciiTheme="minorHAnsi" w:eastAsia="Calibri" w:hAnsiTheme="minorHAnsi" w:cstheme="minorHAnsi"/>
            <w:b/>
            <w:bCs/>
            <w:sz w:val="28"/>
            <w:szCs w:val="28"/>
            <w:rPrChange w:id="2651" w:author="Sekar Subramanian" w:date="2021-07-16T13:10:00Z">
              <w:rPr>
                <w:rFonts w:ascii="Calibri" w:eastAsia="Calibri" w:hAnsi="Calibri" w:cs="Calibri"/>
                <w:b/>
                <w:bCs/>
              </w:rPr>
            </w:rPrChange>
          </w:rPr>
          <w:delText>Use the base model and start by inserting one media at a</w:delText>
        </w:r>
        <w:commentRangeStart w:id="2652"/>
        <w:r w:rsidRPr="007C4EA8" w:rsidDel="00982B65">
          <w:rPr>
            <w:rFonts w:asciiTheme="minorHAnsi" w:eastAsia="Calibri" w:hAnsiTheme="minorHAnsi" w:cstheme="minorHAnsi"/>
            <w:b/>
            <w:bCs/>
            <w:sz w:val="28"/>
            <w:szCs w:val="28"/>
            <w:rPrChange w:id="2653" w:author="Sekar Subramanian" w:date="2021-07-16T13:10:00Z">
              <w:rPr>
                <w:rFonts w:ascii="Calibri" w:eastAsia="Calibri" w:hAnsi="Calibri" w:cs="Calibri"/>
                <w:b/>
                <w:bCs/>
              </w:rPr>
            </w:rPrChange>
          </w:rPr>
          <w:delText xml:space="preserve"> time.</w:delText>
        </w:r>
        <w:commentRangeEnd w:id="2652"/>
        <w:r w:rsidR="00F845F2" w:rsidRPr="007C4EA8" w:rsidDel="00982B65">
          <w:rPr>
            <w:rFonts w:cstheme="minorHAnsi"/>
            <w:sz w:val="28"/>
            <w:szCs w:val="28"/>
            <w:rPrChange w:id="2654" w:author="Sekar Subramanian" w:date="2021-07-16T13:10:00Z">
              <w:rPr/>
            </w:rPrChange>
          </w:rPr>
          <w:commentReference w:id="2652"/>
        </w:r>
      </w:del>
    </w:p>
    <w:p w14:paraId="21FC4B1F" w14:textId="5DB60311" w:rsidR="001F7EA9" w:rsidRPr="007C4EA8" w:rsidDel="00982B65" w:rsidRDefault="001F7EA9">
      <w:pPr>
        <w:pStyle w:val="ListParagraph"/>
        <w:numPr>
          <w:ilvl w:val="1"/>
          <w:numId w:val="23"/>
        </w:numPr>
        <w:spacing w:before="120" w:after="120"/>
        <w:contextualSpacing w:val="0"/>
        <w:rPr>
          <w:del w:id="2655" w:author="Sekar Subramanian" w:date="2021-07-16T12:26:00Z"/>
          <w:rFonts w:asciiTheme="minorHAnsi" w:eastAsia="Calibri" w:hAnsiTheme="minorHAnsi" w:cstheme="minorHAnsi"/>
          <w:b/>
          <w:bCs/>
          <w:sz w:val="28"/>
          <w:szCs w:val="28"/>
          <w:rPrChange w:id="2656" w:author="Sekar Subramanian" w:date="2021-07-16T13:10:00Z">
            <w:rPr>
              <w:del w:id="2657" w:author="Sekar Subramanian" w:date="2021-07-16T12:26:00Z"/>
              <w:rFonts w:ascii="Calibri" w:eastAsia="Calibri" w:hAnsi="Calibri" w:cs="Calibri"/>
              <w:b/>
              <w:bCs/>
            </w:rPr>
          </w:rPrChange>
        </w:rPr>
        <w:pPrChange w:id="2658" w:author="Sekar Subramanian" w:date="2021-07-16T12:36:00Z">
          <w:pPr>
            <w:spacing w:after="0" w:line="240" w:lineRule="auto"/>
            <w:ind w:left="2160"/>
          </w:pPr>
        </w:pPrChange>
      </w:pPr>
    </w:p>
    <w:p w14:paraId="6D5A7575" w14:textId="00097513" w:rsidR="00B80C30" w:rsidRPr="007C4EA8" w:rsidDel="00982B65" w:rsidRDefault="001F7EA9">
      <w:pPr>
        <w:pStyle w:val="ListParagraph"/>
        <w:numPr>
          <w:ilvl w:val="1"/>
          <w:numId w:val="23"/>
        </w:numPr>
        <w:spacing w:before="120" w:after="120"/>
        <w:contextualSpacing w:val="0"/>
        <w:rPr>
          <w:del w:id="2659" w:author="Sekar Subramanian" w:date="2021-07-16T12:26:00Z"/>
          <w:rFonts w:asciiTheme="minorHAnsi" w:eastAsia="Calibri" w:hAnsiTheme="minorHAnsi" w:cstheme="minorHAnsi"/>
          <w:b/>
          <w:bCs/>
          <w:sz w:val="28"/>
          <w:szCs w:val="28"/>
          <w:rPrChange w:id="2660" w:author="Sekar Subramanian" w:date="2021-07-16T13:10:00Z">
            <w:rPr>
              <w:del w:id="2661" w:author="Sekar Subramanian" w:date="2021-07-16T12:26:00Z"/>
              <w:rFonts w:ascii="Calibri" w:eastAsia="Calibri" w:hAnsi="Calibri" w:cs="Calibri"/>
              <w:b/>
              <w:bCs/>
            </w:rPr>
          </w:rPrChange>
        </w:rPr>
        <w:pPrChange w:id="2662" w:author="Sekar Subramanian" w:date="2021-07-16T12:36:00Z">
          <w:pPr>
            <w:spacing w:after="0" w:line="240" w:lineRule="auto"/>
            <w:ind w:left="2160"/>
          </w:pPr>
        </w:pPrChange>
      </w:pPr>
      <w:del w:id="2663" w:author="Sekar Subramanian" w:date="2021-07-16T12:26:00Z">
        <w:r w:rsidRPr="007C4EA8" w:rsidDel="00982B65">
          <w:rPr>
            <w:rFonts w:asciiTheme="minorHAnsi" w:eastAsia="Calibri" w:hAnsiTheme="minorHAnsi" w:cstheme="minorHAnsi"/>
            <w:b/>
            <w:bCs/>
            <w:noProof/>
            <w:sz w:val="28"/>
            <w:szCs w:val="28"/>
            <w:rPrChange w:id="2664" w:author="Sekar Subramanian" w:date="2021-07-16T13:10:00Z">
              <w:rPr>
                <w:rFonts w:ascii="Calibri" w:eastAsia="Calibri" w:hAnsi="Calibri" w:cs="Calibri"/>
                <w:b/>
                <w:bCs/>
                <w:noProof/>
              </w:rPr>
            </w:rPrChange>
          </w:rPr>
          <w:drawing>
            <wp:inline distT="0" distB="0" distL="0" distR="0" wp14:anchorId="4936BD2E" wp14:editId="3C34C1F9">
              <wp:extent cx="5063404" cy="2194678"/>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9215" cy="2210200"/>
                      </a:xfrm>
                      <a:prstGeom prst="rect">
                        <a:avLst/>
                      </a:prstGeom>
                      <a:noFill/>
                    </pic:spPr>
                  </pic:pic>
                </a:graphicData>
              </a:graphic>
            </wp:inline>
          </w:drawing>
        </w:r>
      </w:del>
    </w:p>
    <w:p w14:paraId="1E09B7D4" w14:textId="05DD1493" w:rsidR="001F7EA9" w:rsidRPr="007C4EA8" w:rsidDel="00982B65" w:rsidRDefault="001F7EA9">
      <w:pPr>
        <w:pStyle w:val="ListParagraph"/>
        <w:numPr>
          <w:ilvl w:val="1"/>
          <w:numId w:val="23"/>
        </w:numPr>
        <w:spacing w:before="120" w:after="120"/>
        <w:contextualSpacing w:val="0"/>
        <w:rPr>
          <w:del w:id="2665" w:author="Sekar Subramanian" w:date="2021-07-16T12:26:00Z"/>
          <w:rFonts w:asciiTheme="minorHAnsi" w:eastAsia="Calibri" w:hAnsiTheme="minorHAnsi" w:cstheme="minorHAnsi"/>
          <w:b/>
          <w:bCs/>
          <w:sz w:val="28"/>
          <w:szCs w:val="28"/>
          <w:rPrChange w:id="2666" w:author="Sekar Subramanian" w:date="2021-07-16T13:10:00Z">
            <w:rPr>
              <w:del w:id="2667" w:author="Sekar Subramanian" w:date="2021-07-16T12:26:00Z"/>
              <w:rFonts w:ascii="Calibri" w:eastAsia="Calibri" w:hAnsi="Calibri" w:cs="Calibri"/>
              <w:b/>
              <w:bCs/>
            </w:rPr>
          </w:rPrChange>
        </w:rPr>
        <w:pPrChange w:id="2668" w:author="Sekar Subramanian" w:date="2021-07-16T12:36:00Z">
          <w:pPr>
            <w:spacing w:after="0" w:line="240" w:lineRule="auto"/>
            <w:ind w:left="2160"/>
          </w:pPr>
        </w:pPrChange>
      </w:pPr>
    </w:p>
    <w:p w14:paraId="0E1802D1" w14:textId="03D485AC" w:rsidR="002128E3" w:rsidRPr="007C4EA8" w:rsidDel="00982B65" w:rsidRDefault="001F7EA9">
      <w:pPr>
        <w:pStyle w:val="ListParagraph"/>
        <w:numPr>
          <w:ilvl w:val="1"/>
          <w:numId w:val="23"/>
        </w:numPr>
        <w:spacing w:before="120" w:after="120"/>
        <w:contextualSpacing w:val="0"/>
        <w:rPr>
          <w:del w:id="2669" w:author="Sekar Subramanian" w:date="2021-07-16T12:26:00Z"/>
          <w:rFonts w:asciiTheme="minorHAnsi" w:eastAsia="Calibri" w:hAnsiTheme="minorHAnsi" w:cstheme="minorHAnsi"/>
          <w:b/>
          <w:bCs/>
          <w:sz w:val="28"/>
          <w:szCs w:val="28"/>
          <w:rPrChange w:id="2670" w:author="Sekar Subramanian" w:date="2021-07-16T13:10:00Z">
            <w:rPr>
              <w:del w:id="2671" w:author="Sekar Subramanian" w:date="2021-07-16T12:26:00Z"/>
              <w:rFonts w:ascii="Calibri" w:eastAsia="Calibri" w:hAnsi="Calibri" w:cs="Calibri"/>
              <w:b/>
              <w:bCs/>
            </w:rPr>
          </w:rPrChange>
        </w:rPr>
        <w:pPrChange w:id="2672" w:author="Sekar Subramanian" w:date="2021-07-16T12:36:00Z">
          <w:pPr>
            <w:spacing w:after="0" w:line="240" w:lineRule="auto"/>
            <w:ind w:left="2160"/>
          </w:pPr>
        </w:pPrChange>
      </w:pPr>
      <w:del w:id="2673" w:author="Sekar Subramanian" w:date="2021-07-16T12:26:00Z">
        <w:r w:rsidRPr="007C4EA8" w:rsidDel="00982B65">
          <w:rPr>
            <w:rFonts w:asciiTheme="minorHAnsi" w:eastAsia="Calibri" w:hAnsiTheme="minorHAnsi" w:cstheme="minorHAnsi"/>
            <w:b/>
            <w:bCs/>
            <w:noProof/>
            <w:sz w:val="28"/>
            <w:szCs w:val="28"/>
            <w:rPrChange w:id="2674" w:author="Sekar Subramanian" w:date="2021-07-16T13:10:00Z">
              <w:rPr>
                <w:rFonts w:ascii="Calibri" w:eastAsia="Calibri" w:hAnsi="Calibri" w:cs="Calibri"/>
                <w:b/>
                <w:bCs/>
                <w:noProof/>
              </w:rPr>
            </w:rPrChange>
          </w:rPr>
          <w:drawing>
            <wp:inline distT="0" distB="0" distL="0" distR="0" wp14:anchorId="77DEF492" wp14:editId="63828F72">
              <wp:extent cx="5066625" cy="2413384"/>
              <wp:effectExtent l="0" t="0" r="1270" b="0"/>
              <wp:docPr id="415756" name="Picture 41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8047" cy="2437878"/>
                      </a:xfrm>
                      <a:prstGeom prst="rect">
                        <a:avLst/>
                      </a:prstGeom>
                      <a:noFill/>
                    </pic:spPr>
                  </pic:pic>
                </a:graphicData>
              </a:graphic>
            </wp:inline>
          </w:drawing>
        </w:r>
      </w:del>
    </w:p>
    <w:p w14:paraId="1359292D" w14:textId="0B18D946" w:rsidR="00046B37" w:rsidRPr="007C4EA8" w:rsidDel="00982B65" w:rsidRDefault="00046B37">
      <w:pPr>
        <w:pStyle w:val="ListParagraph"/>
        <w:numPr>
          <w:ilvl w:val="1"/>
          <w:numId w:val="23"/>
        </w:numPr>
        <w:spacing w:before="120" w:after="120"/>
        <w:contextualSpacing w:val="0"/>
        <w:rPr>
          <w:del w:id="2675" w:author="Sekar Subramanian" w:date="2021-07-16T12:26:00Z"/>
          <w:rFonts w:asciiTheme="minorHAnsi" w:eastAsia="Calibri" w:hAnsiTheme="minorHAnsi" w:cstheme="minorHAnsi"/>
          <w:sz w:val="28"/>
          <w:szCs w:val="28"/>
          <w:rPrChange w:id="2676" w:author="Sekar Subramanian" w:date="2021-07-16T13:10:00Z">
            <w:rPr>
              <w:del w:id="2677" w:author="Sekar Subramanian" w:date="2021-07-16T12:26:00Z"/>
              <w:rFonts w:ascii="Calibri" w:eastAsia="Calibri" w:hAnsi="Calibri" w:cs="Calibri"/>
            </w:rPr>
          </w:rPrChange>
        </w:rPr>
        <w:pPrChange w:id="2678" w:author="Sekar Subramanian" w:date="2021-07-16T12:36:00Z">
          <w:pPr>
            <w:spacing w:after="0" w:line="240" w:lineRule="auto"/>
          </w:pPr>
        </w:pPrChange>
      </w:pPr>
    </w:p>
    <w:p w14:paraId="3C497C5F" w14:textId="45DC6DE1" w:rsidR="00F845F2" w:rsidRPr="007C4EA8" w:rsidDel="00982B65" w:rsidRDefault="00727847">
      <w:pPr>
        <w:pStyle w:val="ListParagraph"/>
        <w:numPr>
          <w:ilvl w:val="1"/>
          <w:numId w:val="23"/>
        </w:numPr>
        <w:spacing w:before="120" w:after="120"/>
        <w:contextualSpacing w:val="0"/>
        <w:rPr>
          <w:del w:id="2679" w:author="Sekar Subramanian" w:date="2021-07-16T12:26:00Z"/>
          <w:rFonts w:asciiTheme="minorHAnsi" w:eastAsia="Calibri" w:hAnsiTheme="minorHAnsi" w:cstheme="minorHAnsi"/>
          <w:sz w:val="28"/>
          <w:szCs w:val="28"/>
          <w:rPrChange w:id="2680" w:author="Sekar Subramanian" w:date="2021-07-16T13:10:00Z">
            <w:rPr>
              <w:del w:id="2681" w:author="Sekar Subramanian" w:date="2021-07-16T12:26:00Z"/>
              <w:rFonts w:ascii="Calibri" w:eastAsia="Calibri" w:hAnsi="Calibri" w:cs="Calibri"/>
            </w:rPr>
          </w:rPrChange>
        </w:rPr>
        <w:pPrChange w:id="2682" w:author="Sekar Subramanian" w:date="2021-07-16T12:36:00Z">
          <w:pPr>
            <w:numPr>
              <w:ilvl w:val="2"/>
              <w:numId w:val="26"/>
            </w:numPr>
            <w:spacing w:after="0" w:line="240" w:lineRule="auto"/>
            <w:ind w:left="2160" w:hanging="180"/>
          </w:pPr>
        </w:pPrChange>
      </w:pPr>
      <w:del w:id="2683" w:author="Sekar Subramanian" w:date="2021-07-16T12:26:00Z">
        <w:r w:rsidRPr="007C4EA8" w:rsidDel="00982B65">
          <w:rPr>
            <w:rFonts w:asciiTheme="minorHAnsi" w:eastAsia="Calibri" w:hAnsiTheme="minorHAnsi" w:cstheme="minorHAnsi"/>
            <w:sz w:val="28"/>
            <w:szCs w:val="28"/>
            <w:rPrChange w:id="2684" w:author="Sekar Subramanian" w:date="2021-07-16T13:10:00Z">
              <w:rPr>
                <w:rFonts w:ascii="Calibri" w:eastAsia="Calibri" w:hAnsi="Calibri" w:cs="Calibri"/>
              </w:rPr>
            </w:rPrChange>
          </w:rPr>
          <w:delText>Th</w:delText>
        </w:r>
        <w:r w:rsidR="00BA7513" w:rsidRPr="007C4EA8" w:rsidDel="00982B65">
          <w:rPr>
            <w:rFonts w:asciiTheme="minorHAnsi" w:eastAsia="Calibri" w:hAnsiTheme="minorHAnsi" w:cstheme="minorHAnsi"/>
            <w:sz w:val="28"/>
            <w:szCs w:val="28"/>
            <w:rPrChange w:id="2685" w:author="Sekar Subramanian" w:date="2021-07-16T13:10:00Z">
              <w:rPr>
                <w:rFonts w:ascii="Calibri" w:eastAsia="Calibri" w:hAnsi="Calibri" w:cs="Calibri"/>
              </w:rPr>
            </w:rPrChange>
          </w:rPr>
          <w:delText>e validation checks we have done after adding a variable.</w:delText>
        </w:r>
      </w:del>
    </w:p>
    <w:p w14:paraId="7B3DF086" w14:textId="50CC7681" w:rsidR="00D145D1" w:rsidRPr="007C4EA8" w:rsidDel="00982B65" w:rsidRDefault="00D145D1">
      <w:pPr>
        <w:pStyle w:val="ListParagraph"/>
        <w:numPr>
          <w:ilvl w:val="1"/>
          <w:numId w:val="23"/>
        </w:numPr>
        <w:spacing w:before="120" w:after="120"/>
        <w:contextualSpacing w:val="0"/>
        <w:rPr>
          <w:del w:id="2686" w:author="Sekar Subramanian" w:date="2021-07-16T12:26:00Z"/>
          <w:rFonts w:asciiTheme="minorHAnsi" w:eastAsia="Times New Roman" w:hAnsiTheme="minorHAnsi" w:cstheme="minorHAnsi"/>
          <w:sz w:val="28"/>
          <w:szCs w:val="28"/>
          <w:rPrChange w:id="2687" w:author="Sekar Subramanian" w:date="2021-07-16T13:10:00Z">
            <w:rPr>
              <w:del w:id="2688" w:author="Sekar Subramanian" w:date="2021-07-16T12:26:00Z"/>
              <w:rFonts w:ascii="Calibri" w:eastAsia="Times New Roman" w:hAnsi="Calibri" w:cs="Calibri"/>
            </w:rPr>
          </w:rPrChange>
        </w:rPr>
        <w:pPrChange w:id="2689" w:author="Sekar Subramanian" w:date="2021-07-16T12:36:00Z">
          <w:pPr>
            <w:numPr>
              <w:ilvl w:val="3"/>
              <w:numId w:val="26"/>
            </w:numPr>
            <w:spacing w:after="0" w:line="240" w:lineRule="auto"/>
            <w:ind w:left="2880" w:hanging="360"/>
          </w:pPr>
        </w:pPrChange>
      </w:pPr>
      <w:del w:id="2690" w:author="Sekar Subramanian" w:date="2021-07-16T12:26:00Z">
        <w:r w:rsidRPr="007C4EA8" w:rsidDel="00982B65">
          <w:rPr>
            <w:rFonts w:asciiTheme="minorHAnsi" w:eastAsia="Times New Roman" w:hAnsiTheme="minorHAnsi" w:cstheme="minorHAnsi"/>
            <w:sz w:val="28"/>
            <w:szCs w:val="28"/>
            <w:rPrChange w:id="2691" w:author="Sekar Subramanian" w:date="2021-07-16T13:10:00Z">
              <w:rPr>
                <w:rFonts w:ascii="Calibri" w:eastAsia="Times New Roman" w:hAnsi="Calibri" w:cs="Calibri"/>
              </w:rPr>
            </w:rPrChange>
          </w:rPr>
          <w:delText xml:space="preserve">Adjusted </w:delText>
        </w:r>
        <w:commentRangeStart w:id="2692"/>
        <w:r w:rsidR="4054DB71" w:rsidRPr="007C4EA8" w:rsidDel="00982B65">
          <w:rPr>
            <w:rFonts w:asciiTheme="minorHAnsi" w:eastAsia="Times New Roman" w:hAnsiTheme="minorHAnsi" w:cstheme="minorHAnsi"/>
            <w:sz w:val="28"/>
            <w:szCs w:val="28"/>
            <w:rPrChange w:id="2693" w:author="Sekar Subramanian" w:date="2021-07-16T13:10:00Z">
              <w:rPr>
                <w:rFonts w:ascii="Calibri" w:eastAsia="Times New Roman" w:hAnsi="Calibri" w:cs="Calibri"/>
              </w:rPr>
            </w:rPrChange>
          </w:rPr>
          <w:delText>R square</w:delText>
        </w:r>
        <w:commentRangeEnd w:id="2692"/>
        <w:r w:rsidR="00F845F2" w:rsidRPr="007C4EA8" w:rsidDel="00982B65">
          <w:rPr>
            <w:rFonts w:cstheme="minorHAnsi"/>
            <w:sz w:val="28"/>
            <w:szCs w:val="28"/>
            <w:rPrChange w:id="2694" w:author="Sekar Subramanian" w:date="2021-07-16T13:10:00Z">
              <w:rPr/>
            </w:rPrChange>
          </w:rPr>
          <w:commentReference w:id="2692"/>
        </w:r>
        <w:r w:rsidR="4054DB71" w:rsidRPr="007C4EA8" w:rsidDel="00982B65">
          <w:rPr>
            <w:rFonts w:asciiTheme="minorHAnsi" w:eastAsia="Times New Roman" w:hAnsiTheme="minorHAnsi" w:cstheme="minorHAnsi"/>
            <w:sz w:val="28"/>
            <w:szCs w:val="28"/>
            <w:rPrChange w:id="2695" w:author="Sekar Subramanian" w:date="2021-07-16T13:10:00Z">
              <w:rPr>
                <w:rFonts w:ascii="Calibri" w:eastAsia="Times New Roman" w:hAnsi="Calibri" w:cs="Calibri"/>
              </w:rPr>
            </w:rPrChange>
          </w:rPr>
          <w:delText xml:space="preserve"> – </w:delText>
        </w:r>
        <w:r w:rsidRPr="007C4EA8" w:rsidDel="00982B65">
          <w:rPr>
            <w:rFonts w:cstheme="minorHAnsi"/>
            <w:sz w:val="28"/>
            <w:szCs w:val="28"/>
            <w:rPrChange w:id="2696" w:author="Sekar Subramanian" w:date="2021-07-16T13:10:00Z">
              <w:rPr/>
            </w:rPrChange>
          </w:rPr>
          <w:delText>The importance of adding / removing a variable is explained by this parameter.</w:delText>
        </w:r>
      </w:del>
    </w:p>
    <w:p w14:paraId="1285131B" w14:textId="69DB3C41" w:rsidR="00F845F2" w:rsidRPr="007C4EA8" w:rsidDel="00982B65" w:rsidRDefault="00F845F2">
      <w:pPr>
        <w:pStyle w:val="ListParagraph"/>
        <w:numPr>
          <w:ilvl w:val="1"/>
          <w:numId w:val="23"/>
        </w:numPr>
        <w:spacing w:before="120" w:after="120"/>
        <w:contextualSpacing w:val="0"/>
        <w:rPr>
          <w:del w:id="2697" w:author="Sekar Subramanian" w:date="2021-07-16T12:26:00Z"/>
          <w:rFonts w:asciiTheme="minorHAnsi" w:eastAsia="Times New Roman" w:hAnsiTheme="minorHAnsi" w:cstheme="minorHAnsi"/>
          <w:sz w:val="28"/>
          <w:szCs w:val="28"/>
          <w:rPrChange w:id="2698" w:author="Sekar Subramanian" w:date="2021-07-16T13:10:00Z">
            <w:rPr>
              <w:del w:id="2699" w:author="Sekar Subramanian" w:date="2021-07-16T12:26:00Z"/>
              <w:rFonts w:ascii="Calibri" w:eastAsia="Times New Roman" w:hAnsi="Calibri" w:cs="Calibri"/>
            </w:rPr>
          </w:rPrChange>
        </w:rPr>
        <w:pPrChange w:id="2700" w:author="Sekar Subramanian" w:date="2021-07-16T12:36:00Z">
          <w:pPr>
            <w:numPr>
              <w:ilvl w:val="3"/>
              <w:numId w:val="26"/>
            </w:numPr>
            <w:spacing w:after="0" w:line="240" w:lineRule="auto"/>
            <w:ind w:left="2880" w:hanging="360"/>
          </w:pPr>
        </w:pPrChange>
      </w:pPr>
      <w:del w:id="2701" w:author="Sekar Subramanian" w:date="2021-07-16T12:26:00Z">
        <w:r w:rsidRPr="007C4EA8" w:rsidDel="00982B65">
          <w:rPr>
            <w:rFonts w:asciiTheme="minorHAnsi" w:eastAsia="Times New Roman" w:hAnsiTheme="minorHAnsi" w:cstheme="minorHAnsi"/>
            <w:sz w:val="28"/>
            <w:szCs w:val="28"/>
            <w:rPrChange w:id="2702" w:author="Sekar Subramanian" w:date="2021-07-16T13:10:00Z">
              <w:rPr>
                <w:rFonts w:ascii="Calibri" w:eastAsia="Times New Roman" w:hAnsi="Calibri" w:cs="Calibri"/>
              </w:rPr>
            </w:rPrChange>
          </w:rPr>
          <w:delText xml:space="preserve">MAPE </w:delText>
        </w:r>
        <w:r w:rsidR="005B2173" w:rsidRPr="007C4EA8" w:rsidDel="00982B65">
          <w:rPr>
            <w:rFonts w:asciiTheme="minorHAnsi" w:eastAsia="Times New Roman" w:hAnsiTheme="minorHAnsi" w:cstheme="minorHAnsi"/>
            <w:sz w:val="28"/>
            <w:szCs w:val="28"/>
            <w:rPrChange w:id="2703" w:author="Sekar Subramanian" w:date="2021-07-16T13:10:00Z">
              <w:rPr>
                <w:rFonts w:ascii="Calibri" w:eastAsia="Times New Roman" w:hAnsi="Calibri" w:cs="Calibri"/>
              </w:rPr>
            </w:rPrChange>
          </w:rPr>
          <w:delText xml:space="preserve">/ Hold out MAPE </w:delText>
        </w:r>
        <w:r w:rsidRPr="007C4EA8" w:rsidDel="00982B65">
          <w:rPr>
            <w:rFonts w:asciiTheme="minorHAnsi" w:eastAsia="Times New Roman" w:hAnsiTheme="minorHAnsi" w:cstheme="minorHAnsi"/>
            <w:sz w:val="28"/>
            <w:szCs w:val="28"/>
            <w:rPrChange w:id="2704" w:author="Sekar Subramanian" w:date="2021-07-16T13:10:00Z">
              <w:rPr>
                <w:rFonts w:ascii="Calibri" w:eastAsia="Times New Roman" w:hAnsi="Calibri" w:cs="Calibri"/>
              </w:rPr>
            </w:rPrChange>
          </w:rPr>
          <w:delText xml:space="preserve">– Does the MAPE reduce by inserting this </w:delText>
        </w:r>
        <w:r w:rsidR="00502376" w:rsidRPr="007C4EA8" w:rsidDel="00982B65">
          <w:rPr>
            <w:rFonts w:asciiTheme="minorHAnsi" w:eastAsia="Times New Roman" w:hAnsiTheme="minorHAnsi" w:cstheme="minorHAnsi"/>
            <w:sz w:val="28"/>
            <w:szCs w:val="28"/>
            <w:rPrChange w:id="2705" w:author="Sekar Subramanian" w:date="2021-07-16T13:10:00Z">
              <w:rPr>
                <w:rFonts w:ascii="Calibri" w:eastAsia="Times New Roman" w:hAnsi="Calibri" w:cs="Calibri"/>
              </w:rPr>
            </w:rPrChange>
          </w:rPr>
          <w:delText>variable.</w:delText>
        </w:r>
        <w:r w:rsidRPr="007C4EA8" w:rsidDel="00982B65">
          <w:rPr>
            <w:rFonts w:asciiTheme="minorHAnsi" w:eastAsia="Times New Roman" w:hAnsiTheme="minorHAnsi" w:cstheme="minorHAnsi"/>
            <w:sz w:val="28"/>
            <w:szCs w:val="28"/>
            <w:rPrChange w:id="2706" w:author="Sekar Subramanian" w:date="2021-07-16T13:10:00Z">
              <w:rPr>
                <w:rFonts w:ascii="Calibri" w:eastAsia="Times New Roman" w:hAnsi="Calibri" w:cs="Calibri"/>
              </w:rPr>
            </w:rPrChange>
          </w:rPr>
          <w:delText xml:space="preserve"> </w:delText>
        </w:r>
      </w:del>
    </w:p>
    <w:p w14:paraId="163AA29E" w14:textId="089B7568" w:rsidR="00F845F2" w:rsidRPr="007C4EA8" w:rsidDel="00982B65" w:rsidRDefault="00F845F2">
      <w:pPr>
        <w:pStyle w:val="ListParagraph"/>
        <w:numPr>
          <w:ilvl w:val="1"/>
          <w:numId w:val="23"/>
        </w:numPr>
        <w:spacing w:before="120" w:after="120"/>
        <w:contextualSpacing w:val="0"/>
        <w:rPr>
          <w:del w:id="2707" w:author="Sekar Subramanian" w:date="2021-07-16T12:26:00Z"/>
          <w:rFonts w:asciiTheme="minorHAnsi" w:eastAsia="Times New Roman" w:hAnsiTheme="minorHAnsi" w:cstheme="minorHAnsi"/>
          <w:sz w:val="28"/>
          <w:szCs w:val="28"/>
          <w:rPrChange w:id="2708" w:author="Sekar Subramanian" w:date="2021-07-16T13:10:00Z">
            <w:rPr>
              <w:del w:id="2709" w:author="Sekar Subramanian" w:date="2021-07-16T12:26:00Z"/>
              <w:rFonts w:ascii="Calibri" w:eastAsia="Times New Roman" w:hAnsi="Calibri" w:cs="Calibri"/>
            </w:rPr>
          </w:rPrChange>
        </w:rPr>
        <w:pPrChange w:id="2710" w:author="Sekar Subramanian" w:date="2021-07-16T12:36:00Z">
          <w:pPr>
            <w:numPr>
              <w:ilvl w:val="3"/>
              <w:numId w:val="26"/>
            </w:numPr>
            <w:spacing w:after="0" w:line="240" w:lineRule="auto"/>
            <w:ind w:left="2880" w:hanging="360"/>
          </w:pPr>
        </w:pPrChange>
      </w:pPr>
      <w:del w:id="2711" w:author="Sekar Subramanian" w:date="2021-07-16T12:26:00Z">
        <w:r w:rsidRPr="007C4EA8" w:rsidDel="00982B65">
          <w:rPr>
            <w:rFonts w:asciiTheme="minorHAnsi" w:eastAsia="Times New Roman" w:hAnsiTheme="minorHAnsi" w:cstheme="minorHAnsi"/>
            <w:sz w:val="28"/>
            <w:szCs w:val="28"/>
            <w:rPrChange w:id="2712" w:author="Sekar Subramanian" w:date="2021-07-16T13:10:00Z">
              <w:rPr>
                <w:rFonts w:ascii="Calibri" w:eastAsia="Times New Roman" w:hAnsi="Calibri" w:cs="Calibri"/>
              </w:rPr>
            </w:rPrChange>
          </w:rPr>
          <w:delText xml:space="preserve">Coefficient Sign – The sign is indicative of the relationship with the KPI. Media execution should have a positive effect on your KPI so the coefficient should be </w:delText>
        </w:r>
        <w:r w:rsidR="00502376" w:rsidRPr="007C4EA8" w:rsidDel="00982B65">
          <w:rPr>
            <w:rFonts w:asciiTheme="minorHAnsi" w:eastAsia="Times New Roman" w:hAnsiTheme="minorHAnsi" w:cstheme="minorHAnsi"/>
            <w:sz w:val="28"/>
            <w:szCs w:val="28"/>
            <w:rPrChange w:id="2713" w:author="Sekar Subramanian" w:date="2021-07-16T13:10:00Z">
              <w:rPr>
                <w:rFonts w:ascii="Calibri" w:eastAsia="Times New Roman" w:hAnsi="Calibri" w:cs="Calibri"/>
              </w:rPr>
            </w:rPrChange>
          </w:rPr>
          <w:delText>positive.</w:delText>
        </w:r>
      </w:del>
    </w:p>
    <w:p w14:paraId="627D3687" w14:textId="307C1F56" w:rsidR="00F845F2" w:rsidRPr="007C4EA8" w:rsidDel="00982B65" w:rsidRDefault="00F845F2">
      <w:pPr>
        <w:pStyle w:val="ListParagraph"/>
        <w:numPr>
          <w:ilvl w:val="1"/>
          <w:numId w:val="23"/>
        </w:numPr>
        <w:spacing w:before="120" w:after="120"/>
        <w:contextualSpacing w:val="0"/>
        <w:rPr>
          <w:del w:id="2714" w:author="Sekar Subramanian" w:date="2021-07-16T12:26:00Z"/>
          <w:rFonts w:asciiTheme="minorHAnsi" w:eastAsia="Times New Roman" w:hAnsiTheme="minorHAnsi" w:cstheme="minorHAnsi"/>
          <w:sz w:val="28"/>
          <w:szCs w:val="28"/>
          <w:rPrChange w:id="2715" w:author="Sekar Subramanian" w:date="2021-07-16T13:10:00Z">
            <w:rPr>
              <w:del w:id="2716" w:author="Sekar Subramanian" w:date="2021-07-16T12:26:00Z"/>
              <w:rFonts w:ascii="Calibri" w:eastAsia="Times New Roman" w:hAnsi="Calibri" w:cs="Calibri"/>
            </w:rPr>
          </w:rPrChange>
        </w:rPr>
        <w:pPrChange w:id="2717" w:author="Sekar Subramanian" w:date="2021-07-16T12:36:00Z">
          <w:pPr>
            <w:numPr>
              <w:ilvl w:val="3"/>
              <w:numId w:val="26"/>
            </w:numPr>
            <w:spacing w:after="0" w:line="240" w:lineRule="auto"/>
            <w:ind w:left="2880" w:hanging="360"/>
          </w:pPr>
        </w:pPrChange>
      </w:pPr>
      <w:del w:id="2718" w:author="Sekar Subramanian" w:date="2021-07-16T12:26:00Z">
        <w:r w:rsidRPr="007C4EA8" w:rsidDel="00982B65">
          <w:rPr>
            <w:rFonts w:asciiTheme="minorHAnsi" w:eastAsia="Times New Roman" w:hAnsiTheme="minorHAnsi" w:cstheme="minorHAnsi"/>
            <w:sz w:val="28"/>
            <w:szCs w:val="28"/>
            <w:rPrChange w:id="2719" w:author="Sekar Subramanian" w:date="2021-07-16T13:10:00Z">
              <w:rPr>
                <w:rFonts w:ascii="Calibri" w:eastAsia="Times New Roman" w:hAnsi="Calibri" w:cs="Calibri"/>
              </w:rPr>
            </w:rPrChange>
          </w:rPr>
          <w:delText xml:space="preserve">VIF – VIF </w:delText>
        </w:r>
        <w:r w:rsidR="000A0756" w:rsidRPr="007C4EA8" w:rsidDel="00982B65">
          <w:rPr>
            <w:rFonts w:asciiTheme="minorHAnsi" w:eastAsia="Times New Roman" w:hAnsiTheme="minorHAnsi" w:cstheme="minorHAnsi"/>
            <w:sz w:val="28"/>
            <w:szCs w:val="28"/>
            <w:rPrChange w:id="2720" w:author="Sekar Subramanian" w:date="2021-07-16T13:10:00Z">
              <w:rPr>
                <w:rFonts w:ascii="Calibri" w:eastAsia="Times New Roman" w:hAnsi="Calibri" w:cs="Calibri"/>
              </w:rPr>
            </w:rPrChange>
          </w:rPr>
          <w:delText>must</w:delText>
        </w:r>
        <w:r w:rsidRPr="007C4EA8" w:rsidDel="00982B65">
          <w:rPr>
            <w:rFonts w:asciiTheme="minorHAnsi" w:eastAsia="Times New Roman" w:hAnsiTheme="minorHAnsi" w:cstheme="minorHAnsi"/>
            <w:sz w:val="28"/>
            <w:szCs w:val="28"/>
            <w:rPrChange w:id="2721" w:author="Sekar Subramanian" w:date="2021-07-16T13:10:00Z">
              <w:rPr>
                <w:rFonts w:ascii="Calibri" w:eastAsia="Times New Roman" w:hAnsi="Calibri" w:cs="Calibri"/>
              </w:rPr>
            </w:rPrChange>
          </w:rPr>
          <w:delText xml:space="preserve"> be low to ensure there isn’t Multicollinearity with any other independent </w:delText>
        </w:r>
        <w:r w:rsidR="00BA7513" w:rsidRPr="007C4EA8" w:rsidDel="00982B65">
          <w:rPr>
            <w:rFonts w:asciiTheme="minorHAnsi" w:eastAsia="Times New Roman" w:hAnsiTheme="minorHAnsi" w:cstheme="minorHAnsi"/>
            <w:sz w:val="28"/>
            <w:szCs w:val="28"/>
            <w:rPrChange w:id="2722" w:author="Sekar Subramanian" w:date="2021-07-16T13:10:00Z">
              <w:rPr>
                <w:rFonts w:ascii="Calibri" w:eastAsia="Times New Roman" w:hAnsi="Calibri" w:cs="Calibri"/>
              </w:rPr>
            </w:rPrChange>
          </w:rPr>
          <w:delText>variable.</w:delText>
        </w:r>
      </w:del>
    </w:p>
    <w:p w14:paraId="6FCB2916" w14:textId="16208CE4" w:rsidR="00F845F2" w:rsidRPr="007C4EA8" w:rsidDel="00982B65" w:rsidRDefault="00F845F2">
      <w:pPr>
        <w:pStyle w:val="ListParagraph"/>
        <w:numPr>
          <w:ilvl w:val="1"/>
          <w:numId w:val="23"/>
        </w:numPr>
        <w:spacing w:before="120" w:after="120"/>
        <w:contextualSpacing w:val="0"/>
        <w:rPr>
          <w:del w:id="2723" w:author="Sekar Subramanian" w:date="2021-07-16T12:26:00Z"/>
          <w:rFonts w:asciiTheme="minorHAnsi" w:eastAsia="Times New Roman" w:hAnsiTheme="minorHAnsi" w:cstheme="minorHAnsi"/>
          <w:sz w:val="28"/>
          <w:szCs w:val="28"/>
          <w:rPrChange w:id="2724" w:author="Sekar Subramanian" w:date="2021-07-16T13:10:00Z">
            <w:rPr>
              <w:del w:id="2725" w:author="Sekar Subramanian" w:date="2021-07-16T12:26:00Z"/>
              <w:rFonts w:ascii="Calibri" w:eastAsia="Times New Roman" w:hAnsi="Calibri" w:cs="Calibri"/>
            </w:rPr>
          </w:rPrChange>
        </w:rPr>
        <w:pPrChange w:id="2726" w:author="Sekar Subramanian" w:date="2021-07-16T12:36:00Z">
          <w:pPr>
            <w:numPr>
              <w:ilvl w:val="3"/>
              <w:numId w:val="26"/>
            </w:numPr>
            <w:spacing w:after="0" w:line="240" w:lineRule="auto"/>
            <w:ind w:left="2880" w:hanging="360"/>
          </w:pPr>
        </w:pPrChange>
      </w:pPr>
      <w:del w:id="2727" w:author="Sekar Subramanian" w:date="2021-07-16T12:26:00Z">
        <w:r w:rsidRPr="007C4EA8" w:rsidDel="00982B65">
          <w:rPr>
            <w:rFonts w:asciiTheme="minorHAnsi" w:eastAsia="Times New Roman" w:hAnsiTheme="minorHAnsi" w:cstheme="minorHAnsi"/>
            <w:sz w:val="28"/>
            <w:szCs w:val="28"/>
            <w:rPrChange w:id="2728" w:author="Sekar Subramanian" w:date="2021-07-16T13:10:00Z">
              <w:rPr>
                <w:rFonts w:ascii="Calibri" w:eastAsia="Times New Roman" w:hAnsi="Calibri" w:cs="Calibri"/>
              </w:rPr>
            </w:rPrChange>
          </w:rPr>
          <w:delText xml:space="preserve">P value </w:delText>
        </w:r>
        <w:r w:rsidR="009B1785" w:rsidRPr="007C4EA8" w:rsidDel="00982B65">
          <w:rPr>
            <w:rFonts w:asciiTheme="minorHAnsi" w:eastAsia="Times New Roman" w:hAnsiTheme="minorHAnsi" w:cstheme="minorHAnsi"/>
            <w:sz w:val="28"/>
            <w:szCs w:val="28"/>
            <w:rPrChange w:id="2729" w:author="Sekar Subramanian" w:date="2021-07-16T13:10:00Z">
              <w:rPr>
                <w:rFonts w:ascii="Calibri" w:eastAsia="Times New Roman" w:hAnsi="Calibri" w:cs="Calibri"/>
              </w:rPr>
            </w:rPrChange>
          </w:rPr>
          <w:delText>&amp; T stat</w:delText>
        </w:r>
        <w:r w:rsidRPr="007C4EA8" w:rsidDel="00982B65">
          <w:rPr>
            <w:rFonts w:asciiTheme="minorHAnsi" w:eastAsia="Times New Roman" w:hAnsiTheme="minorHAnsi" w:cstheme="minorHAnsi"/>
            <w:sz w:val="28"/>
            <w:szCs w:val="28"/>
            <w:rPrChange w:id="2730" w:author="Sekar Subramanian" w:date="2021-07-16T13:10:00Z">
              <w:rPr>
                <w:rFonts w:ascii="Calibri" w:eastAsia="Times New Roman" w:hAnsi="Calibri" w:cs="Calibri"/>
              </w:rPr>
            </w:rPrChange>
          </w:rPr>
          <w:delText>–</w:delText>
        </w:r>
        <w:r w:rsidR="009B1785" w:rsidRPr="007C4EA8" w:rsidDel="00982B65">
          <w:rPr>
            <w:rFonts w:asciiTheme="minorHAnsi" w:eastAsia="Times New Roman" w:hAnsiTheme="minorHAnsi" w:cstheme="minorHAnsi"/>
            <w:sz w:val="28"/>
            <w:szCs w:val="28"/>
            <w:rPrChange w:id="2731" w:author="Sekar Subramanian" w:date="2021-07-16T13:10:00Z">
              <w:rPr>
                <w:rFonts w:ascii="Calibri" w:eastAsia="Times New Roman" w:hAnsi="Calibri" w:cs="Calibri"/>
              </w:rPr>
            </w:rPrChange>
          </w:rPr>
          <w:delText xml:space="preserve"> </w:delText>
        </w:r>
        <w:r w:rsidR="009B1785" w:rsidRPr="007C4EA8" w:rsidDel="00982B65">
          <w:rPr>
            <w:rFonts w:cstheme="minorHAnsi"/>
            <w:sz w:val="28"/>
            <w:szCs w:val="28"/>
            <w:rPrChange w:id="2732" w:author="Sekar Subramanian" w:date="2021-07-16T13:10:00Z">
              <w:rPr/>
            </w:rPrChange>
          </w:rPr>
          <w:delText>the</w:delText>
        </w:r>
        <w:r w:rsidR="00555491" w:rsidRPr="007C4EA8" w:rsidDel="00982B65">
          <w:rPr>
            <w:rFonts w:cstheme="minorHAnsi"/>
            <w:sz w:val="28"/>
            <w:szCs w:val="28"/>
            <w:rPrChange w:id="2733" w:author="Sekar Subramanian" w:date="2021-07-16T13:10:00Z">
              <w:rPr/>
            </w:rPrChange>
          </w:rPr>
          <w:delText>se</w:delText>
        </w:r>
        <w:r w:rsidR="009B1785" w:rsidRPr="007C4EA8" w:rsidDel="00982B65">
          <w:rPr>
            <w:rFonts w:cstheme="minorHAnsi"/>
            <w:sz w:val="28"/>
            <w:szCs w:val="28"/>
            <w:rPrChange w:id="2734" w:author="Sekar Subramanian" w:date="2021-07-16T13:10:00Z">
              <w:rPr/>
            </w:rPrChange>
          </w:rPr>
          <w:delText xml:space="preserve"> are used to check the confidence of the coefficient value</w:delText>
        </w:r>
        <w:r w:rsidR="009B1785" w:rsidRPr="007C4EA8" w:rsidDel="00982B65">
          <w:rPr>
            <w:rFonts w:cstheme="minorHAnsi"/>
            <w:sz w:val="28"/>
            <w:szCs w:val="28"/>
            <w:rPrChange w:id="2735" w:author="Sekar Subramanian" w:date="2021-07-16T13:10:00Z">
              <w:rPr/>
            </w:rPrChange>
          </w:rPr>
          <w:annotationRef/>
        </w:r>
      </w:del>
    </w:p>
    <w:p w14:paraId="41287ECF" w14:textId="342D1668" w:rsidR="00285EBA" w:rsidRPr="007C4EA8" w:rsidDel="00982B65" w:rsidRDefault="00F845F2">
      <w:pPr>
        <w:pStyle w:val="ListParagraph"/>
        <w:numPr>
          <w:ilvl w:val="1"/>
          <w:numId w:val="23"/>
        </w:numPr>
        <w:spacing w:before="120" w:after="120"/>
        <w:contextualSpacing w:val="0"/>
        <w:rPr>
          <w:del w:id="2736" w:author="Sekar Subramanian" w:date="2021-07-16T12:26:00Z"/>
          <w:rFonts w:asciiTheme="minorHAnsi" w:eastAsia="Calibri" w:hAnsiTheme="minorHAnsi" w:cstheme="minorHAnsi"/>
          <w:sz w:val="28"/>
          <w:szCs w:val="28"/>
          <w:rPrChange w:id="2737" w:author="Sekar Subramanian" w:date="2021-07-16T13:10:00Z">
            <w:rPr>
              <w:del w:id="2738" w:author="Sekar Subramanian" w:date="2021-07-16T12:26:00Z"/>
              <w:rFonts w:ascii="Calibri" w:eastAsia="Calibri" w:hAnsi="Calibri" w:cs="Calibri"/>
            </w:rPr>
          </w:rPrChange>
        </w:rPr>
        <w:pPrChange w:id="2739" w:author="Sekar Subramanian" w:date="2021-07-16T12:36:00Z">
          <w:pPr>
            <w:numPr>
              <w:ilvl w:val="2"/>
              <w:numId w:val="26"/>
            </w:numPr>
            <w:spacing w:after="0" w:line="240" w:lineRule="auto"/>
            <w:ind w:left="2160" w:hanging="180"/>
          </w:pPr>
        </w:pPrChange>
      </w:pPr>
      <w:del w:id="2740" w:author="Sekar Subramanian" w:date="2021-07-16T12:26:00Z">
        <w:r w:rsidRPr="007C4EA8" w:rsidDel="00982B65">
          <w:rPr>
            <w:rFonts w:asciiTheme="minorHAnsi" w:eastAsia="Calibri" w:hAnsiTheme="minorHAnsi" w:cstheme="minorHAnsi"/>
            <w:sz w:val="28"/>
            <w:szCs w:val="28"/>
            <w:rPrChange w:id="2741" w:author="Sekar Subramanian" w:date="2021-07-16T13:10:00Z">
              <w:rPr>
                <w:rFonts w:ascii="Calibri" w:eastAsia="Calibri" w:hAnsi="Calibri" w:cs="Calibri"/>
              </w:rPr>
            </w:rPrChange>
          </w:rPr>
          <w:delText xml:space="preserve">Keep a track of the above metrics after each </w:delText>
        </w:r>
        <w:r w:rsidR="000A0756" w:rsidRPr="007C4EA8" w:rsidDel="00982B65">
          <w:rPr>
            <w:rFonts w:asciiTheme="minorHAnsi" w:eastAsia="Calibri" w:hAnsiTheme="minorHAnsi" w:cstheme="minorHAnsi"/>
            <w:sz w:val="28"/>
            <w:szCs w:val="28"/>
            <w:rPrChange w:id="2742" w:author="Sekar Subramanian" w:date="2021-07-16T13:10:00Z">
              <w:rPr>
                <w:rFonts w:ascii="Calibri" w:eastAsia="Calibri" w:hAnsi="Calibri" w:cs="Calibri"/>
              </w:rPr>
            </w:rPrChange>
          </w:rPr>
          <w:delText>iteration.</w:delText>
        </w:r>
      </w:del>
    </w:p>
    <w:p w14:paraId="1A11D9BE" w14:textId="79DC9C77" w:rsidR="000C39C0" w:rsidRPr="007C4EA8" w:rsidDel="00982B65" w:rsidRDefault="4054DB71">
      <w:pPr>
        <w:pStyle w:val="ListParagraph"/>
        <w:numPr>
          <w:ilvl w:val="1"/>
          <w:numId w:val="23"/>
        </w:numPr>
        <w:spacing w:before="120" w:after="120"/>
        <w:contextualSpacing w:val="0"/>
        <w:rPr>
          <w:del w:id="2743" w:author="Sekar Subramanian" w:date="2021-07-16T12:26:00Z"/>
          <w:rFonts w:asciiTheme="minorHAnsi" w:eastAsia="Calibri" w:hAnsiTheme="minorHAnsi" w:cstheme="minorHAnsi"/>
          <w:sz w:val="28"/>
          <w:szCs w:val="28"/>
          <w:rPrChange w:id="2744" w:author="Sekar Subramanian" w:date="2021-07-16T13:10:00Z">
            <w:rPr>
              <w:del w:id="2745" w:author="Sekar Subramanian" w:date="2021-07-16T12:26:00Z"/>
              <w:rFonts w:ascii="Calibri" w:eastAsia="Calibri" w:hAnsi="Calibri" w:cs="Calibri"/>
            </w:rPr>
          </w:rPrChange>
        </w:rPr>
        <w:pPrChange w:id="2746" w:author="Sekar Subramanian" w:date="2021-07-16T12:36:00Z">
          <w:pPr>
            <w:numPr>
              <w:ilvl w:val="2"/>
              <w:numId w:val="26"/>
            </w:numPr>
            <w:spacing w:after="0" w:line="240" w:lineRule="auto"/>
            <w:ind w:left="2160" w:hanging="180"/>
          </w:pPr>
        </w:pPrChange>
      </w:pPr>
      <w:commentRangeStart w:id="2747"/>
      <w:del w:id="2748" w:author="Sekar Subramanian" w:date="2021-07-16T12:26:00Z">
        <w:r w:rsidRPr="007C4EA8" w:rsidDel="00982B65">
          <w:rPr>
            <w:rFonts w:asciiTheme="minorHAnsi" w:eastAsia="Calibri" w:hAnsiTheme="minorHAnsi" w:cstheme="minorHAnsi"/>
            <w:sz w:val="28"/>
            <w:szCs w:val="28"/>
            <w:rPrChange w:id="2749" w:author="Sekar Subramanian" w:date="2021-07-16T13:10:00Z">
              <w:rPr>
                <w:rFonts w:ascii="Calibri" w:eastAsia="Calibri" w:hAnsi="Calibri" w:cs="Calibri"/>
              </w:rPr>
            </w:rPrChange>
          </w:rPr>
          <w:delText>For each media, multiple iterations can be run and check how are the metrics are varying.</w:delText>
        </w:r>
        <w:r w:rsidRPr="007C4EA8" w:rsidDel="00982B65">
          <w:rPr>
            <w:rFonts w:asciiTheme="minorHAnsi" w:eastAsia="Calibri" w:hAnsiTheme="minorHAnsi" w:cstheme="minorHAnsi"/>
            <w:b/>
            <w:bCs/>
            <w:noProof/>
            <w:sz w:val="28"/>
            <w:szCs w:val="28"/>
            <w:rPrChange w:id="2750" w:author="Sekar Subramanian" w:date="2021-07-16T13:10:00Z">
              <w:rPr>
                <w:rFonts w:ascii="Calibri" w:eastAsia="Calibri" w:hAnsi="Calibri" w:cs="Calibri"/>
                <w:b/>
                <w:bCs/>
                <w:noProof/>
              </w:rPr>
            </w:rPrChange>
          </w:rPr>
          <w:delText xml:space="preserve"> </w:delText>
        </w:r>
        <w:commentRangeEnd w:id="2747"/>
        <w:r w:rsidR="000C39C0" w:rsidRPr="007C4EA8" w:rsidDel="00982B65">
          <w:rPr>
            <w:rFonts w:cstheme="minorHAnsi"/>
            <w:sz w:val="28"/>
            <w:szCs w:val="28"/>
            <w:rPrChange w:id="2751" w:author="Sekar Subramanian" w:date="2021-07-16T13:10:00Z">
              <w:rPr/>
            </w:rPrChange>
          </w:rPr>
          <w:commentReference w:id="2747"/>
        </w:r>
      </w:del>
    </w:p>
    <w:p w14:paraId="010040F2" w14:textId="3B5D8247" w:rsidR="00715F2E" w:rsidRPr="007C4EA8" w:rsidDel="00982B65" w:rsidRDefault="00555491">
      <w:pPr>
        <w:pStyle w:val="ListParagraph"/>
        <w:numPr>
          <w:ilvl w:val="1"/>
          <w:numId w:val="23"/>
        </w:numPr>
        <w:spacing w:before="120" w:after="120"/>
        <w:contextualSpacing w:val="0"/>
        <w:rPr>
          <w:del w:id="2752" w:author="Sekar Subramanian" w:date="2021-07-16T12:26:00Z"/>
          <w:rFonts w:asciiTheme="minorHAnsi" w:eastAsia="Calibri" w:hAnsiTheme="minorHAnsi" w:cstheme="minorHAnsi"/>
          <w:sz w:val="28"/>
          <w:szCs w:val="28"/>
          <w:rPrChange w:id="2753" w:author="Sekar Subramanian" w:date="2021-07-16T13:10:00Z">
            <w:rPr>
              <w:del w:id="2754" w:author="Sekar Subramanian" w:date="2021-07-16T12:26:00Z"/>
              <w:rFonts w:ascii="Calibri" w:eastAsia="Calibri" w:hAnsi="Calibri" w:cs="Calibri"/>
            </w:rPr>
          </w:rPrChange>
        </w:rPr>
        <w:pPrChange w:id="2755" w:author="Sekar Subramanian" w:date="2021-07-16T12:36:00Z">
          <w:pPr>
            <w:spacing w:after="0" w:line="240" w:lineRule="auto"/>
            <w:ind w:left="2160"/>
          </w:pPr>
        </w:pPrChange>
      </w:pPr>
      <w:del w:id="2756" w:author="Sekar Subramanian" w:date="2021-07-16T12:26:00Z">
        <w:r w:rsidRPr="007C4EA8" w:rsidDel="00982B65">
          <w:rPr>
            <w:rFonts w:asciiTheme="minorHAnsi" w:eastAsia="Calibri" w:hAnsiTheme="minorHAnsi" w:cstheme="minorHAnsi"/>
            <w:noProof/>
            <w:sz w:val="28"/>
            <w:szCs w:val="28"/>
            <w:rPrChange w:id="2757" w:author="Sekar Subramanian" w:date="2021-07-16T13:10:00Z">
              <w:rPr>
                <w:rFonts w:ascii="Calibri" w:eastAsia="Calibri" w:hAnsi="Calibri" w:cs="Calibri"/>
                <w:noProof/>
              </w:rPr>
            </w:rPrChange>
          </w:rPr>
          <w:drawing>
            <wp:inline distT="0" distB="0" distL="0" distR="0" wp14:anchorId="45C68583" wp14:editId="6CE43B76">
              <wp:extent cx="5120260" cy="1436252"/>
              <wp:effectExtent l="0" t="0" r="4445" b="0"/>
              <wp:docPr id="415762" name="Picture 41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3252" cy="1439896"/>
                      </a:xfrm>
                      <a:prstGeom prst="rect">
                        <a:avLst/>
                      </a:prstGeom>
                      <a:noFill/>
                    </pic:spPr>
                  </pic:pic>
                </a:graphicData>
              </a:graphic>
            </wp:inline>
          </w:drawing>
        </w:r>
        <w:r w:rsidR="4054DB71" w:rsidRPr="007C4EA8" w:rsidDel="00982B65">
          <w:rPr>
            <w:rFonts w:cstheme="minorHAnsi"/>
            <w:b/>
            <w:bCs/>
            <w:noProof/>
            <w:sz w:val="28"/>
            <w:szCs w:val="28"/>
            <w:rPrChange w:id="2758" w:author="Sekar Subramanian" w:date="2021-07-16T13:10:00Z">
              <w:rPr>
                <w:b/>
                <w:bCs/>
                <w:noProof/>
              </w:rPr>
            </w:rPrChange>
          </w:rPr>
          <w:delText xml:space="preserve">                    </w:delText>
        </w:r>
      </w:del>
    </w:p>
    <w:p w14:paraId="6DE61791" w14:textId="3F2820B6" w:rsidR="00F845F2" w:rsidRPr="007C4EA8" w:rsidDel="00982B65" w:rsidRDefault="00F845F2">
      <w:pPr>
        <w:pStyle w:val="ListParagraph"/>
        <w:numPr>
          <w:ilvl w:val="1"/>
          <w:numId w:val="23"/>
        </w:numPr>
        <w:spacing w:before="120" w:after="120"/>
        <w:contextualSpacing w:val="0"/>
        <w:rPr>
          <w:del w:id="2759" w:author="Sekar Subramanian" w:date="2021-07-16T12:26:00Z"/>
          <w:rFonts w:asciiTheme="minorHAnsi" w:eastAsia="Calibri" w:hAnsiTheme="minorHAnsi" w:cstheme="minorHAnsi"/>
          <w:sz w:val="28"/>
          <w:szCs w:val="28"/>
          <w:rPrChange w:id="2760" w:author="Sekar Subramanian" w:date="2021-07-16T13:10:00Z">
            <w:rPr>
              <w:del w:id="2761" w:author="Sekar Subramanian" w:date="2021-07-16T12:26:00Z"/>
              <w:rFonts w:ascii="Calibri" w:eastAsia="Calibri" w:hAnsi="Calibri" w:cs="Calibri"/>
            </w:rPr>
          </w:rPrChange>
        </w:rPr>
        <w:pPrChange w:id="2762" w:author="Sekar Subramanian" w:date="2021-07-16T12:36:00Z">
          <w:pPr>
            <w:numPr>
              <w:ilvl w:val="2"/>
              <w:numId w:val="26"/>
            </w:numPr>
            <w:spacing w:after="0" w:line="240" w:lineRule="auto"/>
            <w:ind w:left="2160" w:hanging="180"/>
          </w:pPr>
        </w:pPrChange>
      </w:pPr>
      <w:del w:id="2763" w:author="Sekar Subramanian" w:date="2021-07-16T12:26:00Z">
        <w:r w:rsidRPr="007C4EA8" w:rsidDel="00982B65">
          <w:rPr>
            <w:rFonts w:asciiTheme="minorHAnsi" w:eastAsia="Calibri" w:hAnsiTheme="minorHAnsi" w:cstheme="minorHAnsi"/>
            <w:sz w:val="28"/>
            <w:szCs w:val="28"/>
            <w:rPrChange w:id="2764" w:author="Sekar Subramanian" w:date="2021-07-16T13:10:00Z">
              <w:rPr>
                <w:rFonts w:ascii="Calibri" w:eastAsia="Calibri" w:hAnsi="Calibri" w:cs="Calibri"/>
              </w:rPr>
            </w:rPrChange>
          </w:rPr>
          <w:delText xml:space="preserve">This will give a range on how media changes based on other </w:delText>
        </w:r>
        <w:r w:rsidR="000C39C0" w:rsidRPr="007C4EA8" w:rsidDel="00982B65">
          <w:rPr>
            <w:rFonts w:asciiTheme="minorHAnsi" w:eastAsia="Calibri" w:hAnsiTheme="minorHAnsi" w:cstheme="minorHAnsi"/>
            <w:sz w:val="28"/>
            <w:szCs w:val="28"/>
            <w:rPrChange w:id="2765" w:author="Sekar Subramanian" w:date="2021-07-16T13:10:00Z">
              <w:rPr>
                <w:rFonts w:ascii="Calibri" w:eastAsia="Calibri" w:hAnsi="Calibri" w:cs="Calibri"/>
              </w:rPr>
            </w:rPrChange>
          </w:rPr>
          <w:delText>variables.</w:delText>
        </w:r>
      </w:del>
    </w:p>
    <w:p w14:paraId="139D69AF" w14:textId="1EEF3F09" w:rsidR="00B6679F" w:rsidRPr="007C4EA8" w:rsidDel="00982B65" w:rsidRDefault="00F845F2">
      <w:pPr>
        <w:pStyle w:val="ListParagraph"/>
        <w:numPr>
          <w:ilvl w:val="1"/>
          <w:numId w:val="23"/>
        </w:numPr>
        <w:spacing w:before="120" w:after="120"/>
        <w:contextualSpacing w:val="0"/>
        <w:rPr>
          <w:del w:id="2766" w:author="Sekar Subramanian" w:date="2021-07-16T12:26:00Z"/>
          <w:rFonts w:asciiTheme="minorHAnsi" w:eastAsia="Calibri" w:hAnsiTheme="minorHAnsi" w:cstheme="minorHAnsi"/>
          <w:sz w:val="28"/>
          <w:szCs w:val="28"/>
          <w:rPrChange w:id="2767" w:author="Sekar Subramanian" w:date="2021-07-16T13:10:00Z">
            <w:rPr>
              <w:del w:id="2768" w:author="Sekar Subramanian" w:date="2021-07-16T12:26:00Z"/>
              <w:rFonts w:ascii="Calibri" w:eastAsia="Calibri" w:hAnsi="Calibri" w:cs="Calibri"/>
            </w:rPr>
          </w:rPrChange>
        </w:rPr>
        <w:pPrChange w:id="2769" w:author="Sekar Subramanian" w:date="2021-07-16T12:36:00Z">
          <w:pPr>
            <w:numPr>
              <w:ilvl w:val="2"/>
              <w:numId w:val="26"/>
            </w:numPr>
            <w:spacing w:after="0" w:line="240" w:lineRule="auto"/>
            <w:ind w:left="2160" w:hanging="180"/>
          </w:pPr>
        </w:pPrChange>
      </w:pPr>
      <w:del w:id="2770" w:author="Sekar Subramanian" w:date="2021-07-16T12:26:00Z">
        <w:r w:rsidRPr="007C4EA8" w:rsidDel="00982B65">
          <w:rPr>
            <w:rFonts w:asciiTheme="minorHAnsi" w:eastAsia="Calibri" w:hAnsiTheme="minorHAnsi" w:cstheme="minorHAnsi"/>
            <w:sz w:val="28"/>
            <w:szCs w:val="28"/>
            <w:rPrChange w:id="2771" w:author="Sekar Subramanian" w:date="2021-07-16T13:10:00Z">
              <w:rPr>
                <w:rFonts w:ascii="Calibri" w:eastAsia="Calibri" w:hAnsi="Calibri" w:cs="Calibri"/>
              </w:rPr>
            </w:rPrChange>
          </w:rPr>
          <w:delText>An average of these coefficient</w:delText>
        </w:r>
        <w:r w:rsidR="00D11C1B" w:rsidRPr="007C4EA8" w:rsidDel="00982B65">
          <w:rPr>
            <w:rFonts w:asciiTheme="minorHAnsi" w:eastAsia="Calibri" w:hAnsiTheme="minorHAnsi" w:cstheme="minorHAnsi"/>
            <w:sz w:val="28"/>
            <w:szCs w:val="28"/>
            <w:rPrChange w:id="2772" w:author="Sekar Subramanian" w:date="2021-07-16T13:10:00Z">
              <w:rPr>
                <w:rFonts w:ascii="Calibri" w:eastAsia="Calibri" w:hAnsi="Calibri" w:cs="Calibri"/>
              </w:rPr>
            </w:rPrChange>
          </w:rPr>
          <w:delText>s</w:delText>
        </w:r>
        <w:r w:rsidRPr="007C4EA8" w:rsidDel="00982B65">
          <w:rPr>
            <w:rFonts w:asciiTheme="minorHAnsi" w:eastAsia="Calibri" w:hAnsiTheme="minorHAnsi" w:cstheme="minorHAnsi"/>
            <w:sz w:val="28"/>
            <w:szCs w:val="28"/>
            <w:rPrChange w:id="2773" w:author="Sekar Subramanian" w:date="2021-07-16T13:10:00Z">
              <w:rPr>
                <w:rFonts w:ascii="Calibri" w:eastAsia="Calibri" w:hAnsi="Calibri" w:cs="Calibri"/>
              </w:rPr>
            </w:rPrChange>
          </w:rPr>
          <w:delText xml:space="preserve"> can be used a Prior and the range noticed can be the std deviation to be used for the respective </w:delText>
        </w:r>
        <w:r w:rsidR="001E2F7C" w:rsidRPr="007C4EA8" w:rsidDel="00982B65">
          <w:rPr>
            <w:rFonts w:asciiTheme="minorHAnsi" w:eastAsia="Calibri" w:hAnsiTheme="minorHAnsi" w:cstheme="minorHAnsi"/>
            <w:sz w:val="28"/>
            <w:szCs w:val="28"/>
            <w:rPrChange w:id="2774" w:author="Sekar Subramanian" w:date="2021-07-16T13:10:00Z">
              <w:rPr>
                <w:rFonts w:ascii="Calibri" w:eastAsia="Calibri" w:hAnsi="Calibri" w:cs="Calibri"/>
              </w:rPr>
            </w:rPrChange>
          </w:rPr>
          <w:delText>variables.</w:delText>
        </w:r>
      </w:del>
    </w:p>
    <w:p w14:paraId="69C192D5" w14:textId="71788348" w:rsidR="00EE6445" w:rsidRPr="007C4EA8" w:rsidDel="00982B65" w:rsidRDefault="00EE6445">
      <w:pPr>
        <w:pStyle w:val="ListParagraph"/>
        <w:numPr>
          <w:ilvl w:val="1"/>
          <w:numId w:val="23"/>
        </w:numPr>
        <w:spacing w:before="120" w:after="120"/>
        <w:contextualSpacing w:val="0"/>
        <w:rPr>
          <w:del w:id="2775" w:author="Sekar Subramanian" w:date="2021-07-16T12:26:00Z"/>
          <w:rFonts w:asciiTheme="minorHAnsi" w:eastAsia="Calibri" w:hAnsiTheme="minorHAnsi" w:cstheme="minorHAnsi"/>
          <w:sz w:val="28"/>
          <w:szCs w:val="28"/>
          <w:rPrChange w:id="2776" w:author="Sekar Subramanian" w:date="2021-07-16T13:10:00Z">
            <w:rPr>
              <w:del w:id="2777" w:author="Sekar Subramanian" w:date="2021-07-16T12:26:00Z"/>
              <w:rFonts w:ascii="Calibri" w:eastAsia="Calibri" w:hAnsi="Calibri" w:cs="Calibri"/>
            </w:rPr>
          </w:rPrChange>
        </w:rPr>
        <w:pPrChange w:id="2778" w:author="Sekar Subramanian" w:date="2021-07-16T12:36:00Z">
          <w:pPr>
            <w:spacing w:after="0" w:line="240" w:lineRule="auto"/>
            <w:ind w:left="2160"/>
          </w:pPr>
        </w:pPrChange>
      </w:pPr>
      <w:del w:id="2779" w:author="Sekar Subramanian" w:date="2021-07-16T12:26:00Z">
        <w:r w:rsidRPr="007C4EA8" w:rsidDel="00982B65">
          <w:rPr>
            <w:rFonts w:asciiTheme="minorHAnsi" w:eastAsia="Calibri" w:hAnsiTheme="minorHAnsi" w:cstheme="minorHAnsi"/>
            <w:sz w:val="28"/>
            <w:szCs w:val="28"/>
            <w:rPrChange w:id="2780" w:author="Sekar Subramanian" w:date="2021-07-16T13:10:00Z">
              <w:rPr>
                <w:rFonts w:ascii="Calibri" w:eastAsia="Calibri" w:hAnsi="Calibri" w:cs="Calibri"/>
              </w:rPr>
            </w:rPrChange>
          </w:rPr>
          <w:delText>For Eg:</w:delText>
        </w:r>
      </w:del>
    </w:p>
    <w:p w14:paraId="4174521D" w14:textId="3751482F" w:rsidR="008639C1" w:rsidRPr="007C4EA8" w:rsidDel="00982B65" w:rsidRDefault="008639C1">
      <w:pPr>
        <w:pStyle w:val="ListParagraph"/>
        <w:numPr>
          <w:ilvl w:val="1"/>
          <w:numId w:val="23"/>
        </w:numPr>
        <w:spacing w:before="120" w:after="120"/>
        <w:contextualSpacing w:val="0"/>
        <w:rPr>
          <w:del w:id="2781" w:author="Sekar Subramanian" w:date="2021-07-16T12:26:00Z"/>
          <w:rFonts w:asciiTheme="minorHAnsi" w:eastAsia="Calibri" w:hAnsiTheme="minorHAnsi" w:cstheme="minorHAnsi"/>
          <w:sz w:val="28"/>
          <w:szCs w:val="28"/>
          <w:rPrChange w:id="2782" w:author="Sekar Subramanian" w:date="2021-07-16T13:10:00Z">
            <w:rPr>
              <w:del w:id="2783" w:author="Sekar Subramanian" w:date="2021-07-16T12:26:00Z"/>
              <w:rFonts w:ascii="Calibri" w:eastAsia="Calibri" w:hAnsi="Calibri" w:cs="Calibri"/>
            </w:rPr>
          </w:rPrChange>
        </w:rPr>
        <w:pPrChange w:id="2784" w:author="Sekar Subramanian" w:date="2021-07-16T12:36:00Z">
          <w:pPr>
            <w:spacing w:after="0" w:line="240" w:lineRule="auto"/>
            <w:ind w:left="2160"/>
          </w:pPr>
        </w:pPrChange>
      </w:pPr>
    </w:p>
    <w:p w14:paraId="087513E3" w14:textId="612A57F1" w:rsidR="00304682" w:rsidRPr="007C4EA8" w:rsidDel="00982B65" w:rsidRDefault="008639C1">
      <w:pPr>
        <w:pStyle w:val="ListParagraph"/>
        <w:numPr>
          <w:ilvl w:val="1"/>
          <w:numId w:val="23"/>
        </w:numPr>
        <w:spacing w:before="120" w:after="120"/>
        <w:contextualSpacing w:val="0"/>
        <w:rPr>
          <w:del w:id="2785" w:author="Sekar Subramanian" w:date="2021-07-16T12:26:00Z"/>
          <w:rFonts w:asciiTheme="minorHAnsi" w:eastAsia="Calibri" w:hAnsiTheme="minorHAnsi" w:cstheme="minorHAnsi"/>
          <w:sz w:val="28"/>
          <w:szCs w:val="28"/>
          <w:rPrChange w:id="2786" w:author="Sekar Subramanian" w:date="2021-07-16T13:10:00Z">
            <w:rPr>
              <w:del w:id="2787" w:author="Sekar Subramanian" w:date="2021-07-16T12:26:00Z"/>
              <w:rFonts w:ascii="Calibri" w:eastAsia="Calibri" w:hAnsi="Calibri" w:cs="Calibri"/>
            </w:rPr>
          </w:rPrChange>
        </w:rPr>
        <w:pPrChange w:id="2788" w:author="Sekar Subramanian" w:date="2021-07-16T12:36:00Z">
          <w:pPr>
            <w:spacing w:after="0" w:line="240" w:lineRule="auto"/>
            <w:ind w:left="2160"/>
          </w:pPr>
        </w:pPrChange>
      </w:pPr>
      <w:del w:id="2789" w:author="Sekar Subramanian" w:date="2021-07-16T12:26:00Z">
        <w:r w:rsidRPr="007C4EA8" w:rsidDel="00982B65">
          <w:rPr>
            <w:rFonts w:asciiTheme="minorHAnsi" w:eastAsia="Calibri" w:hAnsiTheme="minorHAnsi" w:cstheme="minorHAnsi"/>
            <w:noProof/>
            <w:sz w:val="28"/>
            <w:szCs w:val="28"/>
            <w:rPrChange w:id="2790" w:author="Sekar Subramanian" w:date="2021-07-16T13:10:00Z">
              <w:rPr>
                <w:rFonts w:ascii="Calibri" w:eastAsia="Calibri" w:hAnsi="Calibri" w:cs="Calibri"/>
                <w:noProof/>
              </w:rPr>
            </w:rPrChange>
          </w:rPr>
          <w:drawing>
            <wp:inline distT="0" distB="0" distL="0" distR="0" wp14:anchorId="4685C94B" wp14:editId="423D32DA">
              <wp:extent cx="5120005" cy="1408395"/>
              <wp:effectExtent l="0" t="0" r="4445" b="1905"/>
              <wp:docPr id="415769" name="Picture 4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3597" cy="1434140"/>
                      </a:xfrm>
                      <a:prstGeom prst="rect">
                        <a:avLst/>
                      </a:prstGeom>
                      <a:noFill/>
                    </pic:spPr>
                  </pic:pic>
                </a:graphicData>
              </a:graphic>
            </wp:inline>
          </w:drawing>
        </w:r>
      </w:del>
    </w:p>
    <w:p w14:paraId="2AF2CD77" w14:textId="307CB023" w:rsidR="00304682" w:rsidRPr="007C4EA8" w:rsidDel="00982B65" w:rsidRDefault="00304682">
      <w:pPr>
        <w:pStyle w:val="ListParagraph"/>
        <w:numPr>
          <w:ilvl w:val="1"/>
          <w:numId w:val="23"/>
        </w:numPr>
        <w:spacing w:before="120" w:after="120"/>
        <w:contextualSpacing w:val="0"/>
        <w:rPr>
          <w:del w:id="2791" w:author="Sekar Subramanian" w:date="2021-07-16T12:26:00Z"/>
          <w:rFonts w:asciiTheme="minorHAnsi" w:eastAsia="Calibri" w:hAnsiTheme="minorHAnsi" w:cstheme="minorHAnsi"/>
          <w:sz w:val="28"/>
          <w:szCs w:val="28"/>
          <w:rPrChange w:id="2792" w:author="Sekar Subramanian" w:date="2021-07-16T13:10:00Z">
            <w:rPr>
              <w:del w:id="2793" w:author="Sekar Subramanian" w:date="2021-07-16T12:26:00Z"/>
              <w:rFonts w:ascii="Calibri" w:eastAsia="Calibri" w:hAnsi="Calibri" w:cs="Calibri"/>
            </w:rPr>
          </w:rPrChange>
        </w:rPr>
        <w:pPrChange w:id="2794" w:author="Sekar Subramanian" w:date="2021-07-16T12:36:00Z">
          <w:pPr>
            <w:spacing w:after="0" w:line="240" w:lineRule="auto"/>
          </w:pPr>
        </w:pPrChange>
      </w:pPr>
    </w:p>
    <w:p w14:paraId="6BC11BE3" w14:textId="10BE980E" w:rsidR="00F845F2" w:rsidRPr="007C4EA8" w:rsidDel="00982B65" w:rsidRDefault="00F845F2">
      <w:pPr>
        <w:pStyle w:val="ListParagraph"/>
        <w:numPr>
          <w:ilvl w:val="1"/>
          <w:numId w:val="23"/>
        </w:numPr>
        <w:spacing w:before="120" w:after="120"/>
        <w:contextualSpacing w:val="0"/>
        <w:rPr>
          <w:del w:id="2795" w:author="Sekar Subramanian" w:date="2021-07-16T12:26:00Z"/>
          <w:rFonts w:asciiTheme="minorHAnsi" w:eastAsia="Times New Roman" w:hAnsiTheme="minorHAnsi" w:cstheme="minorHAnsi"/>
          <w:b/>
          <w:bCs/>
          <w:sz w:val="28"/>
          <w:szCs w:val="28"/>
          <w:rPrChange w:id="2796" w:author="Sekar Subramanian" w:date="2021-07-16T13:10:00Z">
            <w:rPr>
              <w:del w:id="2797" w:author="Sekar Subramanian" w:date="2021-07-16T12:26:00Z"/>
              <w:rFonts w:ascii="Calibri" w:eastAsia="Times New Roman" w:hAnsi="Calibri" w:cs="Calibri"/>
              <w:b/>
              <w:bCs/>
            </w:rPr>
          </w:rPrChange>
        </w:rPr>
        <w:pPrChange w:id="2798" w:author="Sekar Subramanian" w:date="2021-07-16T12:36:00Z">
          <w:pPr>
            <w:numPr>
              <w:ilvl w:val="1"/>
              <w:numId w:val="26"/>
            </w:numPr>
            <w:spacing w:after="0" w:line="240" w:lineRule="auto"/>
            <w:ind w:left="1440" w:hanging="360"/>
          </w:pPr>
        </w:pPrChange>
      </w:pPr>
      <w:del w:id="2799" w:author="Sekar Subramanian" w:date="2021-07-16T12:26:00Z">
        <w:r w:rsidRPr="007C4EA8" w:rsidDel="00982B65">
          <w:rPr>
            <w:rFonts w:asciiTheme="minorHAnsi" w:eastAsia="Times New Roman" w:hAnsiTheme="minorHAnsi" w:cstheme="minorHAnsi"/>
            <w:b/>
            <w:bCs/>
            <w:sz w:val="28"/>
            <w:szCs w:val="28"/>
            <w:rPrChange w:id="2800" w:author="Sekar Subramanian" w:date="2021-07-16T13:10:00Z">
              <w:rPr>
                <w:rFonts w:ascii="Calibri" w:eastAsia="Times New Roman" w:hAnsi="Calibri" w:cs="Calibri"/>
                <w:b/>
                <w:bCs/>
              </w:rPr>
            </w:rPrChange>
          </w:rPr>
          <w:delText>Promotion</w:delText>
        </w:r>
        <w:r w:rsidR="00B6679F" w:rsidRPr="007C4EA8" w:rsidDel="00982B65">
          <w:rPr>
            <w:rFonts w:asciiTheme="minorHAnsi" w:eastAsia="Times New Roman" w:hAnsiTheme="minorHAnsi" w:cstheme="minorHAnsi"/>
            <w:b/>
            <w:bCs/>
            <w:sz w:val="28"/>
            <w:szCs w:val="28"/>
            <w:rPrChange w:id="2801" w:author="Sekar Subramanian" w:date="2021-07-16T13:10:00Z">
              <w:rPr>
                <w:rFonts w:ascii="Calibri" w:eastAsia="Times New Roman" w:hAnsi="Calibri" w:cs="Calibri"/>
                <w:b/>
                <w:bCs/>
              </w:rPr>
            </w:rPrChange>
          </w:rPr>
          <w:delText xml:space="preserve"> --</w:delText>
        </w:r>
      </w:del>
    </w:p>
    <w:p w14:paraId="6A57B52B" w14:textId="3C109168" w:rsidR="00F845F2" w:rsidRPr="007C4EA8" w:rsidDel="00982B65" w:rsidRDefault="4054DB71">
      <w:pPr>
        <w:pStyle w:val="ListParagraph"/>
        <w:numPr>
          <w:ilvl w:val="1"/>
          <w:numId w:val="23"/>
        </w:numPr>
        <w:spacing w:before="120" w:after="120"/>
        <w:contextualSpacing w:val="0"/>
        <w:rPr>
          <w:del w:id="2802" w:author="Sekar Subramanian" w:date="2021-07-16T12:26:00Z"/>
          <w:rFonts w:asciiTheme="minorHAnsi" w:eastAsia="Calibri" w:hAnsiTheme="minorHAnsi" w:cstheme="minorHAnsi"/>
          <w:sz w:val="28"/>
          <w:szCs w:val="28"/>
          <w:rPrChange w:id="2803" w:author="Sekar Subramanian" w:date="2021-07-16T13:10:00Z">
            <w:rPr>
              <w:del w:id="2804" w:author="Sekar Subramanian" w:date="2021-07-16T12:26:00Z"/>
              <w:rFonts w:ascii="Calibri" w:eastAsia="Calibri" w:hAnsi="Calibri" w:cs="Calibri"/>
            </w:rPr>
          </w:rPrChange>
        </w:rPr>
        <w:pPrChange w:id="2805" w:author="Sekar Subramanian" w:date="2021-07-16T12:36:00Z">
          <w:pPr>
            <w:numPr>
              <w:ilvl w:val="2"/>
              <w:numId w:val="26"/>
            </w:numPr>
            <w:spacing w:after="0" w:line="240" w:lineRule="auto"/>
            <w:ind w:left="2160" w:hanging="180"/>
          </w:pPr>
        </w:pPrChange>
      </w:pPr>
      <w:commentRangeStart w:id="2806"/>
      <w:del w:id="2807" w:author="Sekar Subramanian" w:date="2021-07-16T12:26:00Z">
        <w:r w:rsidRPr="007C4EA8" w:rsidDel="00982B65">
          <w:rPr>
            <w:rFonts w:asciiTheme="minorHAnsi" w:eastAsia="Calibri" w:hAnsiTheme="minorHAnsi" w:cstheme="minorHAnsi"/>
            <w:sz w:val="28"/>
            <w:szCs w:val="28"/>
            <w:rPrChange w:id="2808" w:author="Sekar Subramanian" w:date="2021-07-16T13:10:00Z">
              <w:rPr>
                <w:rFonts w:ascii="Calibri" w:eastAsia="Calibri" w:hAnsi="Calibri" w:cs="Calibri"/>
              </w:rPr>
            </w:rPrChange>
          </w:rPr>
          <w:delText>Sign up cost &amp; Event Cost</w:delText>
        </w:r>
        <w:commentRangeEnd w:id="2806"/>
        <w:r w:rsidR="00F845F2" w:rsidRPr="007C4EA8" w:rsidDel="00982B65">
          <w:rPr>
            <w:rFonts w:cstheme="minorHAnsi"/>
            <w:sz w:val="28"/>
            <w:szCs w:val="28"/>
            <w:rPrChange w:id="2809" w:author="Sekar Subramanian" w:date="2021-07-16T13:10:00Z">
              <w:rPr/>
            </w:rPrChange>
          </w:rPr>
          <w:commentReference w:id="2806"/>
        </w:r>
      </w:del>
    </w:p>
    <w:p w14:paraId="41CE2D6E" w14:textId="4A519872" w:rsidR="00F845F2" w:rsidRPr="007C4EA8" w:rsidDel="00982B65" w:rsidRDefault="00F845F2">
      <w:pPr>
        <w:pStyle w:val="ListParagraph"/>
        <w:numPr>
          <w:ilvl w:val="1"/>
          <w:numId w:val="23"/>
        </w:numPr>
        <w:spacing w:before="120" w:after="120"/>
        <w:contextualSpacing w:val="0"/>
        <w:rPr>
          <w:del w:id="2810" w:author="Sekar Subramanian" w:date="2021-07-16T12:26:00Z"/>
          <w:rFonts w:asciiTheme="minorHAnsi" w:eastAsia="Times New Roman" w:hAnsiTheme="minorHAnsi" w:cstheme="minorHAnsi"/>
          <w:sz w:val="28"/>
          <w:szCs w:val="28"/>
          <w:rPrChange w:id="2811" w:author="Sekar Subramanian" w:date="2021-07-16T13:10:00Z">
            <w:rPr>
              <w:del w:id="2812" w:author="Sekar Subramanian" w:date="2021-07-16T12:26:00Z"/>
              <w:rFonts w:ascii="Calibri" w:eastAsia="Times New Roman" w:hAnsi="Calibri" w:cs="Calibri"/>
            </w:rPr>
          </w:rPrChange>
        </w:rPr>
        <w:pPrChange w:id="2813" w:author="Sekar Subramanian" w:date="2021-07-16T12:36:00Z">
          <w:pPr>
            <w:numPr>
              <w:ilvl w:val="3"/>
              <w:numId w:val="26"/>
            </w:numPr>
            <w:spacing w:after="0" w:line="240" w:lineRule="auto"/>
            <w:ind w:left="2880" w:hanging="360"/>
          </w:pPr>
        </w:pPrChange>
      </w:pPr>
      <w:del w:id="2814" w:author="Sekar Subramanian" w:date="2021-07-16T12:26:00Z">
        <w:r w:rsidRPr="007C4EA8" w:rsidDel="00982B65">
          <w:rPr>
            <w:rFonts w:asciiTheme="minorHAnsi" w:eastAsia="Times New Roman" w:hAnsiTheme="minorHAnsi" w:cstheme="minorHAnsi"/>
            <w:sz w:val="28"/>
            <w:szCs w:val="28"/>
            <w:rPrChange w:id="2815" w:author="Sekar Subramanian" w:date="2021-07-16T13:10:00Z">
              <w:rPr>
                <w:rFonts w:ascii="Calibri" w:eastAsia="Times New Roman" w:hAnsi="Calibri" w:cs="Calibri"/>
              </w:rPr>
            </w:rPrChange>
          </w:rPr>
          <w:delText xml:space="preserve">The variable can be tested after related media variables are in the </w:delText>
        </w:r>
        <w:r w:rsidR="0006166E" w:rsidRPr="007C4EA8" w:rsidDel="00982B65">
          <w:rPr>
            <w:rFonts w:asciiTheme="minorHAnsi" w:eastAsia="Times New Roman" w:hAnsiTheme="minorHAnsi" w:cstheme="minorHAnsi"/>
            <w:sz w:val="28"/>
            <w:szCs w:val="28"/>
            <w:rPrChange w:id="2816" w:author="Sekar Subramanian" w:date="2021-07-16T13:10:00Z">
              <w:rPr>
                <w:rFonts w:ascii="Calibri" w:eastAsia="Times New Roman" w:hAnsi="Calibri" w:cs="Calibri"/>
              </w:rPr>
            </w:rPrChange>
          </w:rPr>
          <w:delText>model.</w:delText>
        </w:r>
      </w:del>
    </w:p>
    <w:p w14:paraId="1DB1A3A3" w14:textId="129AF589" w:rsidR="00F845F2" w:rsidRPr="007C4EA8" w:rsidDel="00982B65" w:rsidRDefault="00F845F2">
      <w:pPr>
        <w:pStyle w:val="ListParagraph"/>
        <w:numPr>
          <w:ilvl w:val="1"/>
          <w:numId w:val="23"/>
        </w:numPr>
        <w:spacing w:before="120" w:after="120"/>
        <w:contextualSpacing w:val="0"/>
        <w:rPr>
          <w:del w:id="2817" w:author="Sekar Subramanian" w:date="2021-07-16T12:26:00Z"/>
          <w:rFonts w:asciiTheme="minorHAnsi" w:eastAsia="Times New Roman" w:hAnsiTheme="minorHAnsi" w:cstheme="minorHAnsi"/>
          <w:sz w:val="28"/>
          <w:szCs w:val="28"/>
          <w:rPrChange w:id="2818" w:author="Sekar Subramanian" w:date="2021-07-16T13:10:00Z">
            <w:rPr>
              <w:del w:id="2819" w:author="Sekar Subramanian" w:date="2021-07-16T12:26:00Z"/>
              <w:rFonts w:ascii="Calibri" w:eastAsia="Times New Roman" w:hAnsi="Calibri" w:cs="Calibri"/>
            </w:rPr>
          </w:rPrChange>
        </w:rPr>
        <w:pPrChange w:id="2820" w:author="Sekar Subramanian" w:date="2021-07-16T12:36:00Z">
          <w:pPr>
            <w:numPr>
              <w:ilvl w:val="3"/>
              <w:numId w:val="26"/>
            </w:numPr>
            <w:spacing w:after="0" w:line="240" w:lineRule="auto"/>
            <w:ind w:left="2880" w:hanging="360"/>
          </w:pPr>
        </w:pPrChange>
      </w:pPr>
      <w:del w:id="2821" w:author="Sekar Subramanian" w:date="2021-07-16T12:26:00Z">
        <w:r w:rsidRPr="007C4EA8" w:rsidDel="00982B65">
          <w:rPr>
            <w:rFonts w:asciiTheme="minorHAnsi" w:eastAsia="Times New Roman" w:hAnsiTheme="minorHAnsi" w:cstheme="minorHAnsi"/>
            <w:sz w:val="28"/>
            <w:szCs w:val="28"/>
            <w:rPrChange w:id="2822" w:author="Sekar Subramanian" w:date="2021-07-16T13:10:00Z">
              <w:rPr>
                <w:rFonts w:ascii="Calibri" w:eastAsia="Times New Roman" w:hAnsi="Calibri" w:cs="Calibri"/>
              </w:rPr>
            </w:rPrChange>
          </w:rPr>
          <w:delText xml:space="preserve">Following methods can be used to test this variable in the </w:delText>
        </w:r>
        <w:r w:rsidR="0006166E" w:rsidRPr="007C4EA8" w:rsidDel="00982B65">
          <w:rPr>
            <w:rFonts w:asciiTheme="minorHAnsi" w:eastAsia="Times New Roman" w:hAnsiTheme="minorHAnsi" w:cstheme="minorHAnsi"/>
            <w:sz w:val="28"/>
            <w:szCs w:val="28"/>
            <w:rPrChange w:id="2823" w:author="Sekar Subramanian" w:date="2021-07-16T13:10:00Z">
              <w:rPr>
                <w:rFonts w:ascii="Calibri" w:eastAsia="Times New Roman" w:hAnsi="Calibri" w:cs="Calibri"/>
              </w:rPr>
            </w:rPrChange>
          </w:rPr>
          <w:delText>model.</w:delText>
        </w:r>
      </w:del>
    </w:p>
    <w:p w14:paraId="42DF736A" w14:textId="79E70380" w:rsidR="00F845F2" w:rsidRPr="007C4EA8" w:rsidDel="00982B65" w:rsidRDefault="4054DB71">
      <w:pPr>
        <w:pStyle w:val="ListParagraph"/>
        <w:numPr>
          <w:ilvl w:val="1"/>
          <w:numId w:val="23"/>
        </w:numPr>
        <w:spacing w:before="120" w:after="120"/>
        <w:contextualSpacing w:val="0"/>
        <w:rPr>
          <w:del w:id="2824" w:author="Sekar Subramanian" w:date="2021-07-16T12:26:00Z"/>
          <w:rFonts w:asciiTheme="minorHAnsi" w:eastAsia="Times New Roman" w:hAnsiTheme="minorHAnsi" w:cstheme="minorHAnsi"/>
          <w:sz w:val="28"/>
          <w:szCs w:val="28"/>
          <w:rPrChange w:id="2825" w:author="Sekar Subramanian" w:date="2021-07-16T13:10:00Z">
            <w:rPr>
              <w:del w:id="2826" w:author="Sekar Subramanian" w:date="2021-07-16T12:26:00Z"/>
              <w:rFonts w:ascii="Calibri" w:eastAsia="Times New Roman" w:hAnsi="Calibri" w:cs="Calibri"/>
            </w:rPr>
          </w:rPrChange>
        </w:rPr>
        <w:pPrChange w:id="2827" w:author="Sekar Subramanian" w:date="2021-07-16T12:36:00Z">
          <w:pPr>
            <w:numPr>
              <w:ilvl w:val="4"/>
              <w:numId w:val="26"/>
            </w:numPr>
            <w:spacing w:after="0" w:line="240" w:lineRule="auto"/>
            <w:ind w:left="3600" w:hanging="360"/>
          </w:pPr>
        </w:pPrChange>
      </w:pPr>
      <w:commentRangeStart w:id="2828"/>
      <w:del w:id="2829" w:author="Sekar Subramanian" w:date="2021-07-16T12:26:00Z">
        <w:r w:rsidRPr="007C4EA8" w:rsidDel="00982B65">
          <w:rPr>
            <w:rFonts w:asciiTheme="minorHAnsi" w:eastAsia="Times New Roman" w:hAnsiTheme="minorHAnsi" w:cstheme="minorHAnsi"/>
            <w:sz w:val="28"/>
            <w:szCs w:val="28"/>
            <w:rPrChange w:id="2830" w:author="Sekar Subramanian" w:date="2021-07-16T13:10:00Z">
              <w:rPr>
                <w:rFonts w:ascii="Calibri" w:eastAsia="Times New Roman" w:hAnsi="Calibri" w:cs="Calibri"/>
              </w:rPr>
            </w:rPrChange>
          </w:rPr>
          <w:delText>Using direct cost variable in model – Using cost directly in the model would be good for Model fit and MAPE but may not be accounting for the consumer behavior surrounding this variable</w:delText>
        </w:r>
        <w:commentRangeEnd w:id="2828"/>
        <w:r w:rsidR="00F845F2" w:rsidRPr="007C4EA8" w:rsidDel="00982B65">
          <w:rPr>
            <w:rFonts w:cstheme="minorHAnsi"/>
            <w:sz w:val="28"/>
            <w:szCs w:val="28"/>
            <w:rPrChange w:id="2831" w:author="Sekar Subramanian" w:date="2021-07-16T13:10:00Z">
              <w:rPr/>
            </w:rPrChange>
          </w:rPr>
          <w:commentReference w:id="2828"/>
        </w:r>
        <w:r w:rsidRPr="007C4EA8" w:rsidDel="00982B65">
          <w:rPr>
            <w:rFonts w:asciiTheme="minorHAnsi" w:eastAsia="Times New Roman" w:hAnsiTheme="minorHAnsi" w:cstheme="minorHAnsi"/>
            <w:sz w:val="28"/>
            <w:szCs w:val="28"/>
            <w:rPrChange w:id="2832" w:author="Sekar Subramanian" w:date="2021-07-16T13:10:00Z">
              <w:rPr>
                <w:rFonts w:ascii="Calibri" w:eastAsia="Times New Roman" w:hAnsi="Calibri" w:cs="Calibri"/>
              </w:rPr>
            </w:rPrChange>
          </w:rPr>
          <w:delText xml:space="preserve">. </w:delText>
        </w:r>
      </w:del>
    </w:p>
    <w:p w14:paraId="03493234" w14:textId="16C86B08" w:rsidR="00705995" w:rsidRPr="007C4EA8" w:rsidDel="00982B65" w:rsidRDefault="00253968">
      <w:pPr>
        <w:pStyle w:val="ListParagraph"/>
        <w:numPr>
          <w:ilvl w:val="1"/>
          <w:numId w:val="23"/>
        </w:numPr>
        <w:spacing w:before="120" w:after="120"/>
        <w:contextualSpacing w:val="0"/>
        <w:rPr>
          <w:del w:id="2833" w:author="Sekar Subramanian" w:date="2021-07-16T12:26:00Z"/>
          <w:rFonts w:asciiTheme="minorHAnsi" w:eastAsia="Times New Roman" w:hAnsiTheme="minorHAnsi" w:cstheme="minorHAnsi"/>
          <w:sz w:val="28"/>
          <w:szCs w:val="28"/>
          <w:rPrChange w:id="2834" w:author="Sekar Subramanian" w:date="2021-07-16T13:10:00Z">
            <w:rPr>
              <w:del w:id="2835" w:author="Sekar Subramanian" w:date="2021-07-16T12:26:00Z"/>
              <w:rFonts w:ascii="Calibri" w:eastAsia="Times New Roman" w:hAnsi="Calibri" w:cs="Calibri"/>
            </w:rPr>
          </w:rPrChange>
        </w:rPr>
        <w:pPrChange w:id="2836" w:author="Sekar Subramanian" w:date="2021-07-16T12:36:00Z">
          <w:pPr>
            <w:spacing w:after="0" w:line="240" w:lineRule="auto"/>
            <w:ind w:left="3240"/>
          </w:pPr>
        </w:pPrChange>
      </w:pPr>
      <w:del w:id="2837" w:author="Sekar Subramanian" w:date="2021-07-16T12:26:00Z">
        <w:r w:rsidRPr="007C4EA8" w:rsidDel="00982B65">
          <w:rPr>
            <w:rFonts w:asciiTheme="minorHAnsi" w:eastAsia="Times New Roman" w:hAnsiTheme="minorHAnsi" w:cstheme="minorHAnsi"/>
            <w:noProof/>
            <w:sz w:val="28"/>
            <w:szCs w:val="28"/>
            <w:rPrChange w:id="2838" w:author="Sekar Subramanian" w:date="2021-07-16T13:10:00Z">
              <w:rPr>
                <w:rFonts w:ascii="Calibri" w:eastAsia="Times New Roman" w:hAnsi="Calibri" w:cs="Calibri"/>
                <w:noProof/>
              </w:rPr>
            </w:rPrChange>
          </w:rPr>
          <w:drawing>
            <wp:inline distT="0" distB="0" distL="0" distR="0" wp14:anchorId="554D234B" wp14:editId="36DA0F11">
              <wp:extent cx="4439107" cy="1499191"/>
              <wp:effectExtent l="0" t="0" r="0" b="6350"/>
              <wp:docPr id="415771" name="Picture 41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9742" cy="1509537"/>
                      </a:xfrm>
                      <a:prstGeom prst="rect">
                        <a:avLst/>
                      </a:prstGeom>
                      <a:noFill/>
                    </pic:spPr>
                  </pic:pic>
                </a:graphicData>
              </a:graphic>
            </wp:inline>
          </w:drawing>
        </w:r>
      </w:del>
    </w:p>
    <w:p w14:paraId="6AC23761" w14:textId="21BED8DE" w:rsidR="00705995" w:rsidRPr="007C4EA8" w:rsidDel="00982B65" w:rsidRDefault="00705995">
      <w:pPr>
        <w:pStyle w:val="ListParagraph"/>
        <w:numPr>
          <w:ilvl w:val="1"/>
          <w:numId w:val="23"/>
        </w:numPr>
        <w:spacing w:before="120" w:after="120"/>
        <w:contextualSpacing w:val="0"/>
        <w:rPr>
          <w:del w:id="2839" w:author="Sekar Subramanian" w:date="2021-07-16T12:26:00Z"/>
          <w:rFonts w:asciiTheme="minorHAnsi" w:eastAsia="Times New Roman" w:hAnsiTheme="minorHAnsi" w:cstheme="minorHAnsi"/>
          <w:sz w:val="28"/>
          <w:szCs w:val="28"/>
          <w:rPrChange w:id="2840" w:author="Sekar Subramanian" w:date="2021-07-16T13:10:00Z">
            <w:rPr>
              <w:del w:id="2841" w:author="Sekar Subramanian" w:date="2021-07-16T12:26:00Z"/>
              <w:rFonts w:ascii="Calibri" w:eastAsia="Times New Roman" w:hAnsi="Calibri" w:cs="Calibri"/>
            </w:rPr>
          </w:rPrChange>
        </w:rPr>
        <w:pPrChange w:id="2842" w:author="Sekar Subramanian" w:date="2021-07-16T12:36:00Z">
          <w:pPr>
            <w:spacing w:after="0" w:line="240" w:lineRule="auto"/>
            <w:ind w:left="3600"/>
          </w:pPr>
        </w:pPrChange>
      </w:pPr>
    </w:p>
    <w:p w14:paraId="115B8320" w14:textId="59F86C64" w:rsidR="00F845F2" w:rsidRPr="007C4EA8" w:rsidDel="00982B65" w:rsidRDefault="00F845F2">
      <w:pPr>
        <w:pStyle w:val="ListParagraph"/>
        <w:numPr>
          <w:ilvl w:val="1"/>
          <w:numId w:val="23"/>
        </w:numPr>
        <w:spacing w:before="120" w:after="120"/>
        <w:contextualSpacing w:val="0"/>
        <w:rPr>
          <w:del w:id="2843" w:author="Sekar Subramanian" w:date="2021-07-16T12:26:00Z"/>
          <w:rFonts w:asciiTheme="minorHAnsi" w:eastAsia="Times New Roman" w:hAnsiTheme="minorHAnsi" w:cstheme="minorHAnsi"/>
          <w:sz w:val="28"/>
          <w:szCs w:val="28"/>
          <w:rPrChange w:id="2844" w:author="Sekar Subramanian" w:date="2021-07-16T13:10:00Z">
            <w:rPr>
              <w:del w:id="2845" w:author="Sekar Subramanian" w:date="2021-07-16T12:26:00Z"/>
              <w:rFonts w:ascii="Calibri" w:eastAsia="Times New Roman" w:hAnsi="Calibri" w:cs="Calibri"/>
            </w:rPr>
          </w:rPrChange>
        </w:rPr>
        <w:pPrChange w:id="2846" w:author="Sekar Subramanian" w:date="2021-07-16T12:36:00Z">
          <w:pPr>
            <w:numPr>
              <w:ilvl w:val="4"/>
              <w:numId w:val="26"/>
            </w:numPr>
            <w:spacing w:after="0" w:line="240" w:lineRule="auto"/>
            <w:ind w:left="3600" w:hanging="360"/>
          </w:pPr>
        </w:pPrChange>
      </w:pPr>
      <w:del w:id="2847" w:author="Sekar Subramanian" w:date="2021-07-16T12:26:00Z">
        <w:r w:rsidRPr="007C4EA8" w:rsidDel="00982B65">
          <w:rPr>
            <w:rFonts w:asciiTheme="minorHAnsi" w:eastAsia="Times New Roman" w:hAnsiTheme="minorHAnsi" w:cstheme="minorHAnsi"/>
            <w:sz w:val="28"/>
            <w:szCs w:val="28"/>
            <w:rPrChange w:id="2848" w:author="Sekar Subramanian" w:date="2021-07-16T13:10:00Z">
              <w:rPr>
                <w:rFonts w:ascii="Calibri" w:eastAsia="Times New Roman" w:hAnsi="Calibri" w:cs="Calibri"/>
              </w:rPr>
            </w:rPrChange>
          </w:rPr>
          <w:delText>Splitting variable into ranges by calculating per user cost</w:delText>
        </w:r>
      </w:del>
    </w:p>
    <w:p w14:paraId="7EC21F63" w14:textId="37189DA5" w:rsidR="00F845F2" w:rsidRPr="007C4EA8" w:rsidDel="00982B65" w:rsidRDefault="00F845F2">
      <w:pPr>
        <w:pStyle w:val="ListParagraph"/>
        <w:numPr>
          <w:ilvl w:val="1"/>
          <w:numId w:val="23"/>
        </w:numPr>
        <w:spacing w:before="120" w:after="120"/>
        <w:contextualSpacing w:val="0"/>
        <w:rPr>
          <w:del w:id="2849" w:author="Sekar Subramanian" w:date="2021-07-16T12:26:00Z"/>
          <w:rFonts w:asciiTheme="minorHAnsi" w:eastAsia="Calibri" w:hAnsiTheme="minorHAnsi" w:cstheme="minorHAnsi"/>
          <w:sz w:val="28"/>
          <w:szCs w:val="28"/>
          <w:rPrChange w:id="2850" w:author="Sekar Subramanian" w:date="2021-07-16T13:10:00Z">
            <w:rPr>
              <w:del w:id="2851" w:author="Sekar Subramanian" w:date="2021-07-16T12:26:00Z"/>
              <w:rFonts w:ascii="Calibri" w:eastAsia="Calibri" w:hAnsi="Calibri" w:cs="Calibri"/>
            </w:rPr>
          </w:rPrChange>
        </w:rPr>
        <w:pPrChange w:id="2852" w:author="Sekar Subramanian" w:date="2021-07-16T12:36:00Z">
          <w:pPr>
            <w:numPr>
              <w:ilvl w:val="5"/>
              <w:numId w:val="26"/>
            </w:numPr>
            <w:spacing w:after="0" w:line="240" w:lineRule="auto"/>
            <w:ind w:left="4320" w:hanging="180"/>
          </w:pPr>
        </w:pPrChange>
      </w:pPr>
      <w:del w:id="2853" w:author="Sekar Subramanian" w:date="2021-07-16T12:26:00Z">
        <w:r w:rsidRPr="007C4EA8" w:rsidDel="00982B65">
          <w:rPr>
            <w:rFonts w:asciiTheme="minorHAnsi" w:eastAsia="Calibri" w:hAnsiTheme="minorHAnsi" w:cstheme="minorHAnsi"/>
            <w:sz w:val="28"/>
            <w:szCs w:val="28"/>
            <w:rPrChange w:id="2854" w:author="Sekar Subramanian" w:date="2021-07-16T13:10:00Z">
              <w:rPr>
                <w:rFonts w:ascii="Calibri" w:eastAsia="Calibri" w:hAnsi="Calibri" w:cs="Calibri"/>
              </w:rPr>
            </w:rPrChange>
          </w:rPr>
          <w:delText xml:space="preserve">Per user cost is calculated by dividing the cost by First time activations </w:delText>
        </w:r>
      </w:del>
    </w:p>
    <w:p w14:paraId="0FE7D4E6" w14:textId="2B78E99E" w:rsidR="00071283" w:rsidRPr="007C4EA8" w:rsidDel="00982B65" w:rsidRDefault="00F845F2">
      <w:pPr>
        <w:pStyle w:val="ListParagraph"/>
        <w:numPr>
          <w:ilvl w:val="1"/>
          <w:numId w:val="23"/>
        </w:numPr>
        <w:spacing w:before="120" w:after="120"/>
        <w:contextualSpacing w:val="0"/>
        <w:rPr>
          <w:del w:id="2855" w:author="Sekar Subramanian" w:date="2021-07-16T12:26:00Z"/>
          <w:rFonts w:asciiTheme="minorHAnsi" w:eastAsia="Calibri" w:hAnsiTheme="minorHAnsi" w:cstheme="minorHAnsi"/>
          <w:sz w:val="28"/>
          <w:szCs w:val="28"/>
          <w:rPrChange w:id="2856" w:author="Sekar Subramanian" w:date="2021-07-16T13:10:00Z">
            <w:rPr>
              <w:del w:id="2857" w:author="Sekar Subramanian" w:date="2021-07-16T12:26:00Z"/>
              <w:rFonts w:ascii="Calibri" w:eastAsia="Calibri" w:hAnsi="Calibri" w:cs="Calibri"/>
            </w:rPr>
          </w:rPrChange>
        </w:rPr>
        <w:pPrChange w:id="2858" w:author="Sekar Subramanian" w:date="2021-07-16T12:36:00Z">
          <w:pPr>
            <w:numPr>
              <w:ilvl w:val="5"/>
              <w:numId w:val="26"/>
            </w:numPr>
            <w:spacing w:after="0" w:line="240" w:lineRule="auto"/>
            <w:ind w:left="4320" w:hanging="180"/>
          </w:pPr>
        </w:pPrChange>
      </w:pPr>
      <w:del w:id="2859" w:author="Sekar Subramanian" w:date="2021-07-16T12:26:00Z">
        <w:r w:rsidRPr="007C4EA8" w:rsidDel="00982B65">
          <w:rPr>
            <w:rFonts w:asciiTheme="minorHAnsi" w:eastAsia="Calibri" w:hAnsiTheme="minorHAnsi" w:cstheme="minorHAnsi"/>
            <w:sz w:val="28"/>
            <w:szCs w:val="28"/>
            <w:rPrChange w:id="2860" w:author="Sekar Subramanian" w:date="2021-07-16T13:10:00Z">
              <w:rPr>
                <w:rFonts w:ascii="Calibri" w:eastAsia="Calibri" w:hAnsi="Calibri" w:cs="Calibri"/>
              </w:rPr>
            </w:rPrChange>
          </w:rPr>
          <w:delText>Creating ranged variables based on per user cost eg: 0-5</w:delText>
        </w:r>
        <w:r w:rsidR="00B6679F" w:rsidRPr="007C4EA8" w:rsidDel="00982B65">
          <w:rPr>
            <w:rFonts w:asciiTheme="minorHAnsi" w:eastAsia="Calibri" w:hAnsiTheme="minorHAnsi" w:cstheme="minorHAnsi"/>
            <w:sz w:val="28"/>
            <w:szCs w:val="28"/>
            <w:rPrChange w:id="2861" w:author="Sekar Subramanian" w:date="2021-07-16T13:10:00Z">
              <w:rPr>
                <w:rFonts w:ascii="Calibri" w:eastAsia="Calibri" w:hAnsi="Calibri" w:cs="Calibri"/>
              </w:rPr>
            </w:rPrChange>
          </w:rPr>
          <w:delText>gbp,</w:delText>
        </w:r>
        <w:r w:rsidRPr="007C4EA8" w:rsidDel="00982B65">
          <w:rPr>
            <w:rFonts w:asciiTheme="minorHAnsi" w:eastAsia="Calibri" w:hAnsiTheme="minorHAnsi" w:cstheme="minorHAnsi"/>
            <w:sz w:val="28"/>
            <w:szCs w:val="28"/>
            <w:rPrChange w:id="2862" w:author="Sekar Subramanian" w:date="2021-07-16T13:10:00Z">
              <w:rPr>
                <w:rFonts w:ascii="Calibri" w:eastAsia="Calibri" w:hAnsi="Calibri" w:cs="Calibri"/>
              </w:rPr>
            </w:rPrChange>
          </w:rPr>
          <w:delText xml:space="preserve"> 5-10 gbp, 10-15 gbp etc</w:delText>
        </w:r>
        <w:r w:rsidR="00D67EAD" w:rsidRPr="007C4EA8" w:rsidDel="00982B65">
          <w:rPr>
            <w:rFonts w:asciiTheme="minorHAnsi" w:eastAsia="Calibri" w:hAnsiTheme="minorHAnsi" w:cstheme="minorHAnsi"/>
            <w:sz w:val="28"/>
            <w:szCs w:val="28"/>
            <w:rPrChange w:id="2863" w:author="Sekar Subramanian" w:date="2021-07-16T13:10:00Z">
              <w:rPr>
                <w:rFonts w:ascii="Calibri" w:eastAsia="Calibri" w:hAnsi="Calibri" w:cs="Calibri"/>
              </w:rPr>
            </w:rPrChange>
          </w:rPr>
          <w:delText>. T</w:delText>
        </w:r>
        <w:r w:rsidR="00071283" w:rsidRPr="007C4EA8" w:rsidDel="00982B65">
          <w:rPr>
            <w:rFonts w:asciiTheme="minorHAnsi" w:eastAsia="Calibri" w:hAnsiTheme="minorHAnsi" w:cstheme="minorHAnsi"/>
            <w:sz w:val="28"/>
            <w:szCs w:val="28"/>
            <w:rPrChange w:id="2864" w:author="Sekar Subramanian" w:date="2021-07-16T13:10:00Z">
              <w:rPr>
                <w:rFonts w:ascii="Calibri" w:eastAsia="Calibri" w:hAnsi="Calibri" w:cs="Calibri"/>
              </w:rPr>
            </w:rPrChange>
          </w:rPr>
          <w:delText>ake a proportion of these</w:delText>
        </w:r>
        <w:r w:rsidR="00D67EAD" w:rsidRPr="007C4EA8" w:rsidDel="00982B65">
          <w:rPr>
            <w:rFonts w:asciiTheme="minorHAnsi" w:eastAsia="Calibri" w:hAnsiTheme="minorHAnsi" w:cstheme="minorHAnsi"/>
            <w:sz w:val="28"/>
            <w:szCs w:val="28"/>
            <w:rPrChange w:id="2865" w:author="Sekar Subramanian" w:date="2021-07-16T13:10:00Z">
              <w:rPr>
                <w:rFonts w:ascii="Calibri" w:eastAsia="Calibri" w:hAnsi="Calibri" w:cs="Calibri"/>
              </w:rPr>
            </w:rPrChange>
          </w:rPr>
          <w:delText xml:space="preserve"> variables</w:delText>
        </w:r>
        <w:r w:rsidR="004F555B" w:rsidRPr="007C4EA8" w:rsidDel="00982B65">
          <w:rPr>
            <w:rFonts w:asciiTheme="minorHAnsi" w:eastAsia="Calibri" w:hAnsiTheme="minorHAnsi" w:cstheme="minorHAnsi"/>
            <w:sz w:val="28"/>
            <w:szCs w:val="28"/>
            <w:rPrChange w:id="2866" w:author="Sekar Subramanian" w:date="2021-07-16T13:10:00Z">
              <w:rPr>
                <w:rFonts w:ascii="Calibri" w:eastAsia="Calibri" w:hAnsi="Calibri" w:cs="Calibri"/>
              </w:rPr>
            </w:rPrChange>
          </w:rPr>
          <w:delText xml:space="preserve"> and use the </w:delText>
        </w:r>
        <w:r w:rsidR="008142F9" w:rsidRPr="007C4EA8" w:rsidDel="00982B65">
          <w:rPr>
            <w:rFonts w:asciiTheme="minorHAnsi" w:eastAsia="Calibri" w:hAnsiTheme="minorHAnsi" w:cstheme="minorHAnsi"/>
            <w:sz w:val="28"/>
            <w:szCs w:val="28"/>
            <w:rPrChange w:id="2867" w:author="Sekar Subramanian" w:date="2021-07-16T13:10:00Z">
              <w:rPr>
                <w:rFonts w:ascii="Calibri" w:eastAsia="Calibri" w:hAnsi="Calibri" w:cs="Calibri"/>
              </w:rPr>
            </w:rPrChange>
          </w:rPr>
          <w:delText>one that</w:delText>
        </w:r>
        <w:r w:rsidR="004F555B" w:rsidRPr="007C4EA8" w:rsidDel="00982B65">
          <w:rPr>
            <w:rFonts w:asciiTheme="minorHAnsi" w:eastAsia="Calibri" w:hAnsiTheme="minorHAnsi" w:cstheme="minorHAnsi"/>
            <w:sz w:val="28"/>
            <w:szCs w:val="28"/>
            <w:rPrChange w:id="2868" w:author="Sekar Subramanian" w:date="2021-07-16T13:10:00Z">
              <w:rPr>
                <w:rFonts w:ascii="Calibri" w:eastAsia="Calibri" w:hAnsi="Calibri" w:cs="Calibri"/>
              </w:rPr>
            </w:rPrChange>
          </w:rPr>
          <w:delText xml:space="preserve"> has significant value</w:delText>
        </w:r>
        <w:r w:rsidR="008142F9" w:rsidRPr="007C4EA8" w:rsidDel="00982B65">
          <w:rPr>
            <w:rFonts w:asciiTheme="minorHAnsi" w:eastAsia="Calibri" w:hAnsiTheme="minorHAnsi" w:cstheme="minorHAnsi"/>
            <w:sz w:val="28"/>
            <w:szCs w:val="28"/>
            <w:rPrChange w:id="2869" w:author="Sekar Subramanian" w:date="2021-07-16T13:10:00Z">
              <w:rPr>
                <w:rFonts w:ascii="Calibri" w:eastAsia="Calibri" w:hAnsi="Calibri" w:cs="Calibri"/>
              </w:rPr>
            </w:rPrChange>
          </w:rPr>
          <w:delText xml:space="preserve"> &amp;</w:delText>
        </w:r>
        <w:r w:rsidR="00071283" w:rsidRPr="007C4EA8" w:rsidDel="00982B65">
          <w:rPr>
            <w:rFonts w:asciiTheme="minorHAnsi" w:eastAsia="Calibri" w:hAnsiTheme="minorHAnsi" w:cstheme="minorHAnsi"/>
            <w:sz w:val="28"/>
            <w:szCs w:val="28"/>
            <w:rPrChange w:id="2870" w:author="Sekar Subramanian" w:date="2021-07-16T13:10:00Z">
              <w:rPr>
                <w:rFonts w:ascii="Calibri" w:eastAsia="Calibri" w:hAnsi="Calibri" w:cs="Calibri"/>
              </w:rPr>
            </w:rPrChange>
          </w:rPr>
          <w:delText xml:space="preserve"> Whichever </w:delText>
        </w:r>
        <w:r w:rsidR="008142F9" w:rsidRPr="007C4EA8" w:rsidDel="00982B65">
          <w:rPr>
            <w:rFonts w:asciiTheme="minorHAnsi" w:eastAsia="Calibri" w:hAnsiTheme="minorHAnsi" w:cstheme="minorHAnsi"/>
            <w:sz w:val="28"/>
            <w:szCs w:val="28"/>
            <w:rPrChange w:id="2871" w:author="Sekar Subramanian" w:date="2021-07-16T13:10:00Z">
              <w:rPr>
                <w:rFonts w:ascii="Calibri" w:eastAsia="Calibri" w:hAnsi="Calibri" w:cs="Calibri"/>
              </w:rPr>
            </w:rPrChange>
          </w:rPr>
          <w:delText xml:space="preserve">is insignificant </w:delText>
        </w:r>
        <w:r w:rsidR="007A1EA8" w:rsidRPr="007C4EA8" w:rsidDel="00982B65">
          <w:rPr>
            <w:rFonts w:asciiTheme="minorHAnsi" w:eastAsia="Calibri" w:hAnsiTheme="minorHAnsi" w:cstheme="minorHAnsi"/>
            <w:sz w:val="28"/>
            <w:szCs w:val="28"/>
            <w:rPrChange w:id="2872" w:author="Sekar Subramanian" w:date="2021-07-16T13:10:00Z">
              <w:rPr>
                <w:rFonts w:ascii="Calibri" w:eastAsia="Calibri" w:hAnsi="Calibri" w:cs="Calibri"/>
              </w:rPr>
            </w:rPrChange>
          </w:rPr>
          <w:delText>in the</w:delText>
        </w:r>
        <w:r w:rsidR="00071283" w:rsidRPr="007C4EA8" w:rsidDel="00982B65">
          <w:rPr>
            <w:rFonts w:asciiTheme="minorHAnsi" w:eastAsia="Calibri" w:hAnsiTheme="minorHAnsi" w:cstheme="minorHAnsi"/>
            <w:sz w:val="28"/>
            <w:szCs w:val="28"/>
            <w:rPrChange w:id="2873" w:author="Sekar Subramanian" w:date="2021-07-16T13:10:00Z">
              <w:rPr>
                <w:rFonts w:ascii="Calibri" w:eastAsia="Calibri" w:hAnsi="Calibri" w:cs="Calibri"/>
              </w:rPr>
            </w:rPrChange>
          </w:rPr>
          <w:delText xml:space="preserve"> </w:delText>
        </w:r>
        <w:r w:rsidR="008142F9" w:rsidRPr="007C4EA8" w:rsidDel="00982B65">
          <w:rPr>
            <w:rFonts w:asciiTheme="minorHAnsi" w:eastAsia="Calibri" w:hAnsiTheme="minorHAnsi" w:cstheme="minorHAnsi"/>
            <w:sz w:val="28"/>
            <w:szCs w:val="28"/>
            <w:rPrChange w:id="2874" w:author="Sekar Subramanian" w:date="2021-07-16T13:10:00Z">
              <w:rPr>
                <w:rFonts w:ascii="Calibri" w:eastAsia="Calibri" w:hAnsi="Calibri" w:cs="Calibri"/>
              </w:rPr>
            </w:rPrChange>
          </w:rPr>
          <w:delText>model</w:delText>
        </w:r>
        <w:r w:rsidR="00071283" w:rsidRPr="007C4EA8" w:rsidDel="00982B65">
          <w:rPr>
            <w:rFonts w:asciiTheme="minorHAnsi" w:eastAsia="Calibri" w:hAnsiTheme="minorHAnsi" w:cstheme="minorHAnsi"/>
            <w:sz w:val="28"/>
            <w:szCs w:val="28"/>
            <w:rPrChange w:id="2875" w:author="Sekar Subramanian" w:date="2021-07-16T13:10:00Z">
              <w:rPr>
                <w:rFonts w:ascii="Calibri" w:eastAsia="Calibri" w:hAnsi="Calibri" w:cs="Calibri"/>
              </w:rPr>
            </w:rPrChange>
          </w:rPr>
          <w:delText xml:space="preserve"> can</w:delText>
        </w:r>
        <w:r w:rsidR="008142F9" w:rsidRPr="007C4EA8" w:rsidDel="00982B65">
          <w:rPr>
            <w:rFonts w:asciiTheme="minorHAnsi" w:eastAsia="Calibri" w:hAnsiTheme="minorHAnsi" w:cstheme="minorHAnsi"/>
            <w:sz w:val="28"/>
            <w:szCs w:val="28"/>
            <w:rPrChange w:id="2876" w:author="Sekar Subramanian" w:date="2021-07-16T13:10:00Z">
              <w:rPr>
                <w:rFonts w:ascii="Calibri" w:eastAsia="Calibri" w:hAnsi="Calibri" w:cs="Calibri"/>
              </w:rPr>
            </w:rPrChange>
          </w:rPr>
          <w:delText xml:space="preserve"> be ignored or</w:delText>
        </w:r>
        <w:r w:rsidR="00071283" w:rsidRPr="007C4EA8" w:rsidDel="00982B65">
          <w:rPr>
            <w:rFonts w:asciiTheme="minorHAnsi" w:eastAsia="Calibri" w:hAnsiTheme="minorHAnsi" w:cstheme="minorHAnsi"/>
            <w:sz w:val="28"/>
            <w:szCs w:val="28"/>
            <w:rPrChange w:id="2877" w:author="Sekar Subramanian" w:date="2021-07-16T13:10:00Z">
              <w:rPr>
                <w:rFonts w:ascii="Calibri" w:eastAsia="Calibri" w:hAnsi="Calibri" w:cs="Calibri"/>
              </w:rPr>
            </w:rPrChange>
          </w:rPr>
          <w:delText xml:space="preserve"> add</w:delText>
        </w:r>
        <w:r w:rsidR="008142F9" w:rsidRPr="007C4EA8" w:rsidDel="00982B65">
          <w:rPr>
            <w:rFonts w:asciiTheme="minorHAnsi" w:eastAsia="Calibri" w:hAnsiTheme="minorHAnsi" w:cstheme="minorHAnsi"/>
            <w:sz w:val="28"/>
            <w:szCs w:val="28"/>
            <w:rPrChange w:id="2878" w:author="Sekar Subramanian" w:date="2021-07-16T13:10:00Z">
              <w:rPr>
                <w:rFonts w:ascii="Calibri" w:eastAsia="Calibri" w:hAnsi="Calibri" w:cs="Calibri"/>
              </w:rPr>
            </w:rPrChange>
          </w:rPr>
          <w:delText>ed</w:delText>
        </w:r>
        <w:r w:rsidR="00071283" w:rsidRPr="007C4EA8" w:rsidDel="00982B65">
          <w:rPr>
            <w:rFonts w:asciiTheme="minorHAnsi" w:eastAsia="Calibri" w:hAnsiTheme="minorHAnsi" w:cstheme="minorHAnsi"/>
            <w:sz w:val="28"/>
            <w:szCs w:val="28"/>
            <w:rPrChange w:id="2879" w:author="Sekar Subramanian" w:date="2021-07-16T13:10:00Z">
              <w:rPr>
                <w:rFonts w:ascii="Calibri" w:eastAsia="Calibri" w:hAnsi="Calibri" w:cs="Calibri"/>
              </w:rPr>
            </w:rPrChange>
          </w:rPr>
          <w:delText xml:space="preserve"> to</w:delText>
        </w:r>
        <w:r w:rsidR="008142F9" w:rsidRPr="007C4EA8" w:rsidDel="00982B65">
          <w:rPr>
            <w:rFonts w:asciiTheme="minorHAnsi" w:eastAsia="Calibri" w:hAnsiTheme="minorHAnsi" w:cstheme="minorHAnsi"/>
            <w:sz w:val="28"/>
            <w:szCs w:val="28"/>
            <w:rPrChange w:id="2880" w:author="Sekar Subramanian" w:date="2021-07-16T13:10:00Z">
              <w:rPr>
                <w:rFonts w:ascii="Calibri" w:eastAsia="Calibri" w:hAnsi="Calibri" w:cs="Calibri"/>
              </w:rPr>
            </w:rPrChange>
          </w:rPr>
          <w:delText xml:space="preserve"> the</w:delText>
        </w:r>
        <w:r w:rsidR="00071283" w:rsidRPr="007C4EA8" w:rsidDel="00982B65">
          <w:rPr>
            <w:rFonts w:asciiTheme="minorHAnsi" w:eastAsia="Calibri" w:hAnsiTheme="minorHAnsi" w:cstheme="minorHAnsi"/>
            <w:sz w:val="28"/>
            <w:szCs w:val="28"/>
            <w:rPrChange w:id="2881" w:author="Sekar Subramanian" w:date="2021-07-16T13:10:00Z">
              <w:rPr>
                <w:rFonts w:ascii="Calibri" w:eastAsia="Calibri" w:hAnsi="Calibri" w:cs="Calibri"/>
              </w:rPr>
            </w:rPrChange>
          </w:rPr>
          <w:delText xml:space="preserve"> base.</w:delText>
        </w:r>
      </w:del>
    </w:p>
    <w:p w14:paraId="100A63E2" w14:textId="30CE99ED" w:rsidR="00F845F2" w:rsidRPr="007C4EA8" w:rsidDel="00982B65" w:rsidRDefault="00F845F2">
      <w:pPr>
        <w:pStyle w:val="ListParagraph"/>
        <w:numPr>
          <w:ilvl w:val="1"/>
          <w:numId w:val="23"/>
        </w:numPr>
        <w:spacing w:before="120" w:after="120"/>
        <w:contextualSpacing w:val="0"/>
        <w:rPr>
          <w:del w:id="2882" w:author="Sekar Subramanian" w:date="2021-07-16T12:26:00Z"/>
          <w:rFonts w:asciiTheme="minorHAnsi" w:eastAsia="Calibri" w:hAnsiTheme="minorHAnsi" w:cstheme="minorHAnsi"/>
          <w:sz w:val="28"/>
          <w:szCs w:val="28"/>
          <w:rPrChange w:id="2883" w:author="Sekar Subramanian" w:date="2021-07-16T13:10:00Z">
            <w:rPr>
              <w:del w:id="2884" w:author="Sekar Subramanian" w:date="2021-07-16T12:26:00Z"/>
              <w:rFonts w:ascii="Calibri" w:eastAsia="Calibri" w:hAnsi="Calibri" w:cs="Calibri"/>
            </w:rPr>
          </w:rPrChange>
        </w:rPr>
        <w:pPrChange w:id="2885" w:author="Sekar Subramanian" w:date="2021-07-16T12:36:00Z">
          <w:pPr>
            <w:numPr>
              <w:ilvl w:val="5"/>
              <w:numId w:val="26"/>
            </w:numPr>
            <w:spacing w:after="0" w:line="240" w:lineRule="auto"/>
            <w:ind w:left="4320" w:hanging="180"/>
          </w:pPr>
        </w:pPrChange>
      </w:pPr>
      <w:del w:id="2886" w:author="Sekar Subramanian" w:date="2021-07-16T12:26:00Z">
        <w:r w:rsidRPr="007C4EA8" w:rsidDel="00982B65">
          <w:rPr>
            <w:rFonts w:asciiTheme="minorHAnsi" w:eastAsia="Calibri" w:hAnsiTheme="minorHAnsi" w:cstheme="minorHAnsi"/>
            <w:sz w:val="28"/>
            <w:szCs w:val="28"/>
            <w:rPrChange w:id="2887" w:author="Sekar Subramanian" w:date="2021-07-16T13:10:00Z">
              <w:rPr>
                <w:rFonts w:ascii="Calibri" w:eastAsia="Calibri" w:hAnsi="Calibri" w:cs="Calibri"/>
              </w:rPr>
            </w:rPrChange>
          </w:rPr>
          <w:delText xml:space="preserve">This would result in reducing the high correlation that direct cost has with the </w:delText>
        </w:r>
        <w:r w:rsidR="0006166E" w:rsidRPr="007C4EA8" w:rsidDel="00982B65">
          <w:rPr>
            <w:rFonts w:asciiTheme="minorHAnsi" w:eastAsia="Calibri" w:hAnsiTheme="minorHAnsi" w:cstheme="minorHAnsi"/>
            <w:sz w:val="28"/>
            <w:szCs w:val="28"/>
            <w:rPrChange w:id="2888" w:author="Sekar Subramanian" w:date="2021-07-16T13:10:00Z">
              <w:rPr>
                <w:rFonts w:ascii="Calibri" w:eastAsia="Calibri" w:hAnsi="Calibri" w:cs="Calibri"/>
              </w:rPr>
            </w:rPrChange>
          </w:rPr>
          <w:delText>KPI.</w:delText>
        </w:r>
      </w:del>
    </w:p>
    <w:p w14:paraId="79A69310" w14:textId="03E4C70A" w:rsidR="00F845F2" w:rsidRPr="007C4EA8" w:rsidDel="00982B65" w:rsidRDefault="00F845F2">
      <w:pPr>
        <w:pStyle w:val="ListParagraph"/>
        <w:numPr>
          <w:ilvl w:val="1"/>
          <w:numId w:val="23"/>
        </w:numPr>
        <w:spacing w:before="120" w:after="120"/>
        <w:contextualSpacing w:val="0"/>
        <w:rPr>
          <w:del w:id="2889" w:author="Sekar Subramanian" w:date="2021-07-16T12:26:00Z"/>
          <w:rFonts w:asciiTheme="minorHAnsi" w:eastAsia="Calibri" w:hAnsiTheme="minorHAnsi" w:cstheme="minorHAnsi"/>
          <w:sz w:val="28"/>
          <w:szCs w:val="28"/>
          <w:rPrChange w:id="2890" w:author="Sekar Subramanian" w:date="2021-07-16T13:10:00Z">
            <w:rPr>
              <w:del w:id="2891" w:author="Sekar Subramanian" w:date="2021-07-16T12:26:00Z"/>
              <w:rFonts w:ascii="Calibri" w:eastAsia="Calibri" w:hAnsi="Calibri" w:cs="Calibri"/>
            </w:rPr>
          </w:rPrChange>
        </w:rPr>
        <w:pPrChange w:id="2892" w:author="Sekar Subramanian" w:date="2021-07-16T12:36:00Z">
          <w:pPr>
            <w:numPr>
              <w:ilvl w:val="5"/>
              <w:numId w:val="26"/>
            </w:numPr>
            <w:spacing w:after="0" w:line="240" w:lineRule="auto"/>
            <w:ind w:left="4320" w:hanging="180"/>
          </w:pPr>
        </w:pPrChange>
      </w:pPr>
      <w:del w:id="2893" w:author="Sekar Subramanian" w:date="2021-07-16T12:26:00Z">
        <w:r w:rsidRPr="007C4EA8" w:rsidDel="00982B65">
          <w:rPr>
            <w:rFonts w:asciiTheme="minorHAnsi" w:eastAsia="Calibri" w:hAnsiTheme="minorHAnsi" w:cstheme="minorHAnsi"/>
            <w:sz w:val="28"/>
            <w:szCs w:val="28"/>
            <w:rPrChange w:id="2894" w:author="Sekar Subramanian" w:date="2021-07-16T13:10:00Z">
              <w:rPr>
                <w:rFonts w:ascii="Calibri" w:eastAsia="Calibri" w:hAnsi="Calibri" w:cs="Calibri"/>
              </w:rPr>
            </w:rPrChange>
          </w:rPr>
          <w:delText xml:space="preserve">Applying a transformation would also help in capturing consumer behavior associated with this </w:delText>
        </w:r>
        <w:r w:rsidR="0006166E" w:rsidRPr="007C4EA8" w:rsidDel="00982B65">
          <w:rPr>
            <w:rFonts w:asciiTheme="minorHAnsi" w:eastAsia="Calibri" w:hAnsiTheme="minorHAnsi" w:cstheme="minorHAnsi"/>
            <w:sz w:val="28"/>
            <w:szCs w:val="28"/>
            <w:rPrChange w:id="2895" w:author="Sekar Subramanian" w:date="2021-07-16T13:10:00Z">
              <w:rPr>
                <w:rFonts w:ascii="Calibri" w:eastAsia="Calibri" w:hAnsi="Calibri" w:cs="Calibri"/>
              </w:rPr>
            </w:rPrChange>
          </w:rPr>
          <w:delText>variable.</w:delText>
        </w:r>
      </w:del>
    </w:p>
    <w:p w14:paraId="0664D556" w14:textId="022470BA" w:rsidR="00F845F2" w:rsidRPr="007C4EA8" w:rsidDel="00982B65" w:rsidRDefault="00F845F2">
      <w:pPr>
        <w:pStyle w:val="ListParagraph"/>
        <w:numPr>
          <w:ilvl w:val="1"/>
          <w:numId w:val="23"/>
        </w:numPr>
        <w:spacing w:before="120" w:after="120"/>
        <w:contextualSpacing w:val="0"/>
        <w:rPr>
          <w:del w:id="2896" w:author="Sekar Subramanian" w:date="2021-07-16T12:26:00Z"/>
          <w:rFonts w:asciiTheme="minorHAnsi" w:eastAsia="Calibri" w:hAnsiTheme="minorHAnsi" w:cstheme="minorHAnsi"/>
          <w:sz w:val="28"/>
          <w:szCs w:val="28"/>
          <w:rPrChange w:id="2897" w:author="Sekar Subramanian" w:date="2021-07-16T13:10:00Z">
            <w:rPr>
              <w:del w:id="2898" w:author="Sekar Subramanian" w:date="2021-07-16T12:26:00Z"/>
              <w:rFonts w:ascii="Calibri" w:eastAsia="Calibri" w:hAnsi="Calibri" w:cs="Calibri"/>
            </w:rPr>
          </w:rPrChange>
        </w:rPr>
        <w:pPrChange w:id="2899" w:author="Sekar Subramanian" w:date="2021-07-16T12:36:00Z">
          <w:pPr>
            <w:numPr>
              <w:ilvl w:val="5"/>
              <w:numId w:val="26"/>
            </w:numPr>
            <w:spacing w:after="0" w:line="240" w:lineRule="auto"/>
            <w:ind w:left="4320" w:hanging="180"/>
          </w:pPr>
        </w:pPrChange>
      </w:pPr>
      <w:del w:id="2900" w:author="Sekar Subramanian" w:date="2021-07-16T12:26:00Z">
        <w:r w:rsidRPr="007C4EA8" w:rsidDel="00982B65">
          <w:rPr>
            <w:rFonts w:asciiTheme="minorHAnsi" w:eastAsia="Calibri" w:hAnsiTheme="minorHAnsi" w:cstheme="minorHAnsi"/>
            <w:sz w:val="28"/>
            <w:szCs w:val="28"/>
            <w:rPrChange w:id="2901" w:author="Sekar Subramanian" w:date="2021-07-16T13:10:00Z">
              <w:rPr>
                <w:rFonts w:ascii="Calibri" w:eastAsia="Calibri" w:hAnsi="Calibri" w:cs="Calibri"/>
              </w:rPr>
            </w:rPrChange>
          </w:rPr>
          <w:delText xml:space="preserve">Transformation can be Moving average of x number of </w:delText>
        </w:r>
        <w:r w:rsidR="0006166E" w:rsidRPr="007C4EA8" w:rsidDel="00982B65">
          <w:rPr>
            <w:rFonts w:asciiTheme="minorHAnsi" w:eastAsia="Calibri" w:hAnsiTheme="minorHAnsi" w:cstheme="minorHAnsi"/>
            <w:sz w:val="28"/>
            <w:szCs w:val="28"/>
            <w:rPrChange w:id="2902" w:author="Sekar Subramanian" w:date="2021-07-16T13:10:00Z">
              <w:rPr>
                <w:rFonts w:ascii="Calibri" w:eastAsia="Calibri" w:hAnsi="Calibri" w:cs="Calibri"/>
              </w:rPr>
            </w:rPrChange>
          </w:rPr>
          <w:delText>days.</w:delText>
        </w:r>
      </w:del>
    </w:p>
    <w:p w14:paraId="6558F5EB" w14:textId="25ED243F" w:rsidR="00F845F2" w:rsidRPr="007C4EA8" w:rsidDel="00982B65" w:rsidRDefault="4054DB71">
      <w:pPr>
        <w:pStyle w:val="ListParagraph"/>
        <w:numPr>
          <w:ilvl w:val="1"/>
          <w:numId w:val="23"/>
        </w:numPr>
        <w:spacing w:before="120" w:after="120"/>
        <w:contextualSpacing w:val="0"/>
        <w:rPr>
          <w:del w:id="2903" w:author="Sekar Subramanian" w:date="2021-07-16T12:26:00Z"/>
          <w:rFonts w:asciiTheme="minorHAnsi" w:eastAsia="Calibri" w:hAnsiTheme="minorHAnsi" w:cstheme="minorHAnsi"/>
          <w:sz w:val="28"/>
          <w:szCs w:val="28"/>
          <w:rPrChange w:id="2904" w:author="Sekar Subramanian" w:date="2021-07-16T13:10:00Z">
            <w:rPr>
              <w:del w:id="2905" w:author="Sekar Subramanian" w:date="2021-07-16T12:26:00Z"/>
              <w:rFonts w:ascii="Calibri" w:eastAsia="Calibri" w:hAnsi="Calibri" w:cs="Calibri"/>
            </w:rPr>
          </w:rPrChange>
        </w:rPr>
        <w:pPrChange w:id="2906" w:author="Sekar Subramanian" w:date="2021-07-16T12:36:00Z">
          <w:pPr>
            <w:numPr>
              <w:ilvl w:val="5"/>
              <w:numId w:val="26"/>
            </w:numPr>
            <w:spacing w:after="0" w:line="240" w:lineRule="auto"/>
            <w:ind w:left="4320" w:hanging="180"/>
          </w:pPr>
        </w:pPrChange>
      </w:pPr>
      <w:del w:id="2907" w:author="Sekar Subramanian" w:date="2021-07-16T12:26:00Z">
        <w:r w:rsidRPr="007C4EA8" w:rsidDel="00982B65">
          <w:rPr>
            <w:rFonts w:asciiTheme="minorHAnsi" w:eastAsia="Calibri" w:hAnsiTheme="minorHAnsi" w:cstheme="minorHAnsi"/>
            <w:sz w:val="28"/>
            <w:szCs w:val="28"/>
            <w:rPrChange w:id="2908" w:author="Sekar Subramanian" w:date="2021-07-16T13:10:00Z">
              <w:rPr>
                <w:rFonts w:ascii="Calibri" w:eastAsia="Calibri" w:hAnsi="Calibri" w:cs="Calibri"/>
              </w:rPr>
            </w:rPrChange>
          </w:rPr>
          <w:delText>Number of days can be iterative based on how well it spreads the data whist retaining the variation.</w:delText>
        </w:r>
      </w:del>
    </w:p>
    <w:tbl>
      <w:tblPr>
        <w:tblW w:w="6760" w:type="dxa"/>
        <w:tblInd w:w="3750" w:type="dxa"/>
        <w:tblLook w:val="04A0" w:firstRow="1" w:lastRow="0" w:firstColumn="1" w:lastColumn="0" w:noHBand="0" w:noVBand="1"/>
      </w:tblPr>
      <w:tblGrid>
        <w:gridCol w:w="2376"/>
        <w:gridCol w:w="2076"/>
        <w:gridCol w:w="2063"/>
        <w:gridCol w:w="2076"/>
        <w:gridCol w:w="2076"/>
        <w:gridCol w:w="2076"/>
        <w:gridCol w:w="2146"/>
      </w:tblGrid>
      <w:tr w:rsidR="00DD456E" w:rsidRPr="007C4EA8" w:rsidDel="00982B65" w14:paraId="34A92080" w14:textId="6B64DA1C" w:rsidTr="00DD456E">
        <w:trPr>
          <w:trHeight w:val="323"/>
          <w:del w:id="2909" w:author="Sekar Subramanian" w:date="2021-07-16T12:26:00Z"/>
        </w:trPr>
        <w:tc>
          <w:tcPr>
            <w:tcW w:w="9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4969CD" w14:textId="75C3F11B" w:rsidR="00DD456E" w:rsidRPr="007C4EA8" w:rsidDel="00982B65" w:rsidRDefault="00DD456E">
            <w:pPr>
              <w:pStyle w:val="ListParagraph"/>
              <w:numPr>
                <w:ilvl w:val="1"/>
                <w:numId w:val="23"/>
              </w:numPr>
              <w:spacing w:before="120" w:after="120"/>
              <w:contextualSpacing w:val="0"/>
              <w:rPr>
                <w:del w:id="2910" w:author="Sekar Subramanian" w:date="2021-07-16T12:26:00Z"/>
                <w:rFonts w:asciiTheme="minorHAnsi" w:eastAsia="Times New Roman" w:hAnsiTheme="minorHAnsi" w:cstheme="minorHAnsi"/>
                <w:color w:val="000000"/>
                <w:sz w:val="28"/>
                <w:szCs w:val="28"/>
                <w:rPrChange w:id="2911" w:author="Sekar Subramanian" w:date="2021-07-16T13:10:00Z">
                  <w:rPr>
                    <w:del w:id="2912" w:author="Sekar Subramanian" w:date="2021-07-16T12:26:00Z"/>
                    <w:rFonts w:ascii="Calibri" w:eastAsia="Times New Roman" w:hAnsi="Calibri" w:cs="Calibri"/>
                    <w:color w:val="000000"/>
                    <w:sz w:val="18"/>
                    <w:szCs w:val="18"/>
                  </w:rPr>
                </w:rPrChange>
              </w:rPr>
              <w:pPrChange w:id="2913" w:author="Sekar Subramanian" w:date="2021-07-16T12:36:00Z">
                <w:pPr>
                  <w:spacing w:after="0" w:line="240" w:lineRule="auto"/>
                  <w:jc w:val="center"/>
                </w:pPr>
              </w:pPrChange>
            </w:pPr>
            <w:del w:id="2914" w:author="Sekar Subramanian" w:date="2021-07-16T12:26:00Z">
              <w:r w:rsidRPr="007C4EA8" w:rsidDel="00982B65">
                <w:rPr>
                  <w:rFonts w:asciiTheme="minorHAnsi" w:eastAsia="Times New Roman" w:hAnsiTheme="minorHAnsi" w:cstheme="minorHAnsi"/>
                  <w:color w:val="000000"/>
                  <w:sz w:val="28"/>
                  <w:szCs w:val="28"/>
                  <w:rPrChange w:id="2915" w:author="Sekar Subramanian" w:date="2021-07-16T13:10:00Z">
                    <w:rPr>
                      <w:rFonts w:ascii="Calibri" w:eastAsia="Times New Roman" w:hAnsi="Calibri" w:cs="Calibri"/>
                      <w:color w:val="000000"/>
                      <w:sz w:val="18"/>
                      <w:szCs w:val="18"/>
                    </w:rPr>
                  </w:rPrChange>
                </w:rPr>
                <w:delText>Activated User</w:delText>
              </w:r>
            </w:del>
          </w:p>
        </w:tc>
        <w:tc>
          <w:tcPr>
            <w:tcW w:w="11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CCB04" w14:textId="63C3BCC1" w:rsidR="00DD456E" w:rsidRPr="007C4EA8" w:rsidDel="00982B65" w:rsidRDefault="00DD456E">
            <w:pPr>
              <w:pStyle w:val="ListParagraph"/>
              <w:numPr>
                <w:ilvl w:val="1"/>
                <w:numId w:val="23"/>
              </w:numPr>
              <w:spacing w:before="120" w:after="120"/>
              <w:contextualSpacing w:val="0"/>
              <w:rPr>
                <w:del w:id="2916" w:author="Sekar Subramanian" w:date="2021-07-16T12:26:00Z"/>
                <w:rFonts w:asciiTheme="minorHAnsi" w:eastAsia="Times New Roman" w:hAnsiTheme="minorHAnsi" w:cstheme="minorHAnsi"/>
                <w:color w:val="000000"/>
                <w:sz w:val="28"/>
                <w:szCs w:val="28"/>
                <w:rPrChange w:id="2917" w:author="Sekar Subramanian" w:date="2021-07-16T13:10:00Z">
                  <w:rPr>
                    <w:del w:id="2918" w:author="Sekar Subramanian" w:date="2021-07-16T12:26:00Z"/>
                    <w:rFonts w:ascii="Calibri" w:eastAsia="Times New Roman" w:hAnsi="Calibri" w:cs="Calibri"/>
                    <w:color w:val="000000"/>
                    <w:sz w:val="18"/>
                    <w:szCs w:val="18"/>
                  </w:rPr>
                </w:rPrChange>
              </w:rPr>
              <w:pPrChange w:id="2919" w:author="Sekar Subramanian" w:date="2021-07-16T12:36:00Z">
                <w:pPr>
                  <w:spacing w:after="0" w:line="240" w:lineRule="auto"/>
                  <w:jc w:val="center"/>
                </w:pPr>
              </w:pPrChange>
            </w:pPr>
            <w:del w:id="2920" w:author="Sekar Subramanian" w:date="2021-07-16T12:26:00Z">
              <w:r w:rsidRPr="007C4EA8" w:rsidDel="00982B65">
                <w:rPr>
                  <w:rFonts w:asciiTheme="minorHAnsi" w:eastAsia="Times New Roman" w:hAnsiTheme="minorHAnsi" w:cstheme="minorHAnsi"/>
                  <w:color w:val="000000"/>
                  <w:sz w:val="28"/>
                  <w:szCs w:val="28"/>
                  <w:rPrChange w:id="2921" w:author="Sekar Subramanian" w:date="2021-07-16T13:10:00Z">
                    <w:rPr>
                      <w:rFonts w:ascii="Calibri" w:eastAsia="Times New Roman" w:hAnsi="Calibri" w:cs="Calibri"/>
                      <w:color w:val="000000"/>
                      <w:sz w:val="18"/>
                      <w:szCs w:val="18"/>
                    </w:rPr>
                  </w:rPrChange>
                </w:rPr>
                <w:delText>Signup cost</w:delText>
              </w:r>
            </w:del>
          </w:p>
        </w:tc>
        <w:tc>
          <w:tcPr>
            <w:tcW w:w="9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6B5561B" w14:textId="481943AC" w:rsidR="00DD456E" w:rsidRPr="007C4EA8" w:rsidDel="00982B65" w:rsidRDefault="00DD456E">
            <w:pPr>
              <w:pStyle w:val="ListParagraph"/>
              <w:numPr>
                <w:ilvl w:val="1"/>
                <w:numId w:val="23"/>
              </w:numPr>
              <w:spacing w:before="120" w:after="120"/>
              <w:contextualSpacing w:val="0"/>
              <w:rPr>
                <w:del w:id="2922" w:author="Sekar Subramanian" w:date="2021-07-16T12:26:00Z"/>
                <w:rFonts w:asciiTheme="minorHAnsi" w:eastAsia="Times New Roman" w:hAnsiTheme="minorHAnsi" w:cstheme="minorHAnsi"/>
                <w:color w:val="000000"/>
                <w:sz w:val="28"/>
                <w:szCs w:val="28"/>
                <w:rPrChange w:id="2923" w:author="Sekar Subramanian" w:date="2021-07-16T13:10:00Z">
                  <w:rPr>
                    <w:del w:id="2924" w:author="Sekar Subramanian" w:date="2021-07-16T12:26:00Z"/>
                    <w:rFonts w:ascii="Calibri" w:eastAsia="Times New Roman" w:hAnsi="Calibri" w:cs="Calibri"/>
                    <w:color w:val="000000"/>
                    <w:sz w:val="18"/>
                    <w:szCs w:val="18"/>
                  </w:rPr>
                </w:rPrChange>
              </w:rPr>
              <w:pPrChange w:id="2925" w:author="Sekar Subramanian" w:date="2021-07-16T12:36:00Z">
                <w:pPr>
                  <w:spacing w:after="0" w:line="240" w:lineRule="auto"/>
                  <w:jc w:val="center"/>
                </w:pPr>
              </w:pPrChange>
            </w:pPr>
            <w:del w:id="2926" w:author="Sekar Subramanian" w:date="2021-07-16T12:26:00Z">
              <w:r w:rsidRPr="007C4EA8" w:rsidDel="00982B65">
                <w:rPr>
                  <w:rFonts w:asciiTheme="minorHAnsi" w:eastAsia="Times New Roman" w:hAnsiTheme="minorHAnsi" w:cstheme="minorHAnsi"/>
                  <w:color w:val="000000"/>
                  <w:sz w:val="28"/>
                  <w:szCs w:val="28"/>
                  <w:rPrChange w:id="2927" w:author="Sekar Subramanian" w:date="2021-07-16T13:10:00Z">
                    <w:rPr>
                      <w:rFonts w:ascii="Calibri" w:eastAsia="Times New Roman" w:hAnsi="Calibri" w:cs="Calibri"/>
                      <w:color w:val="000000"/>
                      <w:sz w:val="18"/>
                      <w:szCs w:val="18"/>
                    </w:rPr>
                  </w:rPrChange>
                </w:rPr>
                <w:delText>Per User Signup Cost</w:delText>
              </w:r>
            </w:del>
          </w:p>
        </w:tc>
        <w:tc>
          <w:tcPr>
            <w:tcW w:w="3774" w:type="dxa"/>
            <w:gridSpan w:val="4"/>
            <w:tcBorders>
              <w:top w:val="single" w:sz="8" w:space="0" w:color="auto"/>
              <w:left w:val="nil"/>
              <w:bottom w:val="single" w:sz="8" w:space="0" w:color="auto"/>
              <w:right w:val="single" w:sz="8" w:space="0" w:color="000000"/>
            </w:tcBorders>
            <w:shd w:val="clear" w:color="auto" w:fill="auto"/>
            <w:vAlign w:val="center"/>
            <w:hideMark/>
          </w:tcPr>
          <w:p w14:paraId="25B53B1A" w14:textId="7505679D" w:rsidR="00DD456E" w:rsidRPr="007C4EA8" w:rsidDel="00982B65" w:rsidRDefault="00DD456E">
            <w:pPr>
              <w:pStyle w:val="ListParagraph"/>
              <w:numPr>
                <w:ilvl w:val="1"/>
                <w:numId w:val="23"/>
              </w:numPr>
              <w:spacing w:before="120" w:after="120"/>
              <w:contextualSpacing w:val="0"/>
              <w:rPr>
                <w:del w:id="2928" w:author="Sekar Subramanian" w:date="2021-07-16T12:26:00Z"/>
                <w:rFonts w:asciiTheme="minorHAnsi" w:eastAsia="Times New Roman" w:hAnsiTheme="minorHAnsi" w:cstheme="minorHAnsi"/>
                <w:color w:val="000000"/>
                <w:sz w:val="28"/>
                <w:szCs w:val="28"/>
                <w:rPrChange w:id="2929" w:author="Sekar Subramanian" w:date="2021-07-16T13:10:00Z">
                  <w:rPr>
                    <w:del w:id="2930" w:author="Sekar Subramanian" w:date="2021-07-16T12:26:00Z"/>
                    <w:rFonts w:ascii="Calibri" w:eastAsia="Times New Roman" w:hAnsi="Calibri" w:cs="Calibri"/>
                    <w:color w:val="000000"/>
                    <w:sz w:val="18"/>
                    <w:szCs w:val="18"/>
                  </w:rPr>
                </w:rPrChange>
              </w:rPr>
              <w:pPrChange w:id="2931" w:author="Sekar Subramanian" w:date="2021-07-16T12:36:00Z">
                <w:pPr>
                  <w:spacing w:after="0" w:line="240" w:lineRule="auto"/>
                  <w:jc w:val="center"/>
                </w:pPr>
              </w:pPrChange>
            </w:pPr>
            <w:del w:id="2932" w:author="Sekar Subramanian" w:date="2021-07-16T12:26:00Z">
              <w:r w:rsidRPr="007C4EA8" w:rsidDel="00982B65">
                <w:rPr>
                  <w:rFonts w:asciiTheme="minorHAnsi" w:eastAsia="Times New Roman" w:hAnsiTheme="minorHAnsi" w:cstheme="minorHAnsi"/>
                  <w:color w:val="000000"/>
                  <w:sz w:val="28"/>
                  <w:szCs w:val="28"/>
                  <w:rPrChange w:id="2933" w:author="Sekar Subramanian" w:date="2021-07-16T13:10:00Z">
                    <w:rPr>
                      <w:rFonts w:ascii="Calibri" w:eastAsia="Times New Roman" w:hAnsi="Calibri" w:cs="Calibri"/>
                      <w:color w:val="000000"/>
                      <w:sz w:val="18"/>
                      <w:szCs w:val="18"/>
                    </w:rPr>
                  </w:rPrChange>
                </w:rPr>
                <w:delText>Variables in the Model</w:delText>
              </w:r>
            </w:del>
          </w:p>
        </w:tc>
      </w:tr>
      <w:tr w:rsidR="00DD456E" w:rsidRPr="007C4EA8" w:rsidDel="00982B65" w14:paraId="371A4D89" w14:textId="5A20ADA7" w:rsidTr="00DD456E">
        <w:trPr>
          <w:trHeight w:val="251"/>
          <w:del w:id="2934" w:author="Sekar Subramanian" w:date="2021-07-16T12:26:00Z"/>
        </w:trPr>
        <w:tc>
          <w:tcPr>
            <w:tcW w:w="943" w:type="dxa"/>
            <w:vMerge/>
            <w:tcBorders>
              <w:top w:val="single" w:sz="8" w:space="0" w:color="auto"/>
              <w:left w:val="single" w:sz="8" w:space="0" w:color="auto"/>
              <w:bottom w:val="single" w:sz="8" w:space="0" w:color="000000"/>
              <w:right w:val="single" w:sz="8" w:space="0" w:color="auto"/>
            </w:tcBorders>
            <w:vAlign w:val="center"/>
            <w:hideMark/>
          </w:tcPr>
          <w:p w14:paraId="57508FFC" w14:textId="1710498D" w:rsidR="00DD456E" w:rsidRPr="007C4EA8" w:rsidDel="00982B65" w:rsidRDefault="00DD456E">
            <w:pPr>
              <w:pStyle w:val="ListParagraph"/>
              <w:numPr>
                <w:ilvl w:val="1"/>
                <w:numId w:val="23"/>
              </w:numPr>
              <w:spacing w:before="120" w:after="120"/>
              <w:contextualSpacing w:val="0"/>
              <w:rPr>
                <w:del w:id="2935" w:author="Sekar Subramanian" w:date="2021-07-16T12:26:00Z"/>
                <w:rFonts w:asciiTheme="minorHAnsi" w:eastAsia="Times New Roman" w:hAnsiTheme="minorHAnsi" w:cstheme="minorHAnsi"/>
                <w:color w:val="000000"/>
                <w:sz w:val="28"/>
                <w:szCs w:val="28"/>
                <w:rPrChange w:id="2936" w:author="Sekar Subramanian" w:date="2021-07-16T13:10:00Z">
                  <w:rPr>
                    <w:del w:id="2937" w:author="Sekar Subramanian" w:date="2021-07-16T12:26:00Z"/>
                    <w:rFonts w:ascii="Calibri" w:eastAsia="Times New Roman" w:hAnsi="Calibri" w:cs="Calibri"/>
                    <w:color w:val="000000"/>
                    <w:sz w:val="18"/>
                    <w:szCs w:val="18"/>
                  </w:rPr>
                </w:rPrChange>
              </w:rPr>
              <w:pPrChange w:id="2938" w:author="Sekar Subramanian" w:date="2021-07-16T12:36:00Z">
                <w:pPr>
                  <w:spacing w:after="0" w:line="240" w:lineRule="auto"/>
                </w:pPr>
              </w:pPrChange>
            </w:pP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8B0AD4F" w14:textId="66E276EB" w:rsidR="00DD456E" w:rsidRPr="007C4EA8" w:rsidDel="00982B65" w:rsidRDefault="00DD456E">
            <w:pPr>
              <w:pStyle w:val="ListParagraph"/>
              <w:numPr>
                <w:ilvl w:val="1"/>
                <w:numId w:val="23"/>
              </w:numPr>
              <w:spacing w:before="120" w:after="120"/>
              <w:contextualSpacing w:val="0"/>
              <w:rPr>
                <w:del w:id="2939" w:author="Sekar Subramanian" w:date="2021-07-16T12:26:00Z"/>
                <w:rFonts w:asciiTheme="minorHAnsi" w:eastAsia="Times New Roman" w:hAnsiTheme="minorHAnsi" w:cstheme="minorHAnsi"/>
                <w:color w:val="000000"/>
                <w:sz w:val="28"/>
                <w:szCs w:val="28"/>
                <w:rPrChange w:id="2940" w:author="Sekar Subramanian" w:date="2021-07-16T13:10:00Z">
                  <w:rPr>
                    <w:del w:id="2941" w:author="Sekar Subramanian" w:date="2021-07-16T12:26:00Z"/>
                    <w:rFonts w:ascii="Calibri" w:eastAsia="Times New Roman" w:hAnsi="Calibri" w:cs="Calibri"/>
                    <w:color w:val="000000"/>
                    <w:sz w:val="18"/>
                    <w:szCs w:val="18"/>
                  </w:rPr>
                </w:rPrChange>
              </w:rPr>
              <w:pPrChange w:id="2942" w:author="Sekar Subramanian" w:date="2021-07-16T12:36:00Z">
                <w:pPr>
                  <w:spacing w:after="0" w:line="240" w:lineRule="auto"/>
                </w:pPr>
              </w:pPrChange>
            </w:pPr>
          </w:p>
        </w:tc>
        <w:tc>
          <w:tcPr>
            <w:tcW w:w="943" w:type="dxa"/>
            <w:vMerge/>
            <w:tcBorders>
              <w:top w:val="single" w:sz="8" w:space="0" w:color="auto"/>
              <w:left w:val="single" w:sz="8" w:space="0" w:color="auto"/>
              <w:bottom w:val="single" w:sz="8" w:space="0" w:color="000000"/>
              <w:right w:val="single" w:sz="8" w:space="0" w:color="auto"/>
            </w:tcBorders>
            <w:vAlign w:val="center"/>
            <w:hideMark/>
          </w:tcPr>
          <w:p w14:paraId="3CF585B8" w14:textId="18F90744" w:rsidR="00DD456E" w:rsidRPr="007C4EA8" w:rsidDel="00982B65" w:rsidRDefault="00DD456E">
            <w:pPr>
              <w:pStyle w:val="ListParagraph"/>
              <w:numPr>
                <w:ilvl w:val="1"/>
                <w:numId w:val="23"/>
              </w:numPr>
              <w:spacing w:before="120" w:after="120"/>
              <w:contextualSpacing w:val="0"/>
              <w:rPr>
                <w:del w:id="2943" w:author="Sekar Subramanian" w:date="2021-07-16T12:26:00Z"/>
                <w:rFonts w:asciiTheme="minorHAnsi" w:eastAsia="Times New Roman" w:hAnsiTheme="minorHAnsi" w:cstheme="minorHAnsi"/>
                <w:color w:val="000000"/>
                <w:sz w:val="28"/>
                <w:szCs w:val="28"/>
                <w:rPrChange w:id="2944" w:author="Sekar Subramanian" w:date="2021-07-16T13:10:00Z">
                  <w:rPr>
                    <w:del w:id="2945" w:author="Sekar Subramanian" w:date="2021-07-16T12:26:00Z"/>
                    <w:rFonts w:ascii="Calibri" w:eastAsia="Times New Roman" w:hAnsi="Calibri" w:cs="Calibri"/>
                    <w:color w:val="000000"/>
                    <w:sz w:val="18"/>
                    <w:szCs w:val="18"/>
                  </w:rPr>
                </w:rPrChange>
              </w:rPr>
              <w:pPrChange w:id="2946" w:author="Sekar Subramanian" w:date="2021-07-16T12:36:00Z">
                <w:pPr>
                  <w:spacing w:after="0" w:line="240" w:lineRule="auto"/>
                </w:pPr>
              </w:pPrChange>
            </w:pPr>
          </w:p>
        </w:tc>
        <w:tc>
          <w:tcPr>
            <w:tcW w:w="943" w:type="dxa"/>
            <w:tcBorders>
              <w:top w:val="nil"/>
              <w:left w:val="nil"/>
              <w:bottom w:val="single" w:sz="8" w:space="0" w:color="auto"/>
              <w:right w:val="single" w:sz="8" w:space="0" w:color="auto"/>
            </w:tcBorders>
            <w:shd w:val="clear" w:color="auto" w:fill="auto"/>
            <w:vAlign w:val="center"/>
            <w:hideMark/>
          </w:tcPr>
          <w:p w14:paraId="3217AB67" w14:textId="0778032E" w:rsidR="00DD456E" w:rsidRPr="007C4EA8" w:rsidDel="00982B65" w:rsidRDefault="00DD456E">
            <w:pPr>
              <w:pStyle w:val="ListParagraph"/>
              <w:numPr>
                <w:ilvl w:val="1"/>
                <w:numId w:val="23"/>
              </w:numPr>
              <w:spacing w:before="120" w:after="120"/>
              <w:contextualSpacing w:val="0"/>
              <w:rPr>
                <w:del w:id="2947" w:author="Sekar Subramanian" w:date="2021-07-16T12:26:00Z"/>
                <w:rFonts w:asciiTheme="minorHAnsi" w:eastAsia="Times New Roman" w:hAnsiTheme="minorHAnsi" w:cstheme="minorHAnsi"/>
                <w:color w:val="000000"/>
                <w:sz w:val="28"/>
                <w:szCs w:val="28"/>
                <w:rPrChange w:id="2948" w:author="Sekar Subramanian" w:date="2021-07-16T13:10:00Z">
                  <w:rPr>
                    <w:del w:id="2949" w:author="Sekar Subramanian" w:date="2021-07-16T12:26:00Z"/>
                    <w:rFonts w:ascii="Calibri" w:eastAsia="Times New Roman" w:hAnsi="Calibri" w:cs="Calibri"/>
                    <w:color w:val="000000"/>
                    <w:sz w:val="18"/>
                    <w:szCs w:val="18"/>
                  </w:rPr>
                </w:rPrChange>
              </w:rPr>
              <w:pPrChange w:id="2950" w:author="Sekar Subramanian" w:date="2021-07-16T12:36:00Z">
                <w:pPr>
                  <w:spacing w:after="0" w:line="240" w:lineRule="auto"/>
                  <w:jc w:val="center"/>
                </w:pPr>
              </w:pPrChange>
            </w:pPr>
            <w:del w:id="2951" w:author="Sekar Subramanian" w:date="2021-07-16T12:26:00Z">
              <w:r w:rsidRPr="007C4EA8" w:rsidDel="00982B65">
                <w:rPr>
                  <w:rFonts w:asciiTheme="minorHAnsi" w:eastAsia="Times New Roman" w:hAnsiTheme="minorHAnsi" w:cstheme="minorHAnsi"/>
                  <w:color w:val="000000"/>
                  <w:sz w:val="28"/>
                  <w:szCs w:val="28"/>
                  <w:rPrChange w:id="2952" w:author="Sekar Subramanian" w:date="2021-07-16T13:10:00Z">
                    <w:rPr>
                      <w:rFonts w:ascii="Calibri" w:eastAsia="Times New Roman" w:hAnsi="Calibri" w:cs="Calibri"/>
                      <w:color w:val="000000"/>
                      <w:sz w:val="18"/>
                      <w:szCs w:val="18"/>
                    </w:rPr>
                  </w:rPrChange>
                </w:rPr>
                <w:delText>0-5gbp</w:delText>
              </w:r>
            </w:del>
          </w:p>
        </w:tc>
        <w:tc>
          <w:tcPr>
            <w:tcW w:w="943" w:type="dxa"/>
            <w:tcBorders>
              <w:top w:val="nil"/>
              <w:left w:val="nil"/>
              <w:bottom w:val="single" w:sz="8" w:space="0" w:color="auto"/>
              <w:right w:val="single" w:sz="8" w:space="0" w:color="auto"/>
            </w:tcBorders>
            <w:shd w:val="clear" w:color="auto" w:fill="auto"/>
            <w:vAlign w:val="center"/>
            <w:hideMark/>
          </w:tcPr>
          <w:p w14:paraId="511753CD" w14:textId="0D3C613C" w:rsidR="00DD456E" w:rsidRPr="007C4EA8" w:rsidDel="00982B65" w:rsidRDefault="00DD456E">
            <w:pPr>
              <w:pStyle w:val="ListParagraph"/>
              <w:numPr>
                <w:ilvl w:val="1"/>
                <w:numId w:val="23"/>
              </w:numPr>
              <w:spacing w:before="120" w:after="120"/>
              <w:contextualSpacing w:val="0"/>
              <w:rPr>
                <w:del w:id="2953" w:author="Sekar Subramanian" w:date="2021-07-16T12:26:00Z"/>
                <w:rFonts w:asciiTheme="minorHAnsi" w:eastAsia="Times New Roman" w:hAnsiTheme="minorHAnsi" w:cstheme="minorHAnsi"/>
                <w:color w:val="000000"/>
                <w:sz w:val="28"/>
                <w:szCs w:val="28"/>
                <w:rPrChange w:id="2954" w:author="Sekar Subramanian" w:date="2021-07-16T13:10:00Z">
                  <w:rPr>
                    <w:del w:id="2955" w:author="Sekar Subramanian" w:date="2021-07-16T12:26:00Z"/>
                    <w:rFonts w:ascii="Calibri" w:eastAsia="Times New Roman" w:hAnsi="Calibri" w:cs="Calibri"/>
                    <w:color w:val="000000"/>
                    <w:sz w:val="18"/>
                    <w:szCs w:val="18"/>
                  </w:rPr>
                </w:rPrChange>
              </w:rPr>
              <w:pPrChange w:id="2956" w:author="Sekar Subramanian" w:date="2021-07-16T12:36:00Z">
                <w:pPr>
                  <w:spacing w:after="0" w:line="240" w:lineRule="auto"/>
                  <w:jc w:val="center"/>
                </w:pPr>
              </w:pPrChange>
            </w:pPr>
            <w:del w:id="2957" w:author="Sekar Subramanian" w:date="2021-07-16T12:26:00Z">
              <w:r w:rsidRPr="007C4EA8" w:rsidDel="00982B65">
                <w:rPr>
                  <w:rFonts w:asciiTheme="minorHAnsi" w:eastAsia="Times New Roman" w:hAnsiTheme="minorHAnsi" w:cstheme="minorHAnsi"/>
                  <w:color w:val="000000"/>
                  <w:sz w:val="28"/>
                  <w:szCs w:val="28"/>
                  <w:rPrChange w:id="2958" w:author="Sekar Subramanian" w:date="2021-07-16T13:10:00Z">
                    <w:rPr>
                      <w:rFonts w:ascii="Calibri" w:eastAsia="Times New Roman" w:hAnsi="Calibri" w:cs="Calibri"/>
                      <w:color w:val="000000"/>
                      <w:sz w:val="18"/>
                      <w:szCs w:val="18"/>
                    </w:rPr>
                  </w:rPrChange>
                </w:rPr>
                <w:delText>5-10gbp</w:delText>
              </w:r>
            </w:del>
          </w:p>
        </w:tc>
        <w:tc>
          <w:tcPr>
            <w:tcW w:w="943" w:type="dxa"/>
            <w:tcBorders>
              <w:top w:val="nil"/>
              <w:left w:val="nil"/>
              <w:bottom w:val="single" w:sz="8" w:space="0" w:color="auto"/>
              <w:right w:val="single" w:sz="8" w:space="0" w:color="auto"/>
            </w:tcBorders>
            <w:shd w:val="clear" w:color="auto" w:fill="auto"/>
            <w:vAlign w:val="center"/>
            <w:hideMark/>
          </w:tcPr>
          <w:p w14:paraId="06F6C0F5" w14:textId="0291361B" w:rsidR="00DD456E" w:rsidRPr="007C4EA8" w:rsidDel="00982B65" w:rsidRDefault="00DD456E">
            <w:pPr>
              <w:pStyle w:val="ListParagraph"/>
              <w:numPr>
                <w:ilvl w:val="1"/>
                <w:numId w:val="23"/>
              </w:numPr>
              <w:spacing w:before="120" w:after="120"/>
              <w:contextualSpacing w:val="0"/>
              <w:rPr>
                <w:del w:id="2959" w:author="Sekar Subramanian" w:date="2021-07-16T12:26:00Z"/>
                <w:rFonts w:asciiTheme="minorHAnsi" w:eastAsia="Times New Roman" w:hAnsiTheme="minorHAnsi" w:cstheme="minorHAnsi"/>
                <w:color w:val="000000"/>
                <w:sz w:val="28"/>
                <w:szCs w:val="28"/>
                <w:rPrChange w:id="2960" w:author="Sekar Subramanian" w:date="2021-07-16T13:10:00Z">
                  <w:rPr>
                    <w:del w:id="2961" w:author="Sekar Subramanian" w:date="2021-07-16T12:26:00Z"/>
                    <w:rFonts w:ascii="Calibri" w:eastAsia="Times New Roman" w:hAnsi="Calibri" w:cs="Calibri"/>
                    <w:color w:val="000000"/>
                    <w:sz w:val="18"/>
                    <w:szCs w:val="18"/>
                  </w:rPr>
                </w:rPrChange>
              </w:rPr>
              <w:pPrChange w:id="2962" w:author="Sekar Subramanian" w:date="2021-07-16T12:36:00Z">
                <w:pPr>
                  <w:spacing w:after="0" w:line="240" w:lineRule="auto"/>
                  <w:jc w:val="center"/>
                </w:pPr>
              </w:pPrChange>
            </w:pPr>
            <w:del w:id="2963" w:author="Sekar Subramanian" w:date="2021-07-16T12:26:00Z">
              <w:r w:rsidRPr="007C4EA8" w:rsidDel="00982B65">
                <w:rPr>
                  <w:rFonts w:asciiTheme="minorHAnsi" w:eastAsia="Times New Roman" w:hAnsiTheme="minorHAnsi" w:cstheme="minorHAnsi"/>
                  <w:color w:val="000000"/>
                  <w:sz w:val="28"/>
                  <w:szCs w:val="28"/>
                  <w:rPrChange w:id="2964" w:author="Sekar Subramanian" w:date="2021-07-16T13:10:00Z">
                    <w:rPr>
                      <w:rFonts w:ascii="Calibri" w:eastAsia="Times New Roman" w:hAnsi="Calibri" w:cs="Calibri"/>
                      <w:color w:val="000000"/>
                      <w:sz w:val="18"/>
                      <w:szCs w:val="18"/>
                    </w:rPr>
                  </w:rPrChange>
                </w:rPr>
                <w:delText>10-15gbp</w:delText>
              </w:r>
            </w:del>
          </w:p>
        </w:tc>
        <w:tc>
          <w:tcPr>
            <w:tcW w:w="943" w:type="dxa"/>
            <w:tcBorders>
              <w:top w:val="nil"/>
              <w:left w:val="nil"/>
              <w:bottom w:val="single" w:sz="8" w:space="0" w:color="auto"/>
              <w:right w:val="single" w:sz="8" w:space="0" w:color="auto"/>
            </w:tcBorders>
            <w:shd w:val="clear" w:color="auto" w:fill="auto"/>
            <w:vAlign w:val="center"/>
            <w:hideMark/>
          </w:tcPr>
          <w:p w14:paraId="4355368B" w14:textId="6CB0EA7D" w:rsidR="00DD456E" w:rsidRPr="007C4EA8" w:rsidDel="00982B65" w:rsidRDefault="00DD456E">
            <w:pPr>
              <w:pStyle w:val="ListParagraph"/>
              <w:numPr>
                <w:ilvl w:val="1"/>
                <w:numId w:val="23"/>
              </w:numPr>
              <w:spacing w:before="120" w:after="120"/>
              <w:contextualSpacing w:val="0"/>
              <w:rPr>
                <w:del w:id="2965" w:author="Sekar Subramanian" w:date="2021-07-16T12:26:00Z"/>
                <w:rFonts w:asciiTheme="minorHAnsi" w:eastAsia="Times New Roman" w:hAnsiTheme="minorHAnsi" w:cstheme="minorHAnsi"/>
                <w:color w:val="000000"/>
                <w:sz w:val="28"/>
                <w:szCs w:val="28"/>
                <w:rPrChange w:id="2966" w:author="Sekar Subramanian" w:date="2021-07-16T13:10:00Z">
                  <w:rPr>
                    <w:del w:id="2967" w:author="Sekar Subramanian" w:date="2021-07-16T12:26:00Z"/>
                    <w:rFonts w:ascii="Calibri" w:eastAsia="Times New Roman" w:hAnsi="Calibri" w:cs="Calibri"/>
                    <w:color w:val="000000"/>
                    <w:sz w:val="18"/>
                    <w:szCs w:val="18"/>
                  </w:rPr>
                </w:rPrChange>
              </w:rPr>
              <w:pPrChange w:id="2968" w:author="Sekar Subramanian" w:date="2021-07-16T12:36:00Z">
                <w:pPr>
                  <w:spacing w:after="0" w:line="240" w:lineRule="auto"/>
                  <w:jc w:val="center"/>
                </w:pPr>
              </w:pPrChange>
            </w:pPr>
            <w:del w:id="2969" w:author="Sekar Subramanian" w:date="2021-07-16T12:26:00Z">
              <w:r w:rsidRPr="007C4EA8" w:rsidDel="00982B65">
                <w:rPr>
                  <w:rFonts w:asciiTheme="minorHAnsi" w:eastAsia="Times New Roman" w:hAnsiTheme="minorHAnsi" w:cstheme="minorHAnsi"/>
                  <w:color w:val="000000"/>
                  <w:sz w:val="28"/>
                  <w:szCs w:val="28"/>
                  <w:rPrChange w:id="2970" w:author="Sekar Subramanian" w:date="2021-07-16T13:10:00Z">
                    <w:rPr>
                      <w:rFonts w:ascii="Calibri" w:eastAsia="Times New Roman" w:hAnsi="Calibri" w:cs="Calibri"/>
                      <w:color w:val="000000"/>
                      <w:sz w:val="18"/>
                      <w:szCs w:val="18"/>
                    </w:rPr>
                  </w:rPrChange>
                </w:rPr>
                <w:delText>&gt;15gbp</w:delText>
              </w:r>
            </w:del>
          </w:p>
        </w:tc>
      </w:tr>
      <w:tr w:rsidR="00DD456E" w:rsidRPr="007C4EA8" w:rsidDel="00982B65" w14:paraId="3FB49326" w14:textId="1B2C42C8" w:rsidTr="00DD456E">
        <w:trPr>
          <w:trHeight w:val="251"/>
          <w:del w:id="2971"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71D4ED9" w14:textId="0E18FB2D" w:rsidR="00DD456E" w:rsidRPr="007C4EA8" w:rsidDel="00982B65" w:rsidRDefault="00DD456E">
            <w:pPr>
              <w:pStyle w:val="ListParagraph"/>
              <w:numPr>
                <w:ilvl w:val="1"/>
                <w:numId w:val="23"/>
              </w:numPr>
              <w:spacing w:before="120" w:after="120"/>
              <w:contextualSpacing w:val="0"/>
              <w:rPr>
                <w:del w:id="2972" w:author="Sekar Subramanian" w:date="2021-07-16T12:26:00Z"/>
                <w:rFonts w:asciiTheme="minorHAnsi" w:eastAsia="Times New Roman" w:hAnsiTheme="minorHAnsi" w:cstheme="minorHAnsi"/>
                <w:color w:val="000000"/>
                <w:sz w:val="28"/>
                <w:szCs w:val="28"/>
                <w:rPrChange w:id="2973" w:author="Sekar Subramanian" w:date="2021-07-16T13:10:00Z">
                  <w:rPr>
                    <w:del w:id="2974" w:author="Sekar Subramanian" w:date="2021-07-16T12:26:00Z"/>
                    <w:rFonts w:ascii="Calibri" w:eastAsia="Times New Roman" w:hAnsi="Calibri" w:cs="Calibri"/>
                    <w:color w:val="000000"/>
                    <w:sz w:val="18"/>
                    <w:szCs w:val="18"/>
                  </w:rPr>
                </w:rPrChange>
              </w:rPr>
              <w:pPrChange w:id="2975" w:author="Sekar Subramanian" w:date="2021-07-16T12:36:00Z">
                <w:pPr>
                  <w:spacing w:after="0" w:line="240" w:lineRule="auto"/>
                  <w:jc w:val="center"/>
                </w:pPr>
              </w:pPrChange>
            </w:pPr>
            <w:del w:id="2976" w:author="Sekar Subramanian" w:date="2021-07-16T12:26:00Z">
              <w:r w:rsidRPr="007C4EA8" w:rsidDel="00982B65">
                <w:rPr>
                  <w:rFonts w:asciiTheme="minorHAnsi" w:eastAsia="Times New Roman" w:hAnsiTheme="minorHAnsi" w:cstheme="minorHAnsi"/>
                  <w:color w:val="000000"/>
                  <w:sz w:val="28"/>
                  <w:szCs w:val="28"/>
                  <w:rPrChange w:id="2977" w:author="Sekar Subramanian" w:date="2021-07-16T13:10:00Z">
                    <w:rPr>
                      <w:rFonts w:ascii="Calibri" w:eastAsia="Times New Roman" w:hAnsi="Calibri" w:cs="Calibri"/>
                      <w:color w:val="000000"/>
                      <w:sz w:val="18"/>
                      <w:szCs w:val="18"/>
                    </w:rPr>
                  </w:rPrChange>
                </w:rPr>
                <w:delText>2,346</w:delText>
              </w:r>
            </w:del>
          </w:p>
        </w:tc>
        <w:tc>
          <w:tcPr>
            <w:tcW w:w="1100" w:type="dxa"/>
            <w:tcBorders>
              <w:top w:val="nil"/>
              <w:left w:val="nil"/>
              <w:bottom w:val="single" w:sz="8" w:space="0" w:color="auto"/>
              <w:right w:val="single" w:sz="8" w:space="0" w:color="auto"/>
            </w:tcBorders>
            <w:shd w:val="clear" w:color="auto" w:fill="auto"/>
            <w:vAlign w:val="center"/>
            <w:hideMark/>
          </w:tcPr>
          <w:p w14:paraId="0A6698A7" w14:textId="1E3EB5AF" w:rsidR="00DD456E" w:rsidRPr="007C4EA8" w:rsidDel="00982B65" w:rsidRDefault="00DD456E">
            <w:pPr>
              <w:pStyle w:val="ListParagraph"/>
              <w:numPr>
                <w:ilvl w:val="1"/>
                <w:numId w:val="23"/>
              </w:numPr>
              <w:spacing w:before="120" w:after="120"/>
              <w:contextualSpacing w:val="0"/>
              <w:rPr>
                <w:del w:id="2978" w:author="Sekar Subramanian" w:date="2021-07-16T12:26:00Z"/>
                <w:rFonts w:asciiTheme="minorHAnsi" w:eastAsia="Times New Roman" w:hAnsiTheme="minorHAnsi" w:cstheme="minorHAnsi"/>
                <w:color w:val="000000"/>
                <w:sz w:val="28"/>
                <w:szCs w:val="28"/>
                <w:rPrChange w:id="2979" w:author="Sekar Subramanian" w:date="2021-07-16T13:10:00Z">
                  <w:rPr>
                    <w:del w:id="2980" w:author="Sekar Subramanian" w:date="2021-07-16T12:26:00Z"/>
                    <w:rFonts w:ascii="Calibri" w:eastAsia="Times New Roman" w:hAnsi="Calibri" w:cs="Calibri"/>
                    <w:color w:val="000000"/>
                    <w:sz w:val="18"/>
                    <w:szCs w:val="18"/>
                  </w:rPr>
                </w:rPrChange>
              </w:rPr>
              <w:pPrChange w:id="2981" w:author="Sekar Subramanian" w:date="2021-07-16T12:36:00Z">
                <w:pPr>
                  <w:spacing w:after="0" w:line="240" w:lineRule="auto"/>
                  <w:jc w:val="center"/>
                </w:pPr>
              </w:pPrChange>
            </w:pPr>
            <w:del w:id="2982" w:author="Sekar Subramanian" w:date="2021-07-16T12:26:00Z">
              <w:r w:rsidRPr="007C4EA8" w:rsidDel="00982B65">
                <w:rPr>
                  <w:rFonts w:asciiTheme="minorHAnsi" w:eastAsia="Times New Roman" w:hAnsiTheme="minorHAnsi" w:cstheme="minorHAnsi"/>
                  <w:color w:val="000000"/>
                  <w:sz w:val="28"/>
                  <w:szCs w:val="28"/>
                  <w:rPrChange w:id="2983" w:author="Sekar Subramanian" w:date="2021-07-16T13:10:00Z">
                    <w:rPr>
                      <w:rFonts w:ascii="Calibri" w:eastAsia="Times New Roman" w:hAnsi="Calibri" w:cs="Calibri"/>
                      <w:color w:val="000000"/>
                      <w:sz w:val="18"/>
                      <w:szCs w:val="18"/>
                    </w:rPr>
                  </w:rPrChange>
                </w:rPr>
                <w:delText>4,692</w:delText>
              </w:r>
            </w:del>
          </w:p>
        </w:tc>
        <w:tc>
          <w:tcPr>
            <w:tcW w:w="943" w:type="dxa"/>
            <w:tcBorders>
              <w:top w:val="nil"/>
              <w:left w:val="nil"/>
              <w:bottom w:val="single" w:sz="8" w:space="0" w:color="auto"/>
              <w:right w:val="single" w:sz="8" w:space="0" w:color="auto"/>
            </w:tcBorders>
            <w:shd w:val="clear" w:color="auto" w:fill="auto"/>
            <w:vAlign w:val="center"/>
            <w:hideMark/>
          </w:tcPr>
          <w:p w14:paraId="1CFAEC87" w14:textId="5A2EC17D" w:rsidR="00DD456E" w:rsidRPr="007C4EA8" w:rsidDel="00982B65" w:rsidRDefault="00DD456E">
            <w:pPr>
              <w:pStyle w:val="ListParagraph"/>
              <w:numPr>
                <w:ilvl w:val="1"/>
                <w:numId w:val="23"/>
              </w:numPr>
              <w:spacing w:before="120" w:after="120"/>
              <w:contextualSpacing w:val="0"/>
              <w:rPr>
                <w:del w:id="2984" w:author="Sekar Subramanian" w:date="2021-07-16T12:26:00Z"/>
                <w:rFonts w:asciiTheme="minorHAnsi" w:eastAsia="Times New Roman" w:hAnsiTheme="minorHAnsi" w:cstheme="minorHAnsi"/>
                <w:color w:val="000000"/>
                <w:sz w:val="28"/>
                <w:szCs w:val="28"/>
                <w:rPrChange w:id="2985" w:author="Sekar Subramanian" w:date="2021-07-16T13:10:00Z">
                  <w:rPr>
                    <w:del w:id="2986" w:author="Sekar Subramanian" w:date="2021-07-16T12:26:00Z"/>
                    <w:rFonts w:ascii="Calibri" w:eastAsia="Times New Roman" w:hAnsi="Calibri" w:cs="Calibri"/>
                    <w:color w:val="000000"/>
                    <w:sz w:val="18"/>
                    <w:szCs w:val="18"/>
                  </w:rPr>
                </w:rPrChange>
              </w:rPr>
              <w:pPrChange w:id="2987" w:author="Sekar Subramanian" w:date="2021-07-16T12:36:00Z">
                <w:pPr>
                  <w:spacing w:after="0" w:line="240" w:lineRule="auto"/>
                  <w:jc w:val="center"/>
                </w:pPr>
              </w:pPrChange>
            </w:pPr>
            <w:del w:id="2988" w:author="Sekar Subramanian" w:date="2021-07-16T12:26:00Z">
              <w:r w:rsidRPr="007C4EA8" w:rsidDel="00982B65">
                <w:rPr>
                  <w:rFonts w:asciiTheme="minorHAnsi" w:eastAsia="Times New Roman" w:hAnsiTheme="minorHAnsi" w:cstheme="minorHAnsi"/>
                  <w:color w:val="000000"/>
                  <w:sz w:val="28"/>
                  <w:szCs w:val="28"/>
                  <w:rPrChange w:id="2989" w:author="Sekar Subramanian" w:date="2021-07-16T13:10:00Z">
                    <w:rPr>
                      <w:rFonts w:ascii="Calibri" w:eastAsia="Times New Roman" w:hAnsi="Calibri" w:cs="Calibri"/>
                      <w:color w:val="000000"/>
                      <w:sz w:val="18"/>
                      <w:szCs w:val="18"/>
                    </w:rPr>
                  </w:rPrChange>
                </w:rPr>
                <w:delText>2</w:delText>
              </w:r>
            </w:del>
          </w:p>
        </w:tc>
        <w:tc>
          <w:tcPr>
            <w:tcW w:w="943" w:type="dxa"/>
            <w:tcBorders>
              <w:top w:val="nil"/>
              <w:left w:val="nil"/>
              <w:bottom w:val="single" w:sz="8" w:space="0" w:color="auto"/>
              <w:right w:val="single" w:sz="8" w:space="0" w:color="auto"/>
            </w:tcBorders>
            <w:shd w:val="clear" w:color="auto" w:fill="auto"/>
            <w:vAlign w:val="center"/>
            <w:hideMark/>
          </w:tcPr>
          <w:p w14:paraId="6150B0D0" w14:textId="7C07A311" w:rsidR="00DD456E" w:rsidRPr="007C4EA8" w:rsidDel="00982B65" w:rsidRDefault="00DD456E">
            <w:pPr>
              <w:pStyle w:val="ListParagraph"/>
              <w:numPr>
                <w:ilvl w:val="1"/>
                <w:numId w:val="23"/>
              </w:numPr>
              <w:spacing w:before="120" w:after="120"/>
              <w:contextualSpacing w:val="0"/>
              <w:rPr>
                <w:del w:id="2990" w:author="Sekar Subramanian" w:date="2021-07-16T12:26:00Z"/>
                <w:rFonts w:asciiTheme="minorHAnsi" w:eastAsia="Times New Roman" w:hAnsiTheme="minorHAnsi" w:cstheme="minorHAnsi"/>
                <w:color w:val="000000"/>
                <w:sz w:val="28"/>
                <w:szCs w:val="28"/>
                <w:rPrChange w:id="2991" w:author="Sekar Subramanian" w:date="2021-07-16T13:10:00Z">
                  <w:rPr>
                    <w:del w:id="2992" w:author="Sekar Subramanian" w:date="2021-07-16T12:26:00Z"/>
                    <w:rFonts w:ascii="Calibri" w:eastAsia="Times New Roman" w:hAnsi="Calibri" w:cs="Calibri"/>
                    <w:color w:val="000000"/>
                    <w:sz w:val="18"/>
                    <w:szCs w:val="18"/>
                  </w:rPr>
                </w:rPrChange>
              </w:rPr>
              <w:pPrChange w:id="2993" w:author="Sekar Subramanian" w:date="2021-07-16T12:36:00Z">
                <w:pPr>
                  <w:spacing w:after="0" w:line="240" w:lineRule="auto"/>
                  <w:jc w:val="center"/>
                </w:pPr>
              </w:pPrChange>
            </w:pPr>
            <w:del w:id="2994" w:author="Sekar Subramanian" w:date="2021-07-16T12:26:00Z">
              <w:r w:rsidRPr="007C4EA8" w:rsidDel="00982B65">
                <w:rPr>
                  <w:rFonts w:asciiTheme="minorHAnsi" w:eastAsia="Times New Roman" w:hAnsiTheme="minorHAnsi" w:cstheme="minorHAnsi"/>
                  <w:color w:val="000000"/>
                  <w:sz w:val="28"/>
                  <w:szCs w:val="28"/>
                  <w:rPrChange w:id="2995" w:author="Sekar Subramanian" w:date="2021-07-16T13:10:00Z">
                    <w:rPr>
                      <w:rFonts w:ascii="Calibri" w:eastAsia="Times New Roman" w:hAnsi="Calibri" w:cs="Calibri"/>
                      <w:color w:val="000000"/>
                      <w:sz w:val="18"/>
                      <w:szCs w:val="18"/>
                    </w:rPr>
                  </w:rPrChange>
                </w:rPr>
                <w:delText>4,692</w:delText>
              </w:r>
            </w:del>
          </w:p>
        </w:tc>
        <w:tc>
          <w:tcPr>
            <w:tcW w:w="943" w:type="dxa"/>
            <w:tcBorders>
              <w:top w:val="nil"/>
              <w:left w:val="nil"/>
              <w:bottom w:val="single" w:sz="8" w:space="0" w:color="auto"/>
              <w:right w:val="single" w:sz="8" w:space="0" w:color="auto"/>
            </w:tcBorders>
            <w:shd w:val="clear" w:color="auto" w:fill="auto"/>
            <w:vAlign w:val="center"/>
            <w:hideMark/>
          </w:tcPr>
          <w:p w14:paraId="6F9BF71F" w14:textId="6243A1F2" w:rsidR="00DD456E" w:rsidRPr="007C4EA8" w:rsidDel="00982B65" w:rsidRDefault="00DD456E">
            <w:pPr>
              <w:pStyle w:val="ListParagraph"/>
              <w:numPr>
                <w:ilvl w:val="1"/>
                <w:numId w:val="23"/>
              </w:numPr>
              <w:spacing w:before="120" w:after="120"/>
              <w:contextualSpacing w:val="0"/>
              <w:rPr>
                <w:del w:id="2996" w:author="Sekar Subramanian" w:date="2021-07-16T12:26:00Z"/>
                <w:rFonts w:asciiTheme="minorHAnsi" w:eastAsia="Times New Roman" w:hAnsiTheme="minorHAnsi" w:cstheme="minorHAnsi"/>
                <w:color w:val="000000"/>
                <w:sz w:val="28"/>
                <w:szCs w:val="28"/>
                <w:rPrChange w:id="2997" w:author="Sekar Subramanian" w:date="2021-07-16T13:10:00Z">
                  <w:rPr>
                    <w:del w:id="2998" w:author="Sekar Subramanian" w:date="2021-07-16T12:26:00Z"/>
                    <w:rFonts w:ascii="Calibri" w:eastAsia="Times New Roman" w:hAnsi="Calibri" w:cs="Calibri"/>
                    <w:color w:val="000000"/>
                  </w:rPr>
                </w:rPrChange>
              </w:rPr>
              <w:pPrChange w:id="2999" w:author="Sekar Subramanian" w:date="2021-07-16T12:36:00Z">
                <w:pPr>
                  <w:spacing w:after="0" w:line="240" w:lineRule="auto"/>
                  <w:jc w:val="center"/>
                </w:pPr>
              </w:pPrChange>
            </w:pPr>
            <w:del w:id="3000" w:author="Sekar Subramanian" w:date="2021-07-16T12:26:00Z">
              <w:r w:rsidRPr="007C4EA8" w:rsidDel="00982B65">
                <w:rPr>
                  <w:rFonts w:asciiTheme="minorHAnsi" w:eastAsia="Times New Roman" w:hAnsiTheme="minorHAnsi" w:cstheme="minorHAnsi"/>
                  <w:color w:val="000000"/>
                  <w:sz w:val="28"/>
                  <w:szCs w:val="28"/>
                  <w:rPrChange w:id="3001"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D645F1D" w14:textId="7F281786" w:rsidR="00DD456E" w:rsidRPr="007C4EA8" w:rsidDel="00982B65" w:rsidRDefault="00DD456E">
            <w:pPr>
              <w:pStyle w:val="ListParagraph"/>
              <w:numPr>
                <w:ilvl w:val="1"/>
                <w:numId w:val="23"/>
              </w:numPr>
              <w:spacing w:before="120" w:after="120"/>
              <w:contextualSpacing w:val="0"/>
              <w:rPr>
                <w:del w:id="3002" w:author="Sekar Subramanian" w:date="2021-07-16T12:26:00Z"/>
                <w:rFonts w:asciiTheme="minorHAnsi" w:eastAsia="Times New Roman" w:hAnsiTheme="minorHAnsi" w:cstheme="minorHAnsi"/>
                <w:color w:val="000000"/>
                <w:sz w:val="28"/>
                <w:szCs w:val="28"/>
                <w:rPrChange w:id="3003" w:author="Sekar Subramanian" w:date="2021-07-16T13:10:00Z">
                  <w:rPr>
                    <w:del w:id="3004" w:author="Sekar Subramanian" w:date="2021-07-16T12:26:00Z"/>
                    <w:rFonts w:ascii="Calibri" w:eastAsia="Times New Roman" w:hAnsi="Calibri" w:cs="Calibri"/>
                    <w:color w:val="000000"/>
                  </w:rPr>
                </w:rPrChange>
              </w:rPr>
              <w:pPrChange w:id="3005" w:author="Sekar Subramanian" w:date="2021-07-16T12:36:00Z">
                <w:pPr>
                  <w:spacing w:after="0" w:line="240" w:lineRule="auto"/>
                  <w:jc w:val="center"/>
                </w:pPr>
              </w:pPrChange>
            </w:pPr>
            <w:del w:id="3006" w:author="Sekar Subramanian" w:date="2021-07-16T12:26:00Z">
              <w:r w:rsidRPr="007C4EA8" w:rsidDel="00982B65">
                <w:rPr>
                  <w:rFonts w:asciiTheme="minorHAnsi" w:eastAsia="Times New Roman" w:hAnsiTheme="minorHAnsi" w:cstheme="minorHAnsi"/>
                  <w:color w:val="000000"/>
                  <w:sz w:val="28"/>
                  <w:szCs w:val="28"/>
                  <w:rPrChange w:id="3007"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EA1C94F" w14:textId="791E5192" w:rsidR="00DD456E" w:rsidRPr="007C4EA8" w:rsidDel="00982B65" w:rsidRDefault="00DD456E">
            <w:pPr>
              <w:pStyle w:val="ListParagraph"/>
              <w:numPr>
                <w:ilvl w:val="1"/>
                <w:numId w:val="23"/>
              </w:numPr>
              <w:spacing w:before="120" w:after="120"/>
              <w:contextualSpacing w:val="0"/>
              <w:rPr>
                <w:del w:id="3008" w:author="Sekar Subramanian" w:date="2021-07-16T12:26:00Z"/>
                <w:rFonts w:asciiTheme="minorHAnsi" w:eastAsia="Times New Roman" w:hAnsiTheme="minorHAnsi" w:cstheme="minorHAnsi"/>
                <w:color w:val="000000"/>
                <w:sz w:val="28"/>
                <w:szCs w:val="28"/>
                <w:rPrChange w:id="3009" w:author="Sekar Subramanian" w:date="2021-07-16T13:10:00Z">
                  <w:rPr>
                    <w:del w:id="3010" w:author="Sekar Subramanian" w:date="2021-07-16T12:26:00Z"/>
                    <w:rFonts w:ascii="Calibri" w:eastAsia="Times New Roman" w:hAnsi="Calibri" w:cs="Calibri"/>
                    <w:color w:val="000000"/>
                  </w:rPr>
                </w:rPrChange>
              </w:rPr>
              <w:pPrChange w:id="3011" w:author="Sekar Subramanian" w:date="2021-07-16T12:36:00Z">
                <w:pPr>
                  <w:spacing w:after="0" w:line="240" w:lineRule="auto"/>
                  <w:jc w:val="center"/>
                </w:pPr>
              </w:pPrChange>
            </w:pPr>
            <w:del w:id="3012" w:author="Sekar Subramanian" w:date="2021-07-16T12:26:00Z">
              <w:r w:rsidRPr="007C4EA8" w:rsidDel="00982B65">
                <w:rPr>
                  <w:rFonts w:asciiTheme="minorHAnsi" w:eastAsia="Times New Roman" w:hAnsiTheme="minorHAnsi" w:cstheme="minorHAnsi"/>
                  <w:color w:val="000000"/>
                  <w:sz w:val="28"/>
                  <w:szCs w:val="28"/>
                  <w:rPrChange w:id="3013" w:author="Sekar Subramanian" w:date="2021-07-16T13:10:00Z">
                    <w:rPr>
                      <w:rFonts w:ascii="Calibri" w:eastAsia="Times New Roman" w:hAnsi="Calibri" w:cs="Calibri"/>
                      <w:color w:val="000000"/>
                    </w:rPr>
                  </w:rPrChange>
                </w:rPr>
                <w:delText> </w:delText>
              </w:r>
            </w:del>
          </w:p>
        </w:tc>
      </w:tr>
      <w:tr w:rsidR="00DD456E" w:rsidRPr="007C4EA8" w:rsidDel="00982B65" w14:paraId="1C475B03" w14:textId="146C8391" w:rsidTr="00DD456E">
        <w:trPr>
          <w:trHeight w:val="251"/>
          <w:del w:id="3014"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D7DDC2B" w14:textId="0F943807" w:rsidR="00DD456E" w:rsidRPr="007C4EA8" w:rsidDel="00982B65" w:rsidRDefault="00DD456E">
            <w:pPr>
              <w:pStyle w:val="ListParagraph"/>
              <w:numPr>
                <w:ilvl w:val="1"/>
                <w:numId w:val="23"/>
              </w:numPr>
              <w:spacing w:before="120" w:after="120"/>
              <w:contextualSpacing w:val="0"/>
              <w:rPr>
                <w:del w:id="3015" w:author="Sekar Subramanian" w:date="2021-07-16T12:26:00Z"/>
                <w:rFonts w:asciiTheme="minorHAnsi" w:eastAsia="Times New Roman" w:hAnsiTheme="minorHAnsi" w:cstheme="minorHAnsi"/>
                <w:color w:val="000000"/>
                <w:sz w:val="28"/>
                <w:szCs w:val="28"/>
                <w:rPrChange w:id="3016" w:author="Sekar Subramanian" w:date="2021-07-16T13:10:00Z">
                  <w:rPr>
                    <w:del w:id="3017" w:author="Sekar Subramanian" w:date="2021-07-16T12:26:00Z"/>
                    <w:rFonts w:ascii="Calibri" w:eastAsia="Times New Roman" w:hAnsi="Calibri" w:cs="Calibri"/>
                    <w:color w:val="000000"/>
                    <w:sz w:val="18"/>
                    <w:szCs w:val="18"/>
                  </w:rPr>
                </w:rPrChange>
              </w:rPr>
              <w:pPrChange w:id="3018" w:author="Sekar Subramanian" w:date="2021-07-16T12:36:00Z">
                <w:pPr>
                  <w:spacing w:after="0" w:line="240" w:lineRule="auto"/>
                  <w:jc w:val="center"/>
                </w:pPr>
              </w:pPrChange>
            </w:pPr>
            <w:del w:id="3019" w:author="Sekar Subramanian" w:date="2021-07-16T12:26:00Z">
              <w:r w:rsidRPr="007C4EA8" w:rsidDel="00982B65">
                <w:rPr>
                  <w:rFonts w:asciiTheme="minorHAnsi" w:eastAsia="Times New Roman" w:hAnsiTheme="minorHAnsi" w:cstheme="minorHAnsi"/>
                  <w:color w:val="000000"/>
                  <w:sz w:val="28"/>
                  <w:szCs w:val="28"/>
                  <w:rPrChange w:id="3020" w:author="Sekar Subramanian" w:date="2021-07-16T13:10:00Z">
                    <w:rPr>
                      <w:rFonts w:ascii="Calibri" w:eastAsia="Times New Roman" w:hAnsi="Calibri" w:cs="Calibri"/>
                      <w:color w:val="000000"/>
                      <w:sz w:val="18"/>
                      <w:szCs w:val="18"/>
                    </w:rPr>
                  </w:rPrChange>
                </w:rPr>
                <w:delText>2,918</w:delText>
              </w:r>
            </w:del>
          </w:p>
        </w:tc>
        <w:tc>
          <w:tcPr>
            <w:tcW w:w="1100" w:type="dxa"/>
            <w:tcBorders>
              <w:top w:val="nil"/>
              <w:left w:val="nil"/>
              <w:bottom w:val="single" w:sz="8" w:space="0" w:color="auto"/>
              <w:right w:val="single" w:sz="8" w:space="0" w:color="auto"/>
            </w:tcBorders>
            <w:shd w:val="clear" w:color="auto" w:fill="auto"/>
            <w:vAlign w:val="center"/>
            <w:hideMark/>
          </w:tcPr>
          <w:p w14:paraId="30741C6A" w14:textId="6A330A43" w:rsidR="00DD456E" w:rsidRPr="007C4EA8" w:rsidDel="00982B65" w:rsidRDefault="00DD456E">
            <w:pPr>
              <w:pStyle w:val="ListParagraph"/>
              <w:numPr>
                <w:ilvl w:val="1"/>
                <w:numId w:val="23"/>
              </w:numPr>
              <w:spacing w:before="120" w:after="120"/>
              <w:contextualSpacing w:val="0"/>
              <w:rPr>
                <w:del w:id="3021" w:author="Sekar Subramanian" w:date="2021-07-16T12:26:00Z"/>
                <w:rFonts w:asciiTheme="minorHAnsi" w:eastAsia="Times New Roman" w:hAnsiTheme="minorHAnsi" w:cstheme="minorHAnsi"/>
                <w:color w:val="000000"/>
                <w:sz w:val="28"/>
                <w:szCs w:val="28"/>
                <w:rPrChange w:id="3022" w:author="Sekar Subramanian" w:date="2021-07-16T13:10:00Z">
                  <w:rPr>
                    <w:del w:id="3023" w:author="Sekar Subramanian" w:date="2021-07-16T12:26:00Z"/>
                    <w:rFonts w:ascii="Calibri" w:eastAsia="Times New Roman" w:hAnsi="Calibri" w:cs="Calibri"/>
                    <w:color w:val="000000"/>
                    <w:sz w:val="18"/>
                    <w:szCs w:val="18"/>
                  </w:rPr>
                </w:rPrChange>
              </w:rPr>
              <w:pPrChange w:id="3024" w:author="Sekar Subramanian" w:date="2021-07-16T12:36:00Z">
                <w:pPr>
                  <w:spacing w:after="0" w:line="240" w:lineRule="auto"/>
                  <w:jc w:val="center"/>
                </w:pPr>
              </w:pPrChange>
            </w:pPr>
            <w:del w:id="3025" w:author="Sekar Subramanian" w:date="2021-07-16T12:26:00Z">
              <w:r w:rsidRPr="007C4EA8" w:rsidDel="00982B65">
                <w:rPr>
                  <w:rFonts w:asciiTheme="minorHAnsi" w:eastAsia="Times New Roman" w:hAnsiTheme="minorHAnsi" w:cstheme="minorHAnsi"/>
                  <w:color w:val="000000"/>
                  <w:sz w:val="28"/>
                  <w:szCs w:val="28"/>
                  <w:rPrChange w:id="3026" w:author="Sekar Subramanian" w:date="2021-07-16T13:10:00Z">
                    <w:rPr>
                      <w:rFonts w:ascii="Calibri" w:eastAsia="Times New Roman" w:hAnsi="Calibri" w:cs="Calibri"/>
                      <w:color w:val="000000"/>
                      <w:sz w:val="18"/>
                      <w:szCs w:val="18"/>
                    </w:rPr>
                  </w:rPrChange>
                </w:rPr>
                <w:delText>5,836</w:delText>
              </w:r>
            </w:del>
          </w:p>
        </w:tc>
        <w:tc>
          <w:tcPr>
            <w:tcW w:w="943" w:type="dxa"/>
            <w:tcBorders>
              <w:top w:val="nil"/>
              <w:left w:val="nil"/>
              <w:bottom w:val="single" w:sz="8" w:space="0" w:color="auto"/>
              <w:right w:val="single" w:sz="8" w:space="0" w:color="auto"/>
            </w:tcBorders>
            <w:shd w:val="clear" w:color="auto" w:fill="auto"/>
            <w:vAlign w:val="center"/>
            <w:hideMark/>
          </w:tcPr>
          <w:p w14:paraId="7172CA39" w14:textId="6254BA7B" w:rsidR="00DD456E" w:rsidRPr="007C4EA8" w:rsidDel="00982B65" w:rsidRDefault="00DD456E">
            <w:pPr>
              <w:pStyle w:val="ListParagraph"/>
              <w:numPr>
                <w:ilvl w:val="1"/>
                <w:numId w:val="23"/>
              </w:numPr>
              <w:spacing w:before="120" w:after="120"/>
              <w:contextualSpacing w:val="0"/>
              <w:rPr>
                <w:del w:id="3027" w:author="Sekar Subramanian" w:date="2021-07-16T12:26:00Z"/>
                <w:rFonts w:asciiTheme="minorHAnsi" w:eastAsia="Times New Roman" w:hAnsiTheme="minorHAnsi" w:cstheme="minorHAnsi"/>
                <w:color w:val="000000"/>
                <w:sz w:val="28"/>
                <w:szCs w:val="28"/>
                <w:rPrChange w:id="3028" w:author="Sekar Subramanian" w:date="2021-07-16T13:10:00Z">
                  <w:rPr>
                    <w:del w:id="3029" w:author="Sekar Subramanian" w:date="2021-07-16T12:26:00Z"/>
                    <w:rFonts w:ascii="Calibri" w:eastAsia="Times New Roman" w:hAnsi="Calibri" w:cs="Calibri"/>
                    <w:color w:val="000000"/>
                    <w:sz w:val="18"/>
                    <w:szCs w:val="18"/>
                  </w:rPr>
                </w:rPrChange>
              </w:rPr>
              <w:pPrChange w:id="3030" w:author="Sekar Subramanian" w:date="2021-07-16T12:36:00Z">
                <w:pPr>
                  <w:spacing w:after="0" w:line="240" w:lineRule="auto"/>
                  <w:jc w:val="center"/>
                </w:pPr>
              </w:pPrChange>
            </w:pPr>
            <w:del w:id="3031" w:author="Sekar Subramanian" w:date="2021-07-16T12:26:00Z">
              <w:r w:rsidRPr="007C4EA8" w:rsidDel="00982B65">
                <w:rPr>
                  <w:rFonts w:asciiTheme="minorHAnsi" w:eastAsia="Times New Roman" w:hAnsiTheme="minorHAnsi" w:cstheme="minorHAnsi"/>
                  <w:color w:val="000000"/>
                  <w:sz w:val="28"/>
                  <w:szCs w:val="28"/>
                  <w:rPrChange w:id="3032" w:author="Sekar Subramanian" w:date="2021-07-16T13:10:00Z">
                    <w:rPr>
                      <w:rFonts w:ascii="Calibri" w:eastAsia="Times New Roman" w:hAnsi="Calibri" w:cs="Calibri"/>
                      <w:color w:val="000000"/>
                      <w:sz w:val="18"/>
                      <w:szCs w:val="18"/>
                    </w:rPr>
                  </w:rPrChange>
                </w:rPr>
                <w:delText>2</w:delText>
              </w:r>
            </w:del>
          </w:p>
        </w:tc>
        <w:tc>
          <w:tcPr>
            <w:tcW w:w="943" w:type="dxa"/>
            <w:tcBorders>
              <w:top w:val="nil"/>
              <w:left w:val="nil"/>
              <w:bottom w:val="single" w:sz="8" w:space="0" w:color="auto"/>
              <w:right w:val="single" w:sz="8" w:space="0" w:color="auto"/>
            </w:tcBorders>
            <w:shd w:val="clear" w:color="auto" w:fill="auto"/>
            <w:vAlign w:val="center"/>
            <w:hideMark/>
          </w:tcPr>
          <w:p w14:paraId="5BC4E3FE" w14:textId="23144C32" w:rsidR="00DD456E" w:rsidRPr="007C4EA8" w:rsidDel="00982B65" w:rsidRDefault="00DD456E">
            <w:pPr>
              <w:pStyle w:val="ListParagraph"/>
              <w:numPr>
                <w:ilvl w:val="1"/>
                <w:numId w:val="23"/>
              </w:numPr>
              <w:spacing w:before="120" w:after="120"/>
              <w:contextualSpacing w:val="0"/>
              <w:rPr>
                <w:del w:id="3033" w:author="Sekar Subramanian" w:date="2021-07-16T12:26:00Z"/>
                <w:rFonts w:asciiTheme="minorHAnsi" w:eastAsia="Times New Roman" w:hAnsiTheme="minorHAnsi" w:cstheme="minorHAnsi"/>
                <w:color w:val="000000"/>
                <w:sz w:val="28"/>
                <w:szCs w:val="28"/>
                <w:rPrChange w:id="3034" w:author="Sekar Subramanian" w:date="2021-07-16T13:10:00Z">
                  <w:rPr>
                    <w:del w:id="3035" w:author="Sekar Subramanian" w:date="2021-07-16T12:26:00Z"/>
                    <w:rFonts w:ascii="Calibri" w:eastAsia="Times New Roman" w:hAnsi="Calibri" w:cs="Calibri"/>
                    <w:color w:val="000000"/>
                    <w:sz w:val="18"/>
                    <w:szCs w:val="18"/>
                  </w:rPr>
                </w:rPrChange>
              </w:rPr>
              <w:pPrChange w:id="3036" w:author="Sekar Subramanian" w:date="2021-07-16T12:36:00Z">
                <w:pPr>
                  <w:spacing w:after="0" w:line="240" w:lineRule="auto"/>
                  <w:jc w:val="center"/>
                </w:pPr>
              </w:pPrChange>
            </w:pPr>
            <w:del w:id="3037" w:author="Sekar Subramanian" w:date="2021-07-16T12:26:00Z">
              <w:r w:rsidRPr="007C4EA8" w:rsidDel="00982B65">
                <w:rPr>
                  <w:rFonts w:asciiTheme="minorHAnsi" w:eastAsia="Times New Roman" w:hAnsiTheme="minorHAnsi" w:cstheme="minorHAnsi"/>
                  <w:color w:val="000000"/>
                  <w:sz w:val="28"/>
                  <w:szCs w:val="28"/>
                  <w:rPrChange w:id="3038" w:author="Sekar Subramanian" w:date="2021-07-16T13:10:00Z">
                    <w:rPr>
                      <w:rFonts w:ascii="Calibri" w:eastAsia="Times New Roman" w:hAnsi="Calibri" w:cs="Calibri"/>
                      <w:color w:val="000000"/>
                      <w:sz w:val="18"/>
                      <w:szCs w:val="18"/>
                    </w:rPr>
                  </w:rPrChange>
                </w:rPr>
                <w:delText>5,836</w:delText>
              </w:r>
            </w:del>
          </w:p>
        </w:tc>
        <w:tc>
          <w:tcPr>
            <w:tcW w:w="943" w:type="dxa"/>
            <w:tcBorders>
              <w:top w:val="nil"/>
              <w:left w:val="nil"/>
              <w:bottom w:val="single" w:sz="8" w:space="0" w:color="auto"/>
              <w:right w:val="single" w:sz="8" w:space="0" w:color="auto"/>
            </w:tcBorders>
            <w:shd w:val="clear" w:color="auto" w:fill="auto"/>
            <w:vAlign w:val="center"/>
            <w:hideMark/>
          </w:tcPr>
          <w:p w14:paraId="2B6B67B5" w14:textId="30EBA347" w:rsidR="00DD456E" w:rsidRPr="007C4EA8" w:rsidDel="00982B65" w:rsidRDefault="00DD456E">
            <w:pPr>
              <w:pStyle w:val="ListParagraph"/>
              <w:numPr>
                <w:ilvl w:val="1"/>
                <w:numId w:val="23"/>
              </w:numPr>
              <w:spacing w:before="120" w:after="120"/>
              <w:contextualSpacing w:val="0"/>
              <w:rPr>
                <w:del w:id="3039" w:author="Sekar Subramanian" w:date="2021-07-16T12:26:00Z"/>
                <w:rFonts w:asciiTheme="minorHAnsi" w:eastAsia="Times New Roman" w:hAnsiTheme="minorHAnsi" w:cstheme="minorHAnsi"/>
                <w:color w:val="000000"/>
                <w:sz w:val="28"/>
                <w:szCs w:val="28"/>
                <w:rPrChange w:id="3040" w:author="Sekar Subramanian" w:date="2021-07-16T13:10:00Z">
                  <w:rPr>
                    <w:del w:id="3041" w:author="Sekar Subramanian" w:date="2021-07-16T12:26:00Z"/>
                    <w:rFonts w:ascii="Calibri" w:eastAsia="Times New Roman" w:hAnsi="Calibri" w:cs="Calibri"/>
                    <w:color w:val="000000"/>
                  </w:rPr>
                </w:rPrChange>
              </w:rPr>
              <w:pPrChange w:id="3042" w:author="Sekar Subramanian" w:date="2021-07-16T12:36:00Z">
                <w:pPr>
                  <w:spacing w:after="0" w:line="240" w:lineRule="auto"/>
                  <w:jc w:val="center"/>
                </w:pPr>
              </w:pPrChange>
            </w:pPr>
            <w:del w:id="3043" w:author="Sekar Subramanian" w:date="2021-07-16T12:26:00Z">
              <w:r w:rsidRPr="007C4EA8" w:rsidDel="00982B65">
                <w:rPr>
                  <w:rFonts w:asciiTheme="minorHAnsi" w:eastAsia="Times New Roman" w:hAnsiTheme="minorHAnsi" w:cstheme="minorHAnsi"/>
                  <w:color w:val="000000"/>
                  <w:sz w:val="28"/>
                  <w:szCs w:val="28"/>
                  <w:rPrChange w:id="3044"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2765BD3" w14:textId="6C9B3C43" w:rsidR="00DD456E" w:rsidRPr="007C4EA8" w:rsidDel="00982B65" w:rsidRDefault="00DD456E">
            <w:pPr>
              <w:pStyle w:val="ListParagraph"/>
              <w:numPr>
                <w:ilvl w:val="1"/>
                <w:numId w:val="23"/>
              </w:numPr>
              <w:spacing w:before="120" w:after="120"/>
              <w:contextualSpacing w:val="0"/>
              <w:rPr>
                <w:del w:id="3045" w:author="Sekar Subramanian" w:date="2021-07-16T12:26:00Z"/>
                <w:rFonts w:asciiTheme="minorHAnsi" w:eastAsia="Times New Roman" w:hAnsiTheme="minorHAnsi" w:cstheme="minorHAnsi"/>
                <w:color w:val="000000"/>
                <w:sz w:val="28"/>
                <w:szCs w:val="28"/>
                <w:rPrChange w:id="3046" w:author="Sekar Subramanian" w:date="2021-07-16T13:10:00Z">
                  <w:rPr>
                    <w:del w:id="3047" w:author="Sekar Subramanian" w:date="2021-07-16T12:26:00Z"/>
                    <w:rFonts w:ascii="Calibri" w:eastAsia="Times New Roman" w:hAnsi="Calibri" w:cs="Calibri"/>
                    <w:color w:val="000000"/>
                  </w:rPr>
                </w:rPrChange>
              </w:rPr>
              <w:pPrChange w:id="3048" w:author="Sekar Subramanian" w:date="2021-07-16T12:36:00Z">
                <w:pPr>
                  <w:spacing w:after="0" w:line="240" w:lineRule="auto"/>
                  <w:jc w:val="center"/>
                </w:pPr>
              </w:pPrChange>
            </w:pPr>
            <w:del w:id="3049" w:author="Sekar Subramanian" w:date="2021-07-16T12:26:00Z">
              <w:r w:rsidRPr="007C4EA8" w:rsidDel="00982B65">
                <w:rPr>
                  <w:rFonts w:asciiTheme="minorHAnsi" w:eastAsia="Times New Roman" w:hAnsiTheme="minorHAnsi" w:cstheme="minorHAnsi"/>
                  <w:color w:val="000000"/>
                  <w:sz w:val="28"/>
                  <w:szCs w:val="28"/>
                  <w:rPrChange w:id="3050"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1AD9C06" w14:textId="01DCF340" w:rsidR="00DD456E" w:rsidRPr="007C4EA8" w:rsidDel="00982B65" w:rsidRDefault="00DD456E">
            <w:pPr>
              <w:pStyle w:val="ListParagraph"/>
              <w:numPr>
                <w:ilvl w:val="1"/>
                <w:numId w:val="23"/>
              </w:numPr>
              <w:spacing w:before="120" w:after="120"/>
              <w:contextualSpacing w:val="0"/>
              <w:rPr>
                <w:del w:id="3051" w:author="Sekar Subramanian" w:date="2021-07-16T12:26:00Z"/>
                <w:rFonts w:asciiTheme="minorHAnsi" w:eastAsia="Times New Roman" w:hAnsiTheme="minorHAnsi" w:cstheme="minorHAnsi"/>
                <w:color w:val="000000"/>
                <w:sz w:val="28"/>
                <w:szCs w:val="28"/>
                <w:rPrChange w:id="3052" w:author="Sekar Subramanian" w:date="2021-07-16T13:10:00Z">
                  <w:rPr>
                    <w:del w:id="3053" w:author="Sekar Subramanian" w:date="2021-07-16T12:26:00Z"/>
                    <w:rFonts w:ascii="Calibri" w:eastAsia="Times New Roman" w:hAnsi="Calibri" w:cs="Calibri"/>
                    <w:color w:val="000000"/>
                  </w:rPr>
                </w:rPrChange>
              </w:rPr>
              <w:pPrChange w:id="3054" w:author="Sekar Subramanian" w:date="2021-07-16T12:36:00Z">
                <w:pPr>
                  <w:spacing w:after="0" w:line="240" w:lineRule="auto"/>
                  <w:jc w:val="center"/>
                </w:pPr>
              </w:pPrChange>
            </w:pPr>
            <w:del w:id="3055" w:author="Sekar Subramanian" w:date="2021-07-16T12:26:00Z">
              <w:r w:rsidRPr="007C4EA8" w:rsidDel="00982B65">
                <w:rPr>
                  <w:rFonts w:asciiTheme="minorHAnsi" w:eastAsia="Times New Roman" w:hAnsiTheme="minorHAnsi" w:cstheme="minorHAnsi"/>
                  <w:color w:val="000000"/>
                  <w:sz w:val="28"/>
                  <w:szCs w:val="28"/>
                  <w:rPrChange w:id="3056" w:author="Sekar Subramanian" w:date="2021-07-16T13:10:00Z">
                    <w:rPr>
                      <w:rFonts w:ascii="Calibri" w:eastAsia="Times New Roman" w:hAnsi="Calibri" w:cs="Calibri"/>
                      <w:color w:val="000000"/>
                    </w:rPr>
                  </w:rPrChange>
                </w:rPr>
                <w:delText> </w:delText>
              </w:r>
            </w:del>
          </w:p>
        </w:tc>
      </w:tr>
      <w:tr w:rsidR="00DD456E" w:rsidRPr="007C4EA8" w:rsidDel="00982B65" w14:paraId="1943AD5A" w14:textId="2F3A5A19" w:rsidTr="00DD456E">
        <w:trPr>
          <w:trHeight w:val="251"/>
          <w:del w:id="3057"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787B4AD8" w14:textId="78733394" w:rsidR="00DD456E" w:rsidRPr="007C4EA8" w:rsidDel="00982B65" w:rsidRDefault="00DD456E">
            <w:pPr>
              <w:pStyle w:val="ListParagraph"/>
              <w:numPr>
                <w:ilvl w:val="1"/>
                <w:numId w:val="23"/>
              </w:numPr>
              <w:spacing w:before="120" w:after="120"/>
              <w:contextualSpacing w:val="0"/>
              <w:rPr>
                <w:del w:id="3058" w:author="Sekar Subramanian" w:date="2021-07-16T12:26:00Z"/>
                <w:rFonts w:asciiTheme="minorHAnsi" w:eastAsia="Times New Roman" w:hAnsiTheme="minorHAnsi" w:cstheme="minorHAnsi"/>
                <w:color w:val="000000"/>
                <w:sz w:val="28"/>
                <w:szCs w:val="28"/>
                <w:rPrChange w:id="3059" w:author="Sekar Subramanian" w:date="2021-07-16T13:10:00Z">
                  <w:rPr>
                    <w:del w:id="3060" w:author="Sekar Subramanian" w:date="2021-07-16T12:26:00Z"/>
                    <w:rFonts w:ascii="Calibri" w:eastAsia="Times New Roman" w:hAnsi="Calibri" w:cs="Calibri"/>
                    <w:color w:val="000000"/>
                    <w:sz w:val="18"/>
                    <w:szCs w:val="18"/>
                  </w:rPr>
                </w:rPrChange>
              </w:rPr>
              <w:pPrChange w:id="3061" w:author="Sekar Subramanian" w:date="2021-07-16T12:36:00Z">
                <w:pPr>
                  <w:spacing w:after="0" w:line="240" w:lineRule="auto"/>
                  <w:jc w:val="center"/>
                </w:pPr>
              </w:pPrChange>
            </w:pPr>
            <w:del w:id="3062" w:author="Sekar Subramanian" w:date="2021-07-16T12:26:00Z">
              <w:r w:rsidRPr="007C4EA8" w:rsidDel="00982B65">
                <w:rPr>
                  <w:rFonts w:asciiTheme="minorHAnsi" w:eastAsia="Times New Roman" w:hAnsiTheme="minorHAnsi" w:cstheme="minorHAnsi"/>
                  <w:color w:val="000000"/>
                  <w:sz w:val="28"/>
                  <w:szCs w:val="28"/>
                  <w:rPrChange w:id="3063" w:author="Sekar Subramanian" w:date="2021-07-16T13:10:00Z">
                    <w:rPr>
                      <w:rFonts w:ascii="Calibri" w:eastAsia="Times New Roman" w:hAnsi="Calibri" w:cs="Calibri"/>
                      <w:color w:val="000000"/>
                      <w:sz w:val="18"/>
                      <w:szCs w:val="18"/>
                    </w:rPr>
                  </w:rPrChange>
                </w:rPr>
                <w:delText>4,192</w:delText>
              </w:r>
            </w:del>
          </w:p>
        </w:tc>
        <w:tc>
          <w:tcPr>
            <w:tcW w:w="1100" w:type="dxa"/>
            <w:tcBorders>
              <w:top w:val="nil"/>
              <w:left w:val="nil"/>
              <w:bottom w:val="single" w:sz="8" w:space="0" w:color="auto"/>
              <w:right w:val="single" w:sz="8" w:space="0" w:color="auto"/>
            </w:tcBorders>
            <w:shd w:val="clear" w:color="auto" w:fill="auto"/>
            <w:vAlign w:val="center"/>
            <w:hideMark/>
          </w:tcPr>
          <w:p w14:paraId="2CF3289F" w14:textId="598B1964" w:rsidR="00DD456E" w:rsidRPr="007C4EA8" w:rsidDel="00982B65" w:rsidRDefault="00DD456E">
            <w:pPr>
              <w:pStyle w:val="ListParagraph"/>
              <w:numPr>
                <w:ilvl w:val="1"/>
                <w:numId w:val="23"/>
              </w:numPr>
              <w:spacing w:before="120" w:after="120"/>
              <w:contextualSpacing w:val="0"/>
              <w:rPr>
                <w:del w:id="3064" w:author="Sekar Subramanian" w:date="2021-07-16T12:26:00Z"/>
                <w:rFonts w:asciiTheme="minorHAnsi" w:eastAsia="Times New Roman" w:hAnsiTheme="minorHAnsi" w:cstheme="minorHAnsi"/>
                <w:color w:val="000000"/>
                <w:sz w:val="28"/>
                <w:szCs w:val="28"/>
                <w:rPrChange w:id="3065" w:author="Sekar Subramanian" w:date="2021-07-16T13:10:00Z">
                  <w:rPr>
                    <w:del w:id="3066" w:author="Sekar Subramanian" w:date="2021-07-16T12:26:00Z"/>
                    <w:rFonts w:ascii="Calibri" w:eastAsia="Times New Roman" w:hAnsi="Calibri" w:cs="Calibri"/>
                    <w:color w:val="000000"/>
                    <w:sz w:val="18"/>
                    <w:szCs w:val="18"/>
                  </w:rPr>
                </w:rPrChange>
              </w:rPr>
              <w:pPrChange w:id="3067" w:author="Sekar Subramanian" w:date="2021-07-16T12:36:00Z">
                <w:pPr>
                  <w:spacing w:after="0" w:line="240" w:lineRule="auto"/>
                  <w:jc w:val="center"/>
                </w:pPr>
              </w:pPrChange>
            </w:pPr>
            <w:del w:id="3068" w:author="Sekar Subramanian" w:date="2021-07-16T12:26:00Z">
              <w:r w:rsidRPr="007C4EA8" w:rsidDel="00982B65">
                <w:rPr>
                  <w:rFonts w:asciiTheme="minorHAnsi" w:eastAsia="Times New Roman" w:hAnsiTheme="minorHAnsi" w:cstheme="minorHAnsi"/>
                  <w:color w:val="000000"/>
                  <w:sz w:val="28"/>
                  <w:szCs w:val="28"/>
                  <w:rPrChange w:id="3069" w:author="Sekar Subramanian" w:date="2021-07-16T13:10:00Z">
                    <w:rPr>
                      <w:rFonts w:ascii="Calibri" w:eastAsia="Times New Roman" w:hAnsi="Calibri" w:cs="Calibri"/>
                      <w:color w:val="000000"/>
                      <w:sz w:val="18"/>
                      <w:szCs w:val="18"/>
                    </w:rPr>
                  </w:rPrChange>
                </w:rPr>
                <w:delText>41,920</w:delText>
              </w:r>
            </w:del>
          </w:p>
        </w:tc>
        <w:tc>
          <w:tcPr>
            <w:tcW w:w="943" w:type="dxa"/>
            <w:tcBorders>
              <w:top w:val="nil"/>
              <w:left w:val="nil"/>
              <w:bottom w:val="single" w:sz="8" w:space="0" w:color="auto"/>
              <w:right w:val="single" w:sz="8" w:space="0" w:color="auto"/>
            </w:tcBorders>
            <w:shd w:val="clear" w:color="auto" w:fill="auto"/>
            <w:vAlign w:val="center"/>
            <w:hideMark/>
          </w:tcPr>
          <w:p w14:paraId="076A21D3" w14:textId="3F968027" w:rsidR="00DD456E" w:rsidRPr="007C4EA8" w:rsidDel="00982B65" w:rsidRDefault="00DD456E">
            <w:pPr>
              <w:pStyle w:val="ListParagraph"/>
              <w:numPr>
                <w:ilvl w:val="1"/>
                <w:numId w:val="23"/>
              </w:numPr>
              <w:spacing w:before="120" w:after="120"/>
              <w:contextualSpacing w:val="0"/>
              <w:rPr>
                <w:del w:id="3070" w:author="Sekar Subramanian" w:date="2021-07-16T12:26:00Z"/>
                <w:rFonts w:asciiTheme="minorHAnsi" w:eastAsia="Times New Roman" w:hAnsiTheme="minorHAnsi" w:cstheme="minorHAnsi"/>
                <w:color w:val="000000"/>
                <w:sz w:val="28"/>
                <w:szCs w:val="28"/>
                <w:rPrChange w:id="3071" w:author="Sekar Subramanian" w:date="2021-07-16T13:10:00Z">
                  <w:rPr>
                    <w:del w:id="3072" w:author="Sekar Subramanian" w:date="2021-07-16T12:26:00Z"/>
                    <w:rFonts w:ascii="Calibri" w:eastAsia="Times New Roman" w:hAnsi="Calibri" w:cs="Calibri"/>
                    <w:color w:val="000000"/>
                    <w:sz w:val="18"/>
                    <w:szCs w:val="18"/>
                  </w:rPr>
                </w:rPrChange>
              </w:rPr>
              <w:pPrChange w:id="3073" w:author="Sekar Subramanian" w:date="2021-07-16T12:36:00Z">
                <w:pPr>
                  <w:spacing w:after="0" w:line="240" w:lineRule="auto"/>
                  <w:jc w:val="center"/>
                </w:pPr>
              </w:pPrChange>
            </w:pPr>
            <w:del w:id="3074" w:author="Sekar Subramanian" w:date="2021-07-16T12:26:00Z">
              <w:r w:rsidRPr="007C4EA8" w:rsidDel="00982B65">
                <w:rPr>
                  <w:rFonts w:asciiTheme="minorHAnsi" w:eastAsia="Times New Roman" w:hAnsiTheme="minorHAnsi" w:cstheme="minorHAnsi"/>
                  <w:color w:val="000000"/>
                  <w:sz w:val="28"/>
                  <w:szCs w:val="28"/>
                  <w:rPrChange w:id="3075" w:author="Sekar Subramanian" w:date="2021-07-16T13:10:00Z">
                    <w:rPr>
                      <w:rFonts w:ascii="Calibri" w:eastAsia="Times New Roman" w:hAnsi="Calibri" w:cs="Calibri"/>
                      <w:color w:val="000000"/>
                      <w:sz w:val="18"/>
                      <w:szCs w:val="18"/>
                    </w:rPr>
                  </w:rPrChange>
                </w:rPr>
                <w:delText>10</w:delText>
              </w:r>
            </w:del>
          </w:p>
        </w:tc>
        <w:tc>
          <w:tcPr>
            <w:tcW w:w="943" w:type="dxa"/>
            <w:tcBorders>
              <w:top w:val="nil"/>
              <w:left w:val="nil"/>
              <w:bottom w:val="single" w:sz="8" w:space="0" w:color="auto"/>
              <w:right w:val="single" w:sz="8" w:space="0" w:color="auto"/>
            </w:tcBorders>
            <w:shd w:val="clear" w:color="auto" w:fill="auto"/>
            <w:vAlign w:val="center"/>
            <w:hideMark/>
          </w:tcPr>
          <w:p w14:paraId="0DA048C3" w14:textId="3ECC20F9" w:rsidR="00DD456E" w:rsidRPr="007C4EA8" w:rsidDel="00982B65" w:rsidRDefault="00DD456E">
            <w:pPr>
              <w:pStyle w:val="ListParagraph"/>
              <w:numPr>
                <w:ilvl w:val="1"/>
                <w:numId w:val="23"/>
              </w:numPr>
              <w:spacing w:before="120" w:after="120"/>
              <w:contextualSpacing w:val="0"/>
              <w:rPr>
                <w:del w:id="3076" w:author="Sekar Subramanian" w:date="2021-07-16T12:26:00Z"/>
                <w:rFonts w:asciiTheme="minorHAnsi" w:eastAsia="Times New Roman" w:hAnsiTheme="minorHAnsi" w:cstheme="minorHAnsi"/>
                <w:color w:val="000000"/>
                <w:sz w:val="28"/>
                <w:szCs w:val="28"/>
                <w:rPrChange w:id="3077" w:author="Sekar Subramanian" w:date="2021-07-16T13:10:00Z">
                  <w:rPr>
                    <w:del w:id="3078" w:author="Sekar Subramanian" w:date="2021-07-16T12:26:00Z"/>
                    <w:rFonts w:ascii="Calibri" w:eastAsia="Times New Roman" w:hAnsi="Calibri" w:cs="Calibri"/>
                    <w:color w:val="000000"/>
                  </w:rPr>
                </w:rPrChange>
              </w:rPr>
              <w:pPrChange w:id="3079" w:author="Sekar Subramanian" w:date="2021-07-16T12:36:00Z">
                <w:pPr>
                  <w:spacing w:after="0" w:line="240" w:lineRule="auto"/>
                  <w:jc w:val="center"/>
                </w:pPr>
              </w:pPrChange>
            </w:pPr>
            <w:del w:id="3080" w:author="Sekar Subramanian" w:date="2021-07-16T12:26:00Z">
              <w:r w:rsidRPr="007C4EA8" w:rsidDel="00982B65">
                <w:rPr>
                  <w:rFonts w:asciiTheme="minorHAnsi" w:eastAsia="Times New Roman" w:hAnsiTheme="minorHAnsi" w:cstheme="minorHAnsi"/>
                  <w:color w:val="000000"/>
                  <w:sz w:val="28"/>
                  <w:szCs w:val="28"/>
                  <w:rPrChange w:id="3081"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91421A7" w14:textId="4CFD3F1D" w:rsidR="00DD456E" w:rsidRPr="007C4EA8" w:rsidDel="00982B65" w:rsidRDefault="00DD456E">
            <w:pPr>
              <w:pStyle w:val="ListParagraph"/>
              <w:numPr>
                <w:ilvl w:val="1"/>
                <w:numId w:val="23"/>
              </w:numPr>
              <w:spacing w:before="120" w:after="120"/>
              <w:contextualSpacing w:val="0"/>
              <w:rPr>
                <w:del w:id="3082" w:author="Sekar Subramanian" w:date="2021-07-16T12:26:00Z"/>
                <w:rFonts w:asciiTheme="minorHAnsi" w:eastAsia="Times New Roman" w:hAnsiTheme="minorHAnsi" w:cstheme="minorHAnsi"/>
                <w:color w:val="000000"/>
                <w:sz w:val="28"/>
                <w:szCs w:val="28"/>
                <w:rPrChange w:id="3083" w:author="Sekar Subramanian" w:date="2021-07-16T13:10:00Z">
                  <w:rPr>
                    <w:del w:id="3084" w:author="Sekar Subramanian" w:date="2021-07-16T12:26:00Z"/>
                    <w:rFonts w:ascii="Calibri" w:eastAsia="Times New Roman" w:hAnsi="Calibri" w:cs="Calibri"/>
                    <w:color w:val="000000"/>
                    <w:sz w:val="18"/>
                    <w:szCs w:val="18"/>
                  </w:rPr>
                </w:rPrChange>
              </w:rPr>
              <w:pPrChange w:id="3085" w:author="Sekar Subramanian" w:date="2021-07-16T12:36:00Z">
                <w:pPr>
                  <w:spacing w:after="0" w:line="240" w:lineRule="auto"/>
                  <w:jc w:val="center"/>
                </w:pPr>
              </w:pPrChange>
            </w:pPr>
            <w:del w:id="3086" w:author="Sekar Subramanian" w:date="2021-07-16T12:26:00Z">
              <w:r w:rsidRPr="007C4EA8" w:rsidDel="00982B65">
                <w:rPr>
                  <w:rFonts w:asciiTheme="minorHAnsi" w:eastAsia="Times New Roman" w:hAnsiTheme="minorHAnsi" w:cstheme="minorHAnsi"/>
                  <w:color w:val="000000"/>
                  <w:sz w:val="28"/>
                  <w:szCs w:val="28"/>
                  <w:rPrChange w:id="3087" w:author="Sekar Subramanian" w:date="2021-07-16T13:10:00Z">
                    <w:rPr>
                      <w:rFonts w:ascii="Calibri" w:eastAsia="Times New Roman" w:hAnsi="Calibri" w:cs="Calibri"/>
                      <w:color w:val="000000"/>
                      <w:sz w:val="18"/>
                      <w:szCs w:val="18"/>
                    </w:rPr>
                  </w:rPrChange>
                </w:rPr>
                <w:delText>41,920</w:delText>
              </w:r>
            </w:del>
          </w:p>
        </w:tc>
        <w:tc>
          <w:tcPr>
            <w:tcW w:w="943" w:type="dxa"/>
            <w:tcBorders>
              <w:top w:val="nil"/>
              <w:left w:val="nil"/>
              <w:bottom w:val="single" w:sz="8" w:space="0" w:color="auto"/>
              <w:right w:val="single" w:sz="8" w:space="0" w:color="auto"/>
            </w:tcBorders>
            <w:shd w:val="clear" w:color="auto" w:fill="auto"/>
            <w:vAlign w:val="center"/>
            <w:hideMark/>
          </w:tcPr>
          <w:p w14:paraId="745BE213" w14:textId="698D10A1" w:rsidR="00DD456E" w:rsidRPr="007C4EA8" w:rsidDel="00982B65" w:rsidRDefault="00DD456E">
            <w:pPr>
              <w:pStyle w:val="ListParagraph"/>
              <w:numPr>
                <w:ilvl w:val="1"/>
                <w:numId w:val="23"/>
              </w:numPr>
              <w:spacing w:before="120" w:after="120"/>
              <w:contextualSpacing w:val="0"/>
              <w:rPr>
                <w:del w:id="3088" w:author="Sekar Subramanian" w:date="2021-07-16T12:26:00Z"/>
                <w:rFonts w:asciiTheme="minorHAnsi" w:eastAsia="Times New Roman" w:hAnsiTheme="minorHAnsi" w:cstheme="minorHAnsi"/>
                <w:color w:val="000000"/>
                <w:sz w:val="28"/>
                <w:szCs w:val="28"/>
                <w:rPrChange w:id="3089" w:author="Sekar Subramanian" w:date="2021-07-16T13:10:00Z">
                  <w:rPr>
                    <w:del w:id="3090" w:author="Sekar Subramanian" w:date="2021-07-16T12:26:00Z"/>
                    <w:rFonts w:ascii="Calibri" w:eastAsia="Times New Roman" w:hAnsi="Calibri" w:cs="Calibri"/>
                    <w:color w:val="000000"/>
                  </w:rPr>
                </w:rPrChange>
              </w:rPr>
              <w:pPrChange w:id="3091" w:author="Sekar Subramanian" w:date="2021-07-16T12:36:00Z">
                <w:pPr>
                  <w:spacing w:after="0" w:line="240" w:lineRule="auto"/>
                  <w:jc w:val="center"/>
                </w:pPr>
              </w:pPrChange>
            </w:pPr>
            <w:del w:id="3092" w:author="Sekar Subramanian" w:date="2021-07-16T12:26:00Z">
              <w:r w:rsidRPr="007C4EA8" w:rsidDel="00982B65">
                <w:rPr>
                  <w:rFonts w:asciiTheme="minorHAnsi" w:eastAsia="Times New Roman" w:hAnsiTheme="minorHAnsi" w:cstheme="minorHAnsi"/>
                  <w:color w:val="000000"/>
                  <w:sz w:val="28"/>
                  <w:szCs w:val="28"/>
                  <w:rPrChange w:id="3093"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03FCEE03" w14:textId="6E6B8E2E" w:rsidR="00DD456E" w:rsidRPr="007C4EA8" w:rsidDel="00982B65" w:rsidRDefault="00DD456E">
            <w:pPr>
              <w:pStyle w:val="ListParagraph"/>
              <w:numPr>
                <w:ilvl w:val="1"/>
                <w:numId w:val="23"/>
              </w:numPr>
              <w:spacing w:before="120" w:after="120"/>
              <w:contextualSpacing w:val="0"/>
              <w:rPr>
                <w:del w:id="3094" w:author="Sekar Subramanian" w:date="2021-07-16T12:26:00Z"/>
                <w:rFonts w:asciiTheme="minorHAnsi" w:eastAsia="Times New Roman" w:hAnsiTheme="minorHAnsi" w:cstheme="minorHAnsi"/>
                <w:color w:val="000000"/>
                <w:sz w:val="28"/>
                <w:szCs w:val="28"/>
                <w:rPrChange w:id="3095" w:author="Sekar Subramanian" w:date="2021-07-16T13:10:00Z">
                  <w:rPr>
                    <w:del w:id="3096" w:author="Sekar Subramanian" w:date="2021-07-16T12:26:00Z"/>
                    <w:rFonts w:ascii="Calibri" w:eastAsia="Times New Roman" w:hAnsi="Calibri" w:cs="Calibri"/>
                    <w:color w:val="000000"/>
                  </w:rPr>
                </w:rPrChange>
              </w:rPr>
              <w:pPrChange w:id="3097" w:author="Sekar Subramanian" w:date="2021-07-16T12:36:00Z">
                <w:pPr>
                  <w:spacing w:after="0" w:line="240" w:lineRule="auto"/>
                  <w:jc w:val="center"/>
                </w:pPr>
              </w:pPrChange>
            </w:pPr>
            <w:del w:id="3098" w:author="Sekar Subramanian" w:date="2021-07-16T12:26:00Z">
              <w:r w:rsidRPr="007C4EA8" w:rsidDel="00982B65">
                <w:rPr>
                  <w:rFonts w:asciiTheme="minorHAnsi" w:eastAsia="Times New Roman" w:hAnsiTheme="minorHAnsi" w:cstheme="minorHAnsi"/>
                  <w:color w:val="000000"/>
                  <w:sz w:val="28"/>
                  <w:szCs w:val="28"/>
                  <w:rPrChange w:id="3099" w:author="Sekar Subramanian" w:date="2021-07-16T13:10:00Z">
                    <w:rPr>
                      <w:rFonts w:ascii="Calibri" w:eastAsia="Times New Roman" w:hAnsi="Calibri" w:cs="Calibri"/>
                      <w:color w:val="000000"/>
                    </w:rPr>
                  </w:rPrChange>
                </w:rPr>
                <w:delText> </w:delText>
              </w:r>
            </w:del>
          </w:p>
        </w:tc>
      </w:tr>
      <w:tr w:rsidR="00DD456E" w:rsidRPr="007C4EA8" w:rsidDel="00982B65" w14:paraId="2C5F8634" w14:textId="1824E433" w:rsidTr="00DD456E">
        <w:trPr>
          <w:trHeight w:val="251"/>
          <w:del w:id="3100"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545E1B61" w14:textId="319D845D" w:rsidR="00DD456E" w:rsidRPr="007C4EA8" w:rsidDel="00982B65" w:rsidRDefault="00DD456E">
            <w:pPr>
              <w:pStyle w:val="ListParagraph"/>
              <w:numPr>
                <w:ilvl w:val="1"/>
                <w:numId w:val="23"/>
              </w:numPr>
              <w:spacing w:before="120" w:after="120"/>
              <w:contextualSpacing w:val="0"/>
              <w:rPr>
                <w:del w:id="3101" w:author="Sekar Subramanian" w:date="2021-07-16T12:26:00Z"/>
                <w:rFonts w:asciiTheme="minorHAnsi" w:eastAsia="Times New Roman" w:hAnsiTheme="minorHAnsi" w:cstheme="minorHAnsi"/>
                <w:color w:val="000000"/>
                <w:sz w:val="28"/>
                <w:szCs w:val="28"/>
                <w:rPrChange w:id="3102" w:author="Sekar Subramanian" w:date="2021-07-16T13:10:00Z">
                  <w:rPr>
                    <w:del w:id="3103" w:author="Sekar Subramanian" w:date="2021-07-16T12:26:00Z"/>
                    <w:rFonts w:ascii="Calibri" w:eastAsia="Times New Roman" w:hAnsi="Calibri" w:cs="Calibri"/>
                    <w:color w:val="000000"/>
                    <w:sz w:val="18"/>
                    <w:szCs w:val="18"/>
                  </w:rPr>
                </w:rPrChange>
              </w:rPr>
              <w:pPrChange w:id="3104" w:author="Sekar Subramanian" w:date="2021-07-16T12:36:00Z">
                <w:pPr>
                  <w:spacing w:after="0" w:line="240" w:lineRule="auto"/>
                  <w:jc w:val="center"/>
                </w:pPr>
              </w:pPrChange>
            </w:pPr>
            <w:del w:id="3105" w:author="Sekar Subramanian" w:date="2021-07-16T12:26:00Z">
              <w:r w:rsidRPr="007C4EA8" w:rsidDel="00982B65">
                <w:rPr>
                  <w:rFonts w:asciiTheme="minorHAnsi" w:eastAsia="Times New Roman" w:hAnsiTheme="minorHAnsi" w:cstheme="minorHAnsi"/>
                  <w:color w:val="000000"/>
                  <w:sz w:val="28"/>
                  <w:szCs w:val="28"/>
                  <w:rPrChange w:id="3106" w:author="Sekar Subramanian" w:date="2021-07-16T13:10:00Z">
                    <w:rPr>
                      <w:rFonts w:ascii="Calibri" w:eastAsia="Times New Roman" w:hAnsi="Calibri" w:cs="Calibri"/>
                      <w:color w:val="000000"/>
                      <w:sz w:val="18"/>
                      <w:szCs w:val="18"/>
                    </w:rPr>
                  </w:rPrChange>
                </w:rPr>
                <w:delText>5,102</w:delText>
              </w:r>
            </w:del>
          </w:p>
        </w:tc>
        <w:tc>
          <w:tcPr>
            <w:tcW w:w="1100" w:type="dxa"/>
            <w:tcBorders>
              <w:top w:val="nil"/>
              <w:left w:val="nil"/>
              <w:bottom w:val="single" w:sz="8" w:space="0" w:color="auto"/>
              <w:right w:val="single" w:sz="8" w:space="0" w:color="auto"/>
            </w:tcBorders>
            <w:shd w:val="clear" w:color="auto" w:fill="auto"/>
            <w:vAlign w:val="center"/>
            <w:hideMark/>
          </w:tcPr>
          <w:p w14:paraId="394D2F3B" w14:textId="24E2A252" w:rsidR="00DD456E" w:rsidRPr="007C4EA8" w:rsidDel="00982B65" w:rsidRDefault="00DD456E">
            <w:pPr>
              <w:pStyle w:val="ListParagraph"/>
              <w:numPr>
                <w:ilvl w:val="1"/>
                <w:numId w:val="23"/>
              </w:numPr>
              <w:spacing w:before="120" w:after="120"/>
              <w:contextualSpacing w:val="0"/>
              <w:rPr>
                <w:del w:id="3107" w:author="Sekar Subramanian" w:date="2021-07-16T12:26:00Z"/>
                <w:rFonts w:asciiTheme="minorHAnsi" w:eastAsia="Times New Roman" w:hAnsiTheme="minorHAnsi" w:cstheme="minorHAnsi"/>
                <w:color w:val="000000"/>
                <w:sz w:val="28"/>
                <w:szCs w:val="28"/>
                <w:rPrChange w:id="3108" w:author="Sekar Subramanian" w:date="2021-07-16T13:10:00Z">
                  <w:rPr>
                    <w:del w:id="3109" w:author="Sekar Subramanian" w:date="2021-07-16T12:26:00Z"/>
                    <w:rFonts w:ascii="Calibri" w:eastAsia="Times New Roman" w:hAnsi="Calibri" w:cs="Calibri"/>
                    <w:color w:val="000000"/>
                    <w:sz w:val="18"/>
                    <w:szCs w:val="18"/>
                  </w:rPr>
                </w:rPrChange>
              </w:rPr>
              <w:pPrChange w:id="3110" w:author="Sekar Subramanian" w:date="2021-07-16T12:36:00Z">
                <w:pPr>
                  <w:spacing w:after="0" w:line="240" w:lineRule="auto"/>
                  <w:jc w:val="center"/>
                </w:pPr>
              </w:pPrChange>
            </w:pPr>
            <w:del w:id="3111" w:author="Sekar Subramanian" w:date="2021-07-16T12:26:00Z">
              <w:r w:rsidRPr="007C4EA8" w:rsidDel="00982B65">
                <w:rPr>
                  <w:rFonts w:asciiTheme="minorHAnsi" w:eastAsia="Times New Roman" w:hAnsiTheme="minorHAnsi" w:cstheme="minorHAnsi"/>
                  <w:color w:val="000000"/>
                  <w:sz w:val="28"/>
                  <w:szCs w:val="28"/>
                  <w:rPrChange w:id="3112" w:author="Sekar Subramanian" w:date="2021-07-16T13:10:00Z">
                    <w:rPr>
                      <w:rFonts w:ascii="Calibri" w:eastAsia="Times New Roman" w:hAnsi="Calibri" w:cs="Calibri"/>
                      <w:color w:val="000000"/>
                      <w:sz w:val="18"/>
                      <w:szCs w:val="18"/>
                    </w:rPr>
                  </w:rPrChange>
                </w:rPr>
                <w:delText>40,816</w:delText>
              </w:r>
            </w:del>
          </w:p>
        </w:tc>
        <w:tc>
          <w:tcPr>
            <w:tcW w:w="943" w:type="dxa"/>
            <w:tcBorders>
              <w:top w:val="nil"/>
              <w:left w:val="nil"/>
              <w:bottom w:val="single" w:sz="8" w:space="0" w:color="auto"/>
              <w:right w:val="single" w:sz="8" w:space="0" w:color="auto"/>
            </w:tcBorders>
            <w:shd w:val="clear" w:color="auto" w:fill="auto"/>
            <w:vAlign w:val="center"/>
            <w:hideMark/>
          </w:tcPr>
          <w:p w14:paraId="6119BFDA" w14:textId="52DEBF5B" w:rsidR="00DD456E" w:rsidRPr="007C4EA8" w:rsidDel="00982B65" w:rsidRDefault="00DD456E">
            <w:pPr>
              <w:pStyle w:val="ListParagraph"/>
              <w:numPr>
                <w:ilvl w:val="1"/>
                <w:numId w:val="23"/>
              </w:numPr>
              <w:spacing w:before="120" w:after="120"/>
              <w:contextualSpacing w:val="0"/>
              <w:rPr>
                <w:del w:id="3113" w:author="Sekar Subramanian" w:date="2021-07-16T12:26:00Z"/>
                <w:rFonts w:asciiTheme="minorHAnsi" w:eastAsia="Times New Roman" w:hAnsiTheme="minorHAnsi" w:cstheme="minorHAnsi"/>
                <w:color w:val="000000"/>
                <w:sz w:val="28"/>
                <w:szCs w:val="28"/>
                <w:rPrChange w:id="3114" w:author="Sekar Subramanian" w:date="2021-07-16T13:10:00Z">
                  <w:rPr>
                    <w:del w:id="3115" w:author="Sekar Subramanian" w:date="2021-07-16T12:26:00Z"/>
                    <w:rFonts w:ascii="Calibri" w:eastAsia="Times New Roman" w:hAnsi="Calibri" w:cs="Calibri"/>
                    <w:color w:val="000000"/>
                    <w:sz w:val="18"/>
                    <w:szCs w:val="18"/>
                  </w:rPr>
                </w:rPrChange>
              </w:rPr>
              <w:pPrChange w:id="3116" w:author="Sekar Subramanian" w:date="2021-07-16T12:36:00Z">
                <w:pPr>
                  <w:spacing w:after="0" w:line="240" w:lineRule="auto"/>
                  <w:jc w:val="center"/>
                </w:pPr>
              </w:pPrChange>
            </w:pPr>
            <w:del w:id="3117" w:author="Sekar Subramanian" w:date="2021-07-16T12:26:00Z">
              <w:r w:rsidRPr="007C4EA8" w:rsidDel="00982B65">
                <w:rPr>
                  <w:rFonts w:asciiTheme="minorHAnsi" w:eastAsia="Times New Roman" w:hAnsiTheme="minorHAnsi" w:cstheme="minorHAnsi"/>
                  <w:color w:val="000000"/>
                  <w:sz w:val="28"/>
                  <w:szCs w:val="28"/>
                  <w:rPrChange w:id="3118" w:author="Sekar Subramanian" w:date="2021-07-16T13:10:00Z">
                    <w:rPr>
                      <w:rFonts w:ascii="Calibri" w:eastAsia="Times New Roman" w:hAnsi="Calibri" w:cs="Calibri"/>
                      <w:color w:val="000000"/>
                      <w:sz w:val="18"/>
                      <w:szCs w:val="18"/>
                    </w:rPr>
                  </w:rPrChange>
                </w:rPr>
                <w:delText>8</w:delText>
              </w:r>
            </w:del>
          </w:p>
        </w:tc>
        <w:tc>
          <w:tcPr>
            <w:tcW w:w="943" w:type="dxa"/>
            <w:tcBorders>
              <w:top w:val="nil"/>
              <w:left w:val="nil"/>
              <w:bottom w:val="single" w:sz="8" w:space="0" w:color="auto"/>
              <w:right w:val="single" w:sz="8" w:space="0" w:color="auto"/>
            </w:tcBorders>
            <w:shd w:val="clear" w:color="auto" w:fill="auto"/>
            <w:vAlign w:val="center"/>
            <w:hideMark/>
          </w:tcPr>
          <w:p w14:paraId="33E1EABC" w14:textId="6570FF7E" w:rsidR="00DD456E" w:rsidRPr="007C4EA8" w:rsidDel="00982B65" w:rsidRDefault="00DD456E">
            <w:pPr>
              <w:pStyle w:val="ListParagraph"/>
              <w:numPr>
                <w:ilvl w:val="1"/>
                <w:numId w:val="23"/>
              </w:numPr>
              <w:spacing w:before="120" w:after="120"/>
              <w:contextualSpacing w:val="0"/>
              <w:rPr>
                <w:del w:id="3119" w:author="Sekar Subramanian" w:date="2021-07-16T12:26:00Z"/>
                <w:rFonts w:asciiTheme="minorHAnsi" w:eastAsia="Times New Roman" w:hAnsiTheme="minorHAnsi" w:cstheme="minorHAnsi"/>
                <w:color w:val="000000"/>
                <w:sz w:val="28"/>
                <w:szCs w:val="28"/>
                <w:rPrChange w:id="3120" w:author="Sekar Subramanian" w:date="2021-07-16T13:10:00Z">
                  <w:rPr>
                    <w:del w:id="3121" w:author="Sekar Subramanian" w:date="2021-07-16T12:26:00Z"/>
                    <w:rFonts w:ascii="Calibri" w:eastAsia="Times New Roman" w:hAnsi="Calibri" w:cs="Calibri"/>
                    <w:color w:val="000000"/>
                  </w:rPr>
                </w:rPrChange>
              </w:rPr>
              <w:pPrChange w:id="3122" w:author="Sekar Subramanian" w:date="2021-07-16T12:36:00Z">
                <w:pPr>
                  <w:spacing w:after="0" w:line="240" w:lineRule="auto"/>
                  <w:jc w:val="center"/>
                </w:pPr>
              </w:pPrChange>
            </w:pPr>
            <w:del w:id="3123" w:author="Sekar Subramanian" w:date="2021-07-16T12:26:00Z">
              <w:r w:rsidRPr="007C4EA8" w:rsidDel="00982B65">
                <w:rPr>
                  <w:rFonts w:asciiTheme="minorHAnsi" w:eastAsia="Times New Roman" w:hAnsiTheme="minorHAnsi" w:cstheme="minorHAnsi"/>
                  <w:color w:val="000000"/>
                  <w:sz w:val="28"/>
                  <w:szCs w:val="28"/>
                  <w:rPrChange w:id="3124"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CF6EE48" w14:textId="041F9CE2" w:rsidR="00DD456E" w:rsidRPr="007C4EA8" w:rsidDel="00982B65" w:rsidRDefault="00DD456E">
            <w:pPr>
              <w:pStyle w:val="ListParagraph"/>
              <w:numPr>
                <w:ilvl w:val="1"/>
                <w:numId w:val="23"/>
              </w:numPr>
              <w:spacing w:before="120" w:after="120"/>
              <w:contextualSpacing w:val="0"/>
              <w:rPr>
                <w:del w:id="3125" w:author="Sekar Subramanian" w:date="2021-07-16T12:26:00Z"/>
                <w:rFonts w:asciiTheme="minorHAnsi" w:eastAsia="Times New Roman" w:hAnsiTheme="minorHAnsi" w:cstheme="minorHAnsi"/>
                <w:color w:val="000000"/>
                <w:sz w:val="28"/>
                <w:szCs w:val="28"/>
                <w:rPrChange w:id="3126" w:author="Sekar Subramanian" w:date="2021-07-16T13:10:00Z">
                  <w:rPr>
                    <w:del w:id="3127" w:author="Sekar Subramanian" w:date="2021-07-16T12:26:00Z"/>
                    <w:rFonts w:ascii="Calibri" w:eastAsia="Times New Roman" w:hAnsi="Calibri" w:cs="Calibri"/>
                    <w:color w:val="000000"/>
                    <w:sz w:val="18"/>
                    <w:szCs w:val="18"/>
                  </w:rPr>
                </w:rPrChange>
              </w:rPr>
              <w:pPrChange w:id="3128" w:author="Sekar Subramanian" w:date="2021-07-16T12:36:00Z">
                <w:pPr>
                  <w:spacing w:after="0" w:line="240" w:lineRule="auto"/>
                  <w:jc w:val="center"/>
                </w:pPr>
              </w:pPrChange>
            </w:pPr>
            <w:del w:id="3129" w:author="Sekar Subramanian" w:date="2021-07-16T12:26:00Z">
              <w:r w:rsidRPr="007C4EA8" w:rsidDel="00982B65">
                <w:rPr>
                  <w:rFonts w:asciiTheme="minorHAnsi" w:eastAsia="Times New Roman" w:hAnsiTheme="minorHAnsi" w:cstheme="minorHAnsi"/>
                  <w:color w:val="000000"/>
                  <w:sz w:val="28"/>
                  <w:szCs w:val="28"/>
                  <w:rPrChange w:id="3130" w:author="Sekar Subramanian" w:date="2021-07-16T13:10:00Z">
                    <w:rPr>
                      <w:rFonts w:ascii="Calibri" w:eastAsia="Times New Roman" w:hAnsi="Calibri" w:cs="Calibri"/>
                      <w:color w:val="000000"/>
                      <w:sz w:val="18"/>
                      <w:szCs w:val="18"/>
                    </w:rPr>
                  </w:rPrChange>
                </w:rPr>
                <w:delText>40,816</w:delText>
              </w:r>
            </w:del>
          </w:p>
        </w:tc>
        <w:tc>
          <w:tcPr>
            <w:tcW w:w="943" w:type="dxa"/>
            <w:tcBorders>
              <w:top w:val="nil"/>
              <w:left w:val="nil"/>
              <w:bottom w:val="single" w:sz="8" w:space="0" w:color="auto"/>
              <w:right w:val="single" w:sz="8" w:space="0" w:color="auto"/>
            </w:tcBorders>
            <w:shd w:val="clear" w:color="auto" w:fill="auto"/>
            <w:vAlign w:val="center"/>
            <w:hideMark/>
          </w:tcPr>
          <w:p w14:paraId="28204502" w14:textId="5D5A33E0" w:rsidR="00DD456E" w:rsidRPr="007C4EA8" w:rsidDel="00982B65" w:rsidRDefault="00DD456E">
            <w:pPr>
              <w:pStyle w:val="ListParagraph"/>
              <w:numPr>
                <w:ilvl w:val="1"/>
                <w:numId w:val="23"/>
              </w:numPr>
              <w:spacing w:before="120" w:after="120"/>
              <w:contextualSpacing w:val="0"/>
              <w:rPr>
                <w:del w:id="3131" w:author="Sekar Subramanian" w:date="2021-07-16T12:26:00Z"/>
                <w:rFonts w:asciiTheme="minorHAnsi" w:eastAsia="Times New Roman" w:hAnsiTheme="minorHAnsi" w:cstheme="minorHAnsi"/>
                <w:color w:val="000000"/>
                <w:sz w:val="28"/>
                <w:szCs w:val="28"/>
                <w:rPrChange w:id="3132" w:author="Sekar Subramanian" w:date="2021-07-16T13:10:00Z">
                  <w:rPr>
                    <w:del w:id="3133" w:author="Sekar Subramanian" w:date="2021-07-16T12:26:00Z"/>
                    <w:rFonts w:ascii="Calibri" w:eastAsia="Times New Roman" w:hAnsi="Calibri" w:cs="Calibri"/>
                    <w:color w:val="000000"/>
                  </w:rPr>
                </w:rPrChange>
              </w:rPr>
              <w:pPrChange w:id="3134" w:author="Sekar Subramanian" w:date="2021-07-16T12:36:00Z">
                <w:pPr>
                  <w:spacing w:after="0" w:line="240" w:lineRule="auto"/>
                  <w:jc w:val="center"/>
                </w:pPr>
              </w:pPrChange>
            </w:pPr>
            <w:del w:id="3135" w:author="Sekar Subramanian" w:date="2021-07-16T12:26:00Z">
              <w:r w:rsidRPr="007C4EA8" w:rsidDel="00982B65">
                <w:rPr>
                  <w:rFonts w:asciiTheme="minorHAnsi" w:eastAsia="Times New Roman" w:hAnsiTheme="minorHAnsi" w:cstheme="minorHAnsi"/>
                  <w:color w:val="000000"/>
                  <w:sz w:val="28"/>
                  <w:szCs w:val="28"/>
                  <w:rPrChange w:id="3136"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9041326" w14:textId="4EC5DFBB" w:rsidR="00DD456E" w:rsidRPr="007C4EA8" w:rsidDel="00982B65" w:rsidRDefault="00DD456E">
            <w:pPr>
              <w:pStyle w:val="ListParagraph"/>
              <w:numPr>
                <w:ilvl w:val="1"/>
                <w:numId w:val="23"/>
              </w:numPr>
              <w:spacing w:before="120" w:after="120"/>
              <w:contextualSpacing w:val="0"/>
              <w:rPr>
                <w:del w:id="3137" w:author="Sekar Subramanian" w:date="2021-07-16T12:26:00Z"/>
                <w:rFonts w:asciiTheme="minorHAnsi" w:eastAsia="Times New Roman" w:hAnsiTheme="minorHAnsi" w:cstheme="minorHAnsi"/>
                <w:color w:val="000000"/>
                <w:sz w:val="28"/>
                <w:szCs w:val="28"/>
                <w:rPrChange w:id="3138" w:author="Sekar Subramanian" w:date="2021-07-16T13:10:00Z">
                  <w:rPr>
                    <w:del w:id="3139" w:author="Sekar Subramanian" w:date="2021-07-16T12:26:00Z"/>
                    <w:rFonts w:ascii="Calibri" w:eastAsia="Times New Roman" w:hAnsi="Calibri" w:cs="Calibri"/>
                    <w:color w:val="000000"/>
                  </w:rPr>
                </w:rPrChange>
              </w:rPr>
              <w:pPrChange w:id="3140" w:author="Sekar Subramanian" w:date="2021-07-16T12:36:00Z">
                <w:pPr>
                  <w:spacing w:after="0" w:line="240" w:lineRule="auto"/>
                  <w:jc w:val="center"/>
                </w:pPr>
              </w:pPrChange>
            </w:pPr>
            <w:del w:id="3141" w:author="Sekar Subramanian" w:date="2021-07-16T12:26:00Z">
              <w:r w:rsidRPr="007C4EA8" w:rsidDel="00982B65">
                <w:rPr>
                  <w:rFonts w:asciiTheme="minorHAnsi" w:eastAsia="Times New Roman" w:hAnsiTheme="minorHAnsi" w:cstheme="minorHAnsi"/>
                  <w:color w:val="000000"/>
                  <w:sz w:val="28"/>
                  <w:szCs w:val="28"/>
                  <w:rPrChange w:id="3142" w:author="Sekar Subramanian" w:date="2021-07-16T13:10:00Z">
                    <w:rPr>
                      <w:rFonts w:ascii="Calibri" w:eastAsia="Times New Roman" w:hAnsi="Calibri" w:cs="Calibri"/>
                      <w:color w:val="000000"/>
                    </w:rPr>
                  </w:rPrChange>
                </w:rPr>
                <w:delText> </w:delText>
              </w:r>
            </w:del>
          </w:p>
        </w:tc>
      </w:tr>
      <w:tr w:rsidR="00DD456E" w:rsidRPr="007C4EA8" w:rsidDel="00982B65" w14:paraId="0BE05F6E" w14:textId="68A92261" w:rsidTr="00DD456E">
        <w:trPr>
          <w:trHeight w:val="251"/>
          <w:del w:id="3143"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67AC33DB" w14:textId="452AA442" w:rsidR="00DD456E" w:rsidRPr="007C4EA8" w:rsidDel="00982B65" w:rsidRDefault="00DD456E">
            <w:pPr>
              <w:pStyle w:val="ListParagraph"/>
              <w:numPr>
                <w:ilvl w:val="1"/>
                <w:numId w:val="23"/>
              </w:numPr>
              <w:spacing w:before="120" w:after="120"/>
              <w:contextualSpacing w:val="0"/>
              <w:rPr>
                <w:del w:id="3144" w:author="Sekar Subramanian" w:date="2021-07-16T12:26:00Z"/>
                <w:rFonts w:asciiTheme="minorHAnsi" w:eastAsia="Times New Roman" w:hAnsiTheme="minorHAnsi" w:cstheme="minorHAnsi"/>
                <w:color w:val="000000"/>
                <w:sz w:val="28"/>
                <w:szCs w:val="28"/>
                <w:rPrChange w:id="3145" w:author="Sekar Subramanian" w:date="2021-07-16T13:10:00Z">
                  <w:rPr>
                    <w:del w:id="3146" w:author="Sekar Subramanian" w:date="2021-07-16T12:26:00Z"/>
                    <w:rFonts w:ascii="Calibri" w:eastAsia="Times New Roman" w:hAnsi="Calibri" w:cs="Calibri"/>
                    <w:color w:val="000000"/>
                    <w:sz w:val="18"/>
                    <w:szCs w:val="18"/>
                  </w:rPr>
                </w:rPrChange>
              </w:rPr>
              <w:pPrChange w:id="3147" w:author="Sekar Subramanian" w:date="2021-07-16T12:36:00Z">
                <w:pPr>
                  <w:spacing w:after="0" w:line="240" w:lineRule="auto"/>
                  <w:jc w:val="center"/>
                </w:pPr>
              </w:pPrChange>
            </w:pPr>
            <w:del w:id="3148" w:author="Sekar Subramanian" w:date="2021-07-16T12:26:00Z">
              <w:r w:rsidRPr="007C4EA8" w:rsidDel="00982B65">
                <w:rPr>
                  <w:rFonts w:asciiTheme="minorHAnsi" w:eastAsia="Times New Roman" w:hAnsiTheme="minorHAnsi" w:cstheme="minorHAnsi"/>
                  <w:color w:val="000000"/>
                  <w:sz w:val="28"/>
                  <w:szCs w:val="28"/>
                  <w:rPrChange w:id="3149" w:author="Sekar Subramanian" w:date="2021-07-16T13:10:00Z">
                    <w:rPr>
                      <w:rFonts w:ascii="Calibri" w:eastAsia="Times New Roman" w:hAnsi="Calibri" w:cs="Calibri"/>
                      <w:color w:val="000000"/>
                      <w:sz w:val="18"/>
                      <w:szCs w:val="18"/>
                    </w:rPr>
                  </w:rPrChange>
                </w:rPr>
                <w:delText>3,205</w:delText>
              </w:r>
            </w:del>
          </w:p>
        </w:tc>
        <w:tc>
          <w:tcPr>
            <w:tcW w:w="1100" w:type="dxa"/>
            <w:tcBorders>
              <w:top w:val="nil"/>
              <w:left w:val="nil"/>
              <w:bottom w:val="single" w:sz="8" w:space="0" w:color="auto"/>
              <w:right w:val="single" w:sz="8" w:space="0" w:color="auto"/>
            </w:tcBorders>
            <w:shd w:val="clear" w:color="auto" w:fill="auto"/>
            <w:vAlign w:val="center"/>
            <w:hideMark/>
          </w:tcPr>
          <w:p w14:paraId="544E56E3" w14:textId="775F185B" w:rsidR="00DD456E" w:rsidRPr="007C4EA8" w:rsidDel="00982B65" w:rsidRDefault="00DD456E">
            <w:pPr>
              <w:pStyle w:val="ListParagraph"/>
              <w:numPr>
                <w:ilvl w:val="1"/>
                <w:numId w:val="23"/>
              </w:numPr>
              <w:spacing w:before="120" w:after="120"/>
              <w:contextualSpacing w:val="0"/>
              <w:rPr>
                <w:del w:id="3150" w:author="Sekar Subramanian" w:date="2021-07-16T12:26:00Z"/>
                <w:rFonts w:asciiTheme="minorHAnsi" w:eastAsia="Times New Roman" w:hAnsiTheme="minorHAnsi" w:cstheme="minorHAnsi"/>
                <w:color w:val="000000"/>
                <w:sz w:val="28"/>
                <w:szCs w:val="28"/>
                <w:rPrChange w:id="3151" w:author="Sekar Subramanian" w:date="2021-07-16T13:10:00Z">
                  <w:rPr>
                    <w:del w:id="3152" w:author="Sekar Subramanian" w:date="2021-07-16T12:26:00Z"/>
                    <w:rFonts w:ascii="Calibri" w:eastAsia="Times New Roman" w:hAnsi="Calibri" w:cs="Calibri"/>
                    <w:color w:val="000000"/>
                    <w:sz w:val="18"/>
                    <w:szCs w:val="18"/>
                  </w:rPr>
                </w:rPrChange>
              </w:rPr>
              <w:pPrChange w:id="3153" w:author="Sekar Subramanian" w:date="2021-07-16T12:36:00Z">
                <w:pPr>
                  <w:spacing w:after="0" w:line="240" w:lineRule="auto"/>
                  <w:jc w:val="center"/>
                </w:pPr>
              </w:pPrChange>
            </w:pPr>
            <w:del w:id="3154" w:author="Sekar Subramanian" w:date="2021-07-16T12:26:00Z">
              <w:r w:rsidRPr="007C4EA8" w:rsidDel="00982B65">
                <w:rPr>
                  <w:rFonts w:asciiTheme="minorHAnsi" w:eastAsia="Times New Roman" w:hAnsiTheme="minorHAnsi" w:cstheme="minorHAnsi"/>
                  <w:color w:val="000000"/>
                  <w:sz w:val="28"/>
                  <w:szCs w:val="28"/>
                  <w:rPrChange w:id="3155" w:author="Sekar Subramanian" w:date="2021-07-16T13:10:00Z">
                    <w:rPr>
                      <w:rFonts w:ascii="Calibri" w:eastAsia="Times New Roman" w:hAnsi="Calibri" w:cs="Calibri"/>
                      <w:color w:val="000000"/>
                      <w:sz w:val="18"/>
                      <w:szCs w:val="18"/>
                    </w:rPr>
                  </w:rPrChange>
                </w:rPr>
                <w:delText>57,690</w:delText>
              </w:r>
            </w:del>
          </w:p>
        </w:tc>
        <w:tc>
          <w:tcPr>
            <w:tcW w:w="943" w:type="dxa"/>
            <w:tcBorders>
              <w:top w:val="nil"/>
              <w:left w:val="nil"/>
              <w:bottom w:val="single" w:sz="8" w:space="0" w:color="auto"/>
              <w:right w:val="single" w:sz="8" w:space="0" w:color="auto"/>
            </w:tcBorders>
            <w:shd w:val="clear" w:color="auto" w:fill="auto"/>
            <w:vAlign w:val="center"/>
            <w:hideMark/>
          </w:tcPr>
          <w:p w14:paraId="5C6825BE" w14:textId="3B165097" w:rsidR="00DD456E" w:rsidRPr="007C4EA8" w:rsidDel="00982B65" w:rsidRDefault="00DD456E">
            <w:pPr>
              <w:pStyle w:val="ListParagraph"/>
              <w:numPr>
                <w:ilvl w:val="1"/>
                <w:numId w:val="23"/>
              </w:numPr>
              <w:spacing w:before="120" w:after="120"/>
              <w:contextualSpacing w:val="0"/>
              <w:rPr>
                <w:del w:id="3156" w:author="Sekar Subramanian" w:date="2021-07-16T12:26:00Z"/>
                <w:rFonts w:asciiTheme="minorHAnsi" w:eastAsia="Times New Roman" w:hAnsiTheme="minorHAnsi" w:cstheme="minorHAnsi"/>
                <w:color w:val="000000"/>
                <w:sz w:val="28"/>
                <w:szCs w:val="28"/>
                <w:rPrChange w:id="3157" w:author="Sekar Subramanian" w:date="2021-07-16T13:10:00Z">
                  <w:rPr>
                    <w:del w:id="3158" w:author="Sekar Subramanian" w:date="2021-07-16T12:26:00Z"/>
                    <w:rFonts w:ascii="Calibri" w:eastAsia="Times New Roman" w:hAnsi="Calibri" w:cs="Calibri"/>
                    <w:color w:val="000000"/>
                    <w:sz w:val="18"/>
                    <w:szCs w:val="18"/>
                  </w:rPr>
                </w:rPrChange>
              </w:rPr>
              <w:pPrChange w:id="3159" w:author="Sekar Subramanian" w:date="2021-07-16T12:36:00Z">
                <w:pPr>
                  <w:spacing w:after="0" w:line="240" w:lineRule="auto"/>
                  <w:jc w:val="center"/>
                </w:pPr>
              </w:pPrChange>
            </w:pPr>
            <w:del w:id="3160" w:author="Sekar Subramanian" w:date="2021-07-16T12:26:00Z">
              <w:r w:rsidRPr="007C4EA8" w:rsidDel="00982B65">
                <w:rPr>
                  <w:rFonts w:asciiTheme="minorHAnsi" w:eastAsia="Times New Roman" w:hAnsiTheme="minorHAnsi" w:cstheme="minorHAnsi"/>
                  <w:color w:val="000000"/>
                  <w:sz w:val="28"/>
                  <w:szCs w:val="28"/>
                  <w:rPrChange w:id="3161" w:author="Sekar Subramanian" w:date="2021-07-16T13:10:00Z">
                    <w:rPr>
                      <w:rFonts w:ascii="Calibri" w:eastAsia="Times New Roman" w:hAnsi="Calibri" w:cs="Calibri"/>
                      <w:color w:val="000000"/>
                      <w:sz w:val="18"/>
                      <w:szCs w:val="18"/>
                    </w:rPr>
                  </w:rPrChange>
                </w:rPr>
                <w:delText>18</w:delText>
              </w:r>
            </w:del>
          </w:p>
        </w:tc>
        <w:tc>
          <w:tcPr>
            <w:tcW w:w="943" w:type="dxa"/>
            <w:tcBorders>
              <w:top w:val="nil"/>
              <w:left w:val="nil"/>
              <w:bottom w:val="single" w:sz="8" w:space="0" w:color="auto"/>
              <w:right w:val="single" w:sz="8" w:space="0" w:color="auto"/>
            </w:tcBorders>
            <w:shd w:val="clear" w:color="auto" w:fill="auto"/>
            <w:vAlign w:val="center"/>
            <w:hideMark/>
          </w:tcPr>
          <w:p w14:paraId="227CDDB7" w14:textId="4A95EAFF" w:rsidR="00DD456E" w:rsidRPr="007C4EA8" w:rsidDel="00982B65" w:rsidRDefault="00DD456E">
            <w:pPr>
              <w:pStyle w:val="ListParagraph"/>
              <w:numPr>
                <w:ilvl w:val="1"/>
                <w:numId w:val="23"/>
              </w:numPr>
              <w:spacing w:before="120" w:after="120"/>
              <w:contextualSpacing w:val="0"/>
              <w:rPr>
                <w:del w:id="3162" w:author="Sekar Subramanian" w:date="2021-07-16T12:26:00Z"/>
                <w:rFonts w:asciiTheme="minorHAnsi" w:eastAsia="Times New Roman" w:hAnsiTheme="minorHAnsi" w:cstheme="minorHAnsi"/>
                <w:color w:val="000000"/>
                <w:sz w:val="28"/>
                <w:szCs w:val="28"/>
                <w:rPrChange w:id="3163" w:author="Sekar Subramanian" w:date="2021-07-16T13:10:00Z">
                  <w:rPr>
                    <w:del w:id="3164" w:author="Sekar Subramanian" w:date="2021-07-16T12:26:00Z"/>
                    <w:rFonts w:ascii="Calibri" w:eastAsia="Times New Roman" w:hAnsi="Calibri" w:cs="Calibri"/>
                    <w:color w:val="000000"/>
                  </w:rPr>
                </w:rPrChange>
              </w:rPr>
              <w:pPrChange w:id="3165" w:author="Sekar Subramanian" w:date="2021-07-16T12:36:00Z">
                <w:pPr>
                  <w:spacing w:after="0" w:line="240" w:lineRule="auto"/>
                  <w:jc w:val="center"/>
                </w:pPr>
              </w:pPrChange>
            </w:pPr>
            <w:del w:id="3166" w:author="Sekar Subramanian" w:date="2021-07-16T12:26:00Z">
              <w:r w:rsidRPr="007C4EA8" w:rsidDel="00982B65">
                <w:rPr>
                  <w:rFonts w:asciiTheme="minorHAnsi" w:eastAsia="Times New Roman" w:hAnsiTheme="minorHAnsi" w:cstheme="minorHAnsi"/>
                  <w:color w:val="000000"/>
                  <w:sz w:val="28"/>
                  <w:szCs w:val="28"/>
                  <w:rPrChange w:id="3167"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B527A57" w14:textId="6606B288" w:rsidR="00DD456E" w:rsidRPr="007C4EA8" w:rsidDel="00982B65" w:rsidRDefault="00DD456E">
            <w:pPr>
              <w:pStyle w:val="ListParagraph"/>
              <w:numPr>
                <w:ilvl w:val="1"/>
                <w:numId w:val="23"/>
              </w:numPr>
              <w:spacing w:before="120" w:after="120"/>
              <w:contextualSpacing w:val="0"/>
              <w:rPr>
                <w:del w:id="3168" w:author="Sekar Subramanian" w:date="2021-07-16T12:26:00Z"/>
                <w:rFonts w:asciiTheme="minorHAnsi" w:eastAsia="Times New Roman" w:hAnsiTheme="minorHAnsi" w:cstheme="minorHAnsi"/>
                <w:color w:val="000000"/>
                <w:sz w:val="28"/>
                <w:szCs w:val="28"/>
                <w:rPrChange w:id="3169" w:author="Sekar Subramanian" w:date="2021-07-16T13:10:00Z">
                  <w:rPr>
                    <w:del w:id="3170" w:author="Sekar Subramanian" w:date="2021-07-16T12:26:00Z"/>
                    <w:rFonts w:ascii="Calibri" w:eastAsia="Times New Roman" w:hAnsi="Calibri" w:cs="Calibri"/>
                    <w:color w:val="000000"/>
                  </w:rPr>
                </w:rPrChange>
              </w:rPr>
              <w:pPrChange w:id="3171" w:author="Sekar Subramanian" w:date="2021-07-16T12:36:00Z">
                <w:pPr>
                  <w:spacing w:after="0" w:line="240" w:lineRule="auto"/>
                  <w:jc w:val="center"/>
                </w:pPr>
              </w:pPrChange>
            </w:pPr>
            <w:del w:id="3172" w:author="Sekar Subramanian" w:date="2021-07-16T12:26:00Z">
              <w:r w:rsidRPr="007C4EA8" w:rsidDel="00982B65">
                <w:rPr>
                  <w:rFonts w:asciiTheme="minorHAnsi" w:eastAsia="Times New Roman" w:hAnsiTheme="minorHAnsi" w:cstheme="minorHAnsi"/>
                  <w:color w:val="000000"/>
                  <w:sz w:val="28"/>
                  <w:szCs w:val="28"/>
                  <w:rPrChange w:id="3173"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62C32AD" w14:textId="4265133A" w:rsidR="00DD456E" w:rsidRPr="007C4EA8" w:rsidDel="00982B65" w:rsidRDefault="00DD456E">
            <w:pPr>
              <w:pStyle w:val="ListParagraph"/>
              <w:numPr>
                <w:ilvl w:val="1"/>
                <w:numId w:val="23"/>
              </w:numPr>
              <w:spacing w:before="120" w:after="120"/>
              <w:contextualSpacing w:val="0"/>
              <w:rPr>
                <w:del w:id="3174" w:author="Sekar Subramanian" w:date="2021-07-16T12:26:00Z"/>
                <w:rFonts w:asciiTheme="minorHAnsi" w:eastAsia="Times New Roman" w:hAnsiTheme="minorHAnsi" w:cstheme="minorHAnsi"/>
                <w:color w:val="000000"/>
                <w:sz w:val="28"/>
                <w:szCs w:val="28"/>
                <w:rPrChange w:id="3175" w:author="Sekar Subramanian" w:date="2021-07-16T13:10:00Z">
                  <w:rPr>
                    <w:del w:id="3176" w:author="Sekar Subramanian" w:date="2021-07-16T12:26:00Z"/>
                    <w:rFonts w:ascii="Calibri" w:eastAsia="Times New Roman" w:hAnsi="Calibri" w:cs="Calibri"/>
                    <w:color w:val="000000"/>
                  </w:rPr>
                </w:rPrChange>
              </w:rPr>
              <w:pPrChange w:id="3177" w:author="Sekar Subramanian" w:date="2021-07-16T12:36:00Z">
                <w:pPr>
                  <w:spacing w:after="0" w:line="240" w:lineRule="auto"/>
                  <w:jc w:val="center"/>
                </w:pPr>
              </w:pPrChange>
            </w:pPr>
            <w:del w:id="3178" w:author="Sekar Subramanian" w:date="2021-07-16T12:26:00Z">
              <w:r w:rsidRPr="007C4EA8" w:rsidDel="00982B65">
                <w:rPr>
                  <w:rFonts w:asciiTheme="minorHAnsi" w:eastAsia="Times New Roman" w:hAnsiTheme="minorHAnsi" w:cstheme="minorHAnsi"/>
                  <w:color w:val="000000"/>
                  <w:sz w:val="28"/>
                  <w:szCs w:val="28"/>
                  <w:rPrChange w:id="317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38A0CCDF" w14:textId="12A54086" w:rsidR="00DD456E" w:rsidRPr="007C4EA8" w:rsidDel="00982B65" w:rsidRDefault="00DD456E">
            <w:pPr>
              <w:pStyle w:val="ListParagraph"/>
              <w:numPr>
                <w:ilvl w:val="1"/>
                <w:numId w:val="23"/>
              </w:numPr>
              <w:spacing w:before="120" w:after="120"/>
              <w:contextualSpacing w:val="0"/>
              <w:rPr>
                <w:del w:id="3180" w:author="Sekar Subramanian" w:date="2021-07-16T12:26:00Z"/>
                <w:rFonts w:asciiTheme="minorHAnsi" w:eastAsia="Times New Roman" w:hAnsiTheme="minorHAnsi" w:cstheme="minorHAnsi"/>
                <w:color w:val="000000"/>
                <w:sz w:val="28"/>
                <w:szCs w:val="28"/>
                <w:rPrChange w:id="3181" w:author="Sekar Subramanian" w:date="2021-07-16T13:10:00Z">
                  <w:rPr>
                    <w:del w:id="3182" w:author="Sekar Subramanian" w:date="2021-07-16T12:26:00Z"/>
                    <w:rFonts w:ascii="Calibri" w:eastAsia="Times New Roman" w:hAnsi="Calibri" w:cs="Calibri"/>
                    <w:color w:val="000000"/>
                    <w:sz w:val="18"/>
                    <w:szCs w:val="18"/>
                  </w:rPr>
                </w:rPrChange>
              </w:rPr>
              <w:pPrChange w:id="3183" w:author="Sekar Subramanian" w:date="2021-07-16T12:36:00Z">
                <w:pPr>
                  <w:spacing w:after="0" w:line="240" w:lineRule="auto"/>
                  <w:jc w:val="center"/>
                </w:pPr>
              </w:pPrChange>
            </w:pPr>
            <w:del w:id="3184" w:author="Sekar Subramanian" w:date="2021-07-16T12:26:00Z">
              <w:r w:rsidRPr="007C4EA8" w:rsidDel="00982B65">
                <w:rPr>
                  <w:rFonts w:asciiTheme="minorHAnsi" w:eastAsia="Times New Roman" w:hAnsiTheme="minorHAnsi" w:cstheme="minorHAnsi"/>
                  <w:color w:val="000000"/>
                  <w:sz w:val="28"/>
                  <w:szCs w:val="28"/>
                  <w:rPrChange w:id="3185" w:author="Sekar Subramanian" w:date="2021-07-16T13:10:00Z">
                    <w:rPr>
                      <w:rFonts w:ascii="Calibri" w:eastAsia="Times New Roman" w:hAnsi="Calibri" w:cs="Calibri"/>
                      <w:color w:val="000000"/>
                      <w:sz w:val="18"/>
                      <w:szCs w:val="18"/>
                    </w:rPr>
                  </w:rPrChange>
                </w:rPr>
                <w:delText>57,690</w:delText>
              </w:r>
            </w:del>
          </w:p>
        </w:tc>
      </w:tr>
      <w:tr w:rsidR="00DD456E" w:rsidRPr="007C4EA8" w:rsidDel="00982B65" w14:paraId="7ACA4F1B" w14:textId="2E18F213" w:rsidTr="00DD456E">
        <w:trPr>
          <w:trHeight w:val="251"/>
          <w:del w:id="3186"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9B9BF53" w14:textId="6FAE4202" w:rsidR="00DD456E" w:rsidRPr="007C4EA8" w:rsidDel="00982B65" w:rsidRDefault="00DD456E">
            <w:pPr>
              <w:pStyle w:val="ListParagraph"/>
              <w:numPr>
                <w:ilvl w:val="1"/>
                <w:numId w:val="23"/>
              </w:numPr>
              <w:spacing w:before="120" w:after="120"/>
              <w:contextualSpacing w:val="0"/>
              <w:rPr>
                <w:del w:id="3187" w:author="Sekar Subramanian" w:date="2021-07-16T12:26:00Z"/>
                <w:rFonts w:asciiTheme="minorHAnsi" w:eastAsia="Times New Roman" w:hAnsiTheme="minorHAnsi" w:cstheme="minorHAnsi"/>
                <w:color w:val="000000"/>
                <w:sz w:val="28"/>
                <w:szCs w:val="28"/>
                <w:rPrChange w:id="3188" w:author="Sekar Subramanian" w:date="2021-07-16T13:10:00Z">
                  <w:rPr>
                    <w:del w:id="3189" w:author="Sekar Subramanian" w:date="2021-07-16T12:26:00Z"/>
                    <w:rFonts w:ascii="Calibri" w:eastAsia="Times New Roman" w:hAnsi="Calibri" w:cs="Calibri"/>
                    <w:color w:val="000000"/>
                    <w:sz w:val="18"/>
                    <w:szCs w:val="18"/>
                  </w:rPr>
                </w:rPrChange>
              </w:rPr>
              <w:pPrChange w:id="3190" w:author="Sekar Subramanian" w:date="2021-07-16T12:36:00Z">
                <w:pPr>
                  <w:spacing w:after="0" w:line="240" w:lineRule="auto"/>
                  <w:jc w:val="center"/>
                </w:pPr>
              </w:pPrChange>
            </w:pPr>
            <w:del w:id="3191" w:author="Sekar Subramanian" w:date="2021-07-16T12:26:00Z">
              <w:r w:rsidRPr="007C4EA8" w:rsidDel="00982B65">
                <w:rPr>
                  <w:rFonts w:asciiTheme="minorHAnsi" w:eastAsia="Times New Roman" w:hAnsiTheme="minorHAnsi" w:cstheme="minorHAnsi"/>
                  <w:color w:val="000000"/>
                  <w:sz w:val="28"/>
                  <w:szCs w:val="28"/>
                  <w:rPrChange w:id="3192" w:author="Sekar Subramanian" w:date="2021-07-16T13:10:00Z">
                    <w:rPr>
                      <w:rFonts w:ascii="Calibri" w:eastAsia="Times New Roman" w:hAnsi="Calibri" w:cs="Calibri"/>
                      <w:color w:val="000000"/>
                      <w:sz w:val="18"/>
                      <w:szCs w:val="18"/>
                    </w:rPr>
                  </w:rPrChange>
                </w:rPr>
                <w:delText>2,298</w:delText>
              </w:r>
            </w:del>
          </w:p>
        </w:tc>
        <w:tc>
          <w:tcPr>
            <w:tcW w:w="1100" w:type="dxa"/>
            <w:tcBorders>
              <w:top w:val="nil"/>
              <w:left w:val="nil"/>
              <w:bottom w:val="single" w:sz="8" w:space="0" w:color="auto"/>
              <w:right w:val="single" w:sz="8" w:space="0" w:color="auto"/>
            </w:tcBorders>
            <w:shd w:val="clear" w:color="auto" w:fill="auto"/>
            <w:vAlign w:val="center"/>
            <w:hideMark/>
          </w:tcPr>
          <w:p w14:paraId="25EDAE1E" w14:textId="7D8282A6" w:rsidR="00DD456E" w:rsidRPr="007C4EA8" w:rsidDel="00982B65" w:rsidRDefault="00DD456E">
            <w:pPr>
              <w:pStyle w:val="ListParagraph"/>
              <w:numPr>
                <w:ilvl w:val="1"/>
                <w:numId w:val="23"/>
              </w:numPr>
              <w:spacing w:before="120" w:after="120"/>
              <w:contextualSpacing w:val="0"/>
              <w:rPr>
                <w:del w:id="3193" w:author="Sekar Subramanian" w:date="2021-07-16T12:26:00Z"/>
                <w:rFonts w:asciiTheme="minorHAnsi" w:eastAsia="Times New Roman" w:hAnsiTheme="minorHAnsi" w:cstheme="minorHAnsi"/>
                <w:color w:val="000000"/>
                <w:sz w:val="28"/>
                <w:szCs w:val="28"/>
                <w:rPrChange w:id="3194" w:author="Sekar Subramanian" w:date="2021-07-16T13:10:00Z">
                  <w:rPr>
                    <w:del w:id="3195" w:author="Sekar Subramanian" w:date="2021-07-16T12:26:00Z"/>
                    <w:rFonts w:ascii="Calibri" w:eastAsia="Times New Roman" w:hAnsi="Calibri" w:cs="Calibri"/>
                    <w:color w:val="000000"/>
                    <w:sz w:val="18"/>
                    <w:szCs w:val="18"/>
                  </w:rPr>
                </w:rPrChange>
              </w:rPr>
              <w:pPrChange w:id="3196" w:author="Sekar Subramanian" w:date="2021-07-16T12:36:00Z">
                <w:pPr>
                  <w:spacing w:after="0" w:line="240" w:lineRule="auto"/>
                  <w:jc w:val="center"/>
                </w:pPr>
              </w:pPrChange>
            </w:pPr>
            <w:del w:id="3197" w:author="Sekar Subramanian" w:date="2021-07-16T12:26:00Z">
              <w:r w:rsidRPr="007C4EA8" w:rsidDel="00982B65">
                <w:rPr>
                  <w:rFonts w:asciiTheme="minorHAnsi" w:eastAsia="Times New Roman" w:hAnsiTheme="minorHAnsi" w:cstheme="minorHAnsi"/>
                  <w:color w:val="000000"/>
                  <w:sz w:val="28"/>
                  <w:szCs w:val="28"/>
                  <w:rPrChange w:id="3198" w:author="Sekar Subramanian" w:date="2021-07-16T13:10:00Z">
                    <w:rPr>
                      <w:rFonts w:ascii="Calibri" w:eastAsia="Times New Roman" w:hAnsi="Calibri" w:cs="Calibri"/>
                      <w:color w:val="000000"/>
                      <w:sz w:val="18"/>
                      <w:szCs w:val="18"/>
                    </w:rPr>
                  </w:rPrChange>
                </w:rPr>
                <w:delText>20,682</w:delText>
              </w:r>
            </w:del>
          </w:p>
        </w:tc>
        <w:tc>
          <w:tcPr>
            <w:tcW w:w="943" w:type="dxa"/>
            <w:tcBorders>
              <w:top w:val="nil"/>
              <w:left w:val="nil"/>
              <w:bottom w:val="single" w:sz="8" w:space="0" w:color="auto"/>
              <w:right w:val="single" w:sz="8" w:space="0" w:color="auto"/>
            </w:tcBorders>
            <w:shd w:val="clear" w:color="auto" w:fill="auto"/>
            <w:vAlign w:val="center"/>
            <w:hideMark/>
          </w:tcPr>
          <w:p w14:paraId="2A3D7C02" w14:textId="7AA8DE24" w:rsidR="00DD456E" w:rsidRPr="007C4EA8" w:rsidDel="00982B65" w:rsidRDefault="00DD456E">
            <w:pPr>
              <w:pStyle w:val="ListParagraph"/>
              <w:numPr>
                <w:ilvl w:val="1"/>
                <w:numId w:val="23"/>
              </w:numPr>
              <w:spacing w:before="120" w:after="120"/>
              <w:contextualSpacing w:val="0"/>
              <w:rPr>
                <w:del w:id="3199" w:author="Sekar Subramanian" w:date="2021-07-16T12:26:00Z"/>
                <w:rFonts w:asciiTheme="minorHAnsi" w:eastAsia="Times New Roman" w:hAnsiTheme="minorHAnsi" w:cstheme="minorHAnsi"/>
                <w:color w:val="000000"/>
                <w:sz w:val="28"/>
                <w:szCs w:val="28"/>
                <w:rPrChange w:id="3200" w:author="Sekar Subramanian" w:date="2021-07-16T13:10:00Z">
                  <w:rPr>
                    <w:del w:id="3201" w:author="Sekar Subramanian" w:date="2021-07-16T12:26:00Z"/>
                    <w:rFonts w:ascii="Calibri" w:eastAsia="Times New Roman" w:hAnsi="Calibri" w:cs="Calibri"/>
                    <w:color w:val="000000"/>
                    <w:sz w:val="18"/>
                    <w:szCs w:val="18"/>
                  </w:rPr>
                </w:rPrChange>
              </w:rPr>
              <w:pPrChange w:id="3202" w:author="Sekar Subramanian" w:date="2021-07-16T12:36:00Z">
                <w:pPr>
                  <w:spacing w:after="0" w:line="240" w:lineRule="auto"/>
                  <w:jc w:val="center"/>
                </w:pPr>
              </w:pPrChange>
            </w:pPr>
            <w:del w:id="3203" w:author="Sekar Subramanian" w:date="2021-07-16T12:26:00Z">
              <w:r w:rsidRPr="007C4EA8" w:rsidDel="00982B65">
                <w:rPr>
                  <w:rFonts w:asciiTheme="minorHAnsi" w:eastAsia="Times New Roman" w:hAnsiTheme="minorHAnsi" w:cstheme="minorHAnsi"/>
                  <w:color w:val="000000"/>
                  <w:sz w:val="28"/>
                  <w:szCs w:val="28"/>
                  <w:rPrChange w:id="3204" w:author="Sekar Subramanian" w:date="2021-07-16T13:10:00Z">
                    <w:rPr>
                      <w:rFonts w:ascii="Calibri" w:eastAsia="Times New Roman" w:hAnsi="Calibri" w:cs="Calibri"/>
                      <w:color w:val="000000"/>
                      <w:sz w:val="18"/>
                      <w:szCs w:val="18"/>
                    </w:rPr>
                  </w:rPrChange>
                </w:rPr>
                <w:delText>9</w:delText>
              </w:r>
            </w:del>
          </w:p>
        </w:tc>
        <w:tc>
          <w:tcPr>
            <w:tcW w:w="943" w:type="dxa"/>
            <w:tcBorders>
              <w:top w:val="nil"/>
              <w:left w:val="nil"/>
              <w:bottom w:val="single" w:sz="8" w:space="0" w:color="auto"/>
              <w:right w:val="single" w:sz="8" w:space="0" w:color="auto"/>
            </w:tcBorders>
            <w:shd w:val="clear" w:color="auto" w:fill="auto"/>
            <w:vAlign w:val="center"/>
            <w:hideMark/>
          </w:tcPr>
          <w:p w14:paraId="13CB1AAB" w14:textId="45F3557D" w:rsidR="00DD456E" w:rsidRPr="007C4EA8" w:rsidDel="00982B65" w:rsidRDefault="00DD456E">
            <w:pPr>
              <w:pStyle w:val="ListParagraph"/>
              <w:numPr>
                <w:ilvl w:val="1"/>
                <w:numId w:val="23"/>
              </w:numPr>
              <w:spacing w:before="120" w:after="120"/>
              <w:contextualSpacing w:val="0"/>
              <w:rPr>
                <w:del w:id="3205" w:author="Sekar Subramanian" w:date="2021-07-16T12:26:00Z"/>
                <w:rFonts w:asciiTheme="minorHAnsi" w:eastAsia="Times New Roman" w:hAnsiTheme="minorHAnsi" w:cstheme="minorHAnsi"/>
                <w:color w:val="000000"/>
                <w:sz w:val="28"/>
                <w:szCs w:val="28"/>
                <w:rPrChange w:id="3206" w:author="Sekar Subramanian" w:date="2021-07-16T13:10:00Z">
                  <w:rPr>
                    <w:del w:id="3207" w:author="Sekar Subramanian" w:date="2021-07-16T12:26:00Z"/>
                    <w:rFonts w:ascii="Calibri" w:eastAsia="Times New Roman" w:hAnsi="Calibri" w:cs="Calibri"/>
                    <w:color w:val="000000"/>
                  </w:rPr>
                </w:rPrChange>
              </w:rPr>
              <w:pPrChange w:id="3208" w:author="Sekar Subramanian" w:date="2021-07-16T12:36:00Z">
                <w:pPr>
                  <w:spacing w:after="0" w:line="240" w:lineRule="auto"/>
                  <w:jc w:val="center"/>
                </w:pPr>
              </w:pPrChange>
            </w:pPr>
            <w:del w:id="3209" w:author="Sekar Subramanian" w:date="2021-07-16T12:26:00Z">
              <w:r w:rsidRPr="007C4EA8" w:rsidDel="00982B65">
                <w:rPr>
                  <w:rFonts w:asciiTheme="minorHAnsi" w:eastAsia="Times New Roman" w:hAnsiTheme="minorHAnsi" w:cstheme="minorHAnsi"/>
                  <w:color w:val="000000"/>
                  <w:sz w:val="28"/>
                  <w:szCs w:val="28"/>
                  <w:rPrChange w:id="3210"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1CABF9A" w14:textId="24A14E39" w:rsidR="00DD456E" w:rsidRPr="007C4EA8" w:rsidDel="00982B65" w:rsidRDefault="00DD456E">
            <w:pPr>
              <w:pStyle w:val="ListParagraph"/>
              <w:numPr>
                <w:ilvl w:val="1"/>
                <w:numId w:val="23"/>
              </w:numPr>
              <w:spacing w:before="120" w:after="120"/>
              <w:contextualSpacing w:val="0"/>
              <w:rPr>
                <w:del w:id="3211" w:author="Sekar Subramanian" w:date="2021-07-16T12:26:00Z"/>
                <w:rFonts w:asciiTheme="minorHAnsi" w:eastAsia="Times New Roman" w:hAnsiTheme="minorHAnsi" w:cstheme="minorHAnsi"/>
                <w:color w:val="000000"/>
                <w:sz w:val="28"/>
                <w:szCs w:val="28"/>
                <w:rPrChange w:id="3212" w:author="Sekar Subramanian" w:date="2021-07-16T13:10:00Z">
                  <w:rPr>
                    <w:del w:id="3213" w:author="Sekar Subramanian" w:date="2021-07-16T12:26:00Z"/>
                    <w:rFonts w:ascii="Calibri" w:eastAsia="Times New Roman" w:hAnsi="Calibri" w:cs="Calibri"/>
                    <w:color w:val="000000"/>
                    <w:sz w:val="18"/>
                    <w:szCs w:val="18"/>
                  </w:rPr>
                </w:rPrChange>
              </w:rPr>
              <w:pPrChange w:id="3214" w:author="Sekar Subramanian" w:date="2021-07-16T12:36:00Z">
                <w:pPr>
                  <w:spacing w:after="0" w:line="240" w:lineRule="auto"/>
                  <w:jc w:val="center"/>
                </w:pPr>
              </w:pPrChange>
            </w:pPr>
            <w:del w:id="3215" w:author="Sekar Subramanian" w:date="2021-07-16T12:26:00Z">
              <w:r w:rsidRPr="007C4EA8" w:rsidDel="00982B65">
                <w:rPr>
                  <w:rFonts w:asciiTheme="minorHAnsi" w:eastAsia="Times New Roman" w:hAnsiTheme="minorHAnsi" w:cstheme="minorHAnsi"/>
                  <w:color w:val="000000"/>
                  <w:sz w:val="28"/>
                  <w:szCs w:val="28"/>
                  <w:rPrChange w:id="3216" w:author="Sekar Subramanian" w:date="2021-07-16T13:10:00Z">
                    <w:rPr>
                      <w:rFonts w:ascii="Calibri" w:eastAsia="Times New Roman" w:hAnsi="Calibri" w:cs="Calibri"/>
                      <w:color w:val="000000"/>
                      <w:sz w:val="18"/>
                      <w:szCs w:val="18"/>
                    </w:rPr>
                  </w:rPrChange>
                </w:rPr>
                <w:delText>20,682</w:delText>
              </w:r>
            </w:del>
          </w:p>
        </w:tc>
        <w:tc>
          <w:tcPr>
            <w:tcW w:w="943" w:type="dxa"/>
            <w:tcBorders>
              <w:top w:val="nil"/>
              <w:left w:val="nil"/>
              <w:bottom w:val="single" w:sz="8" w:space="0" w:color="auto"/>
              <w:right w:val="single" w:sz="8" w:space="0" w:color="auto"/>
            </w:tcBorders>
            <w:shd w:val="clear" w:color="auto" w:fill="auto"/>
            <w:vAlign w:val="center"/>
            <w:hideMark/>
          </w:tcPr>
          <w:p w14:paraId="0A255A9B" w14:textId="26F06195" w:rsidR="00DD456E" w:rsidRPr="007C4EA8" w:rsidDel="00982B65" w:rsidRDefault="00DD456E">
            <w:pPr>
              <w:pStyle w:val="ListParagraph"/>
              <w:numPr>
                <w:ilvl w:val="1"/>
                <w:numId w:val="23"/>
              </w:numPr>
              <w:spacing w:before="120" w:after="120"/>
              <w:contextualSpacing w:val="0"/>
              <w:rPr>
                <w:del w:id="3217" w:author="Sekar Subramanian" w:date="2021-07-16T12:26:00Z"/>
                <w:rFonts w:asciiTheme="minorHAnsi" w:eastAsia="Times New Roman" w:hAnsiTheme="minorHAnsi" w:cstheme="minorHAnsi"/>
                <w:color w:val="000000"/>
                <w:sz w:val="28"/>
                <w:szCs w:val="28"/>
                <w:rPrChange w:id="3218" w:author="Sekar Subramanian" w:date="2021-07-16T13:10:00Z">
                  <w:rPr>
                    <w:del w:id="3219" w:author="Sekar Subramanian" w:date="2021-07-16T12:26:00Z"/>
                    <w:rFonts w:ascii="Calibri" w:eastAsia="Times New Roman" w:hAnsi="Calibri" w:cs="Calibri"/>
                    <w:color w:val="000000"/>
                  </w:rPr>
                </w:rPrChange>
              </w:rPr>
              <w:pPrChange w:id="3220" w:author="Sekar Subramanian" w:date="2021-07-16T12:36:00Z">
                <w:pPr>
                  <w:spacing w:after="0" w:line="240" w:lineRule="auto"/>
                  <w:jc w:val="center"/>
                </w:pPr>
              </w:pPrChange>
            </w:pPr>
            <w:del w:id="3221" w:author="Sekar Subramanian" w:date="2021-07-16T12:26:00Z">
              <w:r w:rsidRPr="007C4EA8" w:rsidDel="00982B65">
                <w:rPr>
                  <w:rFonts w:asciiTheme="minorHAnsi" w:eastAsia="Times New Roman" w:hAnsiTheme="minorHAnsi" w:cstheme="minorHAnsi"/>
                  <w:color w:val="000000"/>
                  <w:sz w:val="28"/>
                  <w:szCs w:val="28"/>
                  <w:rPrChange w:id="3222"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6118FE6" w14:textId="13D35963" w:rsidR="00DD456E" w:rsidRPr="007C4EA8" w:rsidDel="00982B65" w:rsidRDefault="00DD456E">
            <w:pPr>
              <w:pStyle w:val="ListParagraph"/>
              <w:numPr>
                <w:ilvl w:val="1"/>
                <w:numId w:val="23"/>
              </w:numPr>
              <w:spacing w:before="120" w:after="120"/>
              <w:contextualSpacing w:val="0"/>
              <w:rPr>
                <w:del w:id="3223" w:author="Sekar Subramanian" w:date="2021-07-16T12:26:00Z"/>
                <w:rFonts w:asciiTheme="minorHAnsi" w:eastAsia="Times New Roman" w:hAnsiTheme="minorHAnsi" w:cstheme="minorHAnsi"/>
                <w:color w:val="000000"/>
                <w:sz w:val="28"/>
                <w:szCs w:val="28"/>
                <w:rPrChange w:id="3224" w:author="Sekar Subramanian" w:date="2021-07-16T13:10:00Z">
                  <w:rPr>
                    <w:del w:id="3225" w:author="Sekar Subramanian" w:date="2021-07-16T12:26:00Z"/>
                    <w:rFonts w:ascii="Calibri" w:eastAsia="Times New Roman" w:hAnsi="Calibri" w:cs="Calibri"/>
                    <w:color w:val="000000"/>
                  </w:rPr>
                </w:rPrChange>
              </w:rPr>
              <w:pPrChange w:id="3226" w:author="Sekar Subramanian" w:date="2021-07-16T12:36:00Z">
                <w:pPr>
                  <w:spacing w:after="0" w:line="240" w:lineRule="auto"/>
                  <w:jc w:val="center"/>
                </w:pPr>
              </w:pPrChange>
            </w:pPr>
            <w:del w:id="3227" w:author="Sekar Subramanian" w:date="2021-07-16T12:26:00Z">
              <w:r w:rsidRPr="007C4EA8" w:rsidDel="00982B65">
                <w:rPr>
                  <w:rFonts w:asciiTheme="minorHAnsi" w:eastAsia="Times New Roman" w:hAnsiTheme="minorHAnsi" w:cstheme="minorHAnsi"/>
                  <w:color w:val="000000"/>
                  <w:sz w:val="28"/>
                  <w:szCs w:val="28"/>
                  <w:rPrChange w:id="3228" w:author="Sekar Subramanian" w:date="2021-07-16T13:10:00Z">
                    <w:rPr>
                      <w:rFonts w:ascii="Calibri" w:eastAsia="Times New Roman" w:hAnsi="Calibri" w:cs="Calibri"/>
                      <w:color w:val="000000"/>
                    </w:rPr>
                  </w:rPrChange>
                </w:rPr>
                <w:delText> </w:delText>
              </w:r>
            </w:del>
          </w:p>
        </w:tc>
      </w:tr>
      <w:tr w:rsidR="00DD456E" w:rsidRPr="007C4EA8" w:rsidDel="00982B65" w14:paraId="6A0B1D2F" w14:textId="3767D4D1" w:rsidTr="00DD456E">
        <w:trPr>
          <w:trHeight w:val="251"/>
          <w:del w:id="3229"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E49B5DF" w14:textId="6AF3FFF3" w:rsidR="00DD456E" w:rsidRPr="007C4EA8" w:rsidDel="00982B65" w:rsidRDefault="00DD456E">
            <w:pPr>
              <w:pStyle w:val="ListParagraph"/>
              <w:numPr>
                <w:ilvl w:val="1"/>
                <w:numId w:val="23"/>
              </w:numPr>
              <w:spacing w:before="120" w:after="120"/>
              <w:contextualSpacing w:val="0"/>
              <w:rPr>
                <w:del w:id="3230" w:author="Sekar Subramanian" w:date="2021-07-16T12:26:00Z"/>
                <w:rFonts w:asciiTheme="minorHAnsi" w:eastAsia="Times New Roman" w:hAnsiTheme="minorHAnsi" w:cstheme="minorHAnsi"/>
                <w:color w:val="000000"/>
                <w:sz w:val="28"/>
                <w:szCs w:val="28"/>
                <w:rPrChange w:id="3231" w:author="Sekar Subramanian" w:date="2021-07-16T13:10:00Z">
                  <w:rPr>
                    <w:del w:id="3232" w:author="Sekar Subramanian" w:date="2021-07-16T12:26:00Z"/>
                    <w:rFonts w:ascii="Calibri" w:eastAsia="Times New Roman" w:hAnsi="Calibri" w:cs="Calibri"/>
                    <w:color w:val="000000"/>
                    <w:sz w:val="18"/>
                    <w:szCs w:val="18"/>
                  </w:rPr>
                </w:rPrChange>
              </w:rPr>
              <w:pPrChange w:id="3233" w:author="Sekar Subramanian" w:date="2021-07-16T12:36:00Z">
                <w:pPr>
                  <w:spacing w:after="0" w:line="240" w:lineRule="auto"/>
                  <w:jc w:val="center"/>
                </w:pPr>
              </w:pPrChange>
            </w:pPr>
            <w:del w:id="3234" w:author="Sekar Subramanian" w:date="2021-07-16T12:26:00Z">
              <w:r w:rsidRPr="007C4EA8" w:rsidDel="00982B65">
                <w:rPr>
                  <w:rFonts w:asciiTheme="minorHAnsi" w:eastAsia="Times New Roman" w:hAnsiTheme="minorHAnsi" w:cstheme="minorHAnsi"/>
                  <w:color w:val="000000"/>
                  <w:sz w:val="28"/>
                  <w:szCs w:val="28"/>
                  <w:rPrChange w:id="3235" w:author="Sekar Subramanian" w:date="2021-07-16T13:10:00Z">
                    <w:rPr>
                      <w:rFonts w:ascii="Calibri" w:eastAsia="Times New Roman" w:hAnsi="Calibri" w:cs="Calibri"/>
                      <w:color w:val="000000"/>
                      <w:sz w:val="18"/>
                      <w:szCs w:val="18"/>
                    </w:rPr>
                  </w:rPrChange>
                </w:rPr>
                <w:delText>2,569</w:delText>
              </w:r>
            </w:del>
          </w:p>
        </w:tc>
        <w:tc>
          <w:tcPr>
            <w:tcW w:w="1100" w:type="dxa"/>
            <w:tcBorders>
              <w:top w:val="nil"/>
              <w:left w:val="nil"/>
              <w:bottom w:val="single" w:sz="8" w:space="0" w:color="auto"/>
              <w:right w:val="single" w:sz="8" w:space="0" w:color="auto"/>
            </w:tcBorders>
            <w:shd w:val="clear" w:color="auto" w:fill="auto"/>
            <w:vAlign w:val="center"/>
            <w:hideMark/>
          </w:tcPr>
          <w:p w14:paraId="2CD2F79E" w14:textId="2B5DCAC8" w:rsidR="00DD456E" w:rsidRPr="007C4EA8" w:rsidDel="00982B65" w:rsidRDefault="00DD456E">
            <w:pPr>
              <w:pStyle w:val="ListParagraph"/>
              <w:numPr>
                <w:ilvl w:val="1"/>
                <w:numId w:val="23"/>
              </w:numPr>
              <w:spacing w:before="120" w:after="120"/>
              <w:contextualSpacing w:val="0"/>
              <w:rPr>
                <w:del w:id="3236" w:author="Sekar Subramanian" w:date="2021-07-16T12:26:00Z"/>
                <w:rFonts w:asciiTheme="minorHAnsi" w:eastAsia="Times New Roman" w:hAnsiTheme="minorHAnsi" w:cstheme="minorHAnsi"/>
                <w:color w:val="000000"/>
                <w:sz w:val="28"/>
                <w:szCs w:val="28"/>
                <w:rPrChange w:id="3237" w:author="Sekar Subramanian" w:date="2021-07-16T13:10:00Z">
                  <w:rPr>
                    <w:del w:id="3238" w:author="Sekar Subramanian" w:date="2021-07-16T12:26:00Z"/>
                    <w:rFonts w:ascii="Calibri" w:eastAsia="Times New Roman" w:hAnsi="Calibri" w:cs="Calibri"/>
                    <w:color w:val="000000"/>
                    <w:sz w:val="18"/>
                    <w:szCs w:val="18"/>
                  </w:rPr>
                </w:rPrChange>
              </w:rPr>
              <w:pPrChange w:id="3239" w:author="Sekar Subramanian" w:date="2021-07-16T12:36:00Z">
                <w:pPr>
                  <w:spacing w:after="0" w:line="240" w:lineRule="auto"/>
                  <w:jc w:val="center"/>
                </w:pPr>
              </w:pPrChange>
            </w:pPr>
            <w:del w:id="3240" w:author="Sekar Subramanian" w:date="2021-07-16T12:26:00Z">
              <w:r w:rsidRPr="007C4EA8" w:rsidDel="00982B65">
                <w:rPr>
                  <w:rFonts w:asciiTheme="minorHAnsi" w:eastAsia="Times New Roman" w:hAnsiTheme="minorHAnsi" w:cstheme="minorHAnsi"/>
                  <w:color w:val="000000"/>
                  <w:sz w:val="28"/>
                  <w:szCs w:val="28"/>
                  <w:rPrChange w:id="3241" w:author="Sekar Subramanian" w:date="2021-07-16T13:10:00Z">
                    <w:rPr>
                      <w:rFonts w:ascii="Calibri" w:eastAsia="Times New Roman" w:hAnsi="Calibri" w:cs="Calibri"/>
                      <w:color w:val="000000"/>
                      <w:sz w:val="18"/>
                      <w:szCs w:val="18"/>
                    </w:rPr>
                  </w:rPrChange>
                </w:rPr>
                <w:delText>12,845</w:delText>
              </w:r>
            </w:del>
          </w:p>
        </w:tc>
        <w:tc>
          <w:tcPr>
            <w:tcW w:w="943" w:type="dxa"/>
            <w:tcBorders>
              <w:top w:val="nil"/>
              <w:left w:val="nil"/>
              <w:bottom w:val="single" w:sz="8" w:space="0" w:color="auto"/>
              <w:right w:val="single" w:sz="8" w:space="0" w:color="auto"/>
            </w:tcBorders>
            <w:shd w:val="clear" w:color="auto" w:fill="auto"/>
            <w:vAlign w:val="center"/>
            <w:hideMark/>
          </w:tcPr>
          <w:p w14:paraId="34722671" w14:textId="517B0D87" w:rsidR="00DD456E" w:rsidRPr="007C4EA8" w:rsidDel="00982B65" w:rsidRDefault="00DD456E">
            <w:pPr>
              <w:pStyle w:val="ListParagraph"/>
              <w:numPr>
                <w:ilvl w:val="1"/>
                <w:numId w:val="23"/>
              </w:numPr>
              <w:spacing w:before="120" w:after="120"/>
              <w:contextualSpacing w:val="0"/>
              <w:rPr>
                <w:del w:id="3242" w:author="Sekar Subramanian" w:date="2021-07-16T12:26:00Z"/>
                <w:rFonts w:asciiTheme="minorHAnsi" w:eastAsia="Times New Roman" w:hAnsiTheme="minorHAnsi" w:cstheme="minorHAnsi"/>
                <w:color w:val="000000"/>
                <w:sz w:val="28"/>
                <w:szCs w:val="28"/>
                <w:rPrChange w:id="3243" w:author="Sekar Subramanian" w:date="2021-07-16T13:10:00Z">
                  <w:rPr>
                    <w:del w:id="3244" w:author="Sekar Subramanian" w:date="2021-07-16T12:26:00Z"/>
                    <w:rFonts w:ascii="Calibri" w:eastAsia="Times New Roman" w:hAnsi="Calibri" w:cs="Calibri"/>
                    <w:color w:val="000000"/>
                    <w:sz w:val="18"/>
                    <w:szCs w:val="18"/>
                  </w:rPr>
                </w:rPrChange>
              </w:rPr>
              <w:pPrChange w:id="3245" w:author="Sekar Subramanian" w:date="2021-07-16T12:36:00Z">
                <w:pPr>
                  <w:spacing w:after="0" w:line="240" w:lineRule="auto"/>
                  <w:jc w:val="center"/>
                </w:pPr>
              </w:pPrChange>
            </w:pPr>
            <w:del w:id="3246" w:author="Sekar Subramanian" w:date="2021-07-16T12:26:00Z">
              <w:r w:rsidRPr="007C4EA8" w:rsidDel="00982B65">
                <w:rPr>
                  <w:rFonts w:asciiTheme="minorHAnsi" w:eastAsia="Times New Roman" w:hAnsiTheme="minorHAnsi" w:cstheme="minorHAnsi"/>
                  <w:color w:val="000000"/>
                  <w:sz w:val="28"/>
                  <w:szCs w:val="28"/>
                  <w:rPrChange w:id="3247" w:author="Sekar Subramanian" w:date="2021-07-16T13:10:00Z">
                    <w:rPr>
                      <w:rFonts w:ascii="Calibri" w:eastAsia="Times New Roman" w:hAnsi="Calibri" w:cs="Calibri"/>
                      <w:color w:val="000000"/>
                      <w:sz w:val="18"/>
                      <w:szCs w:val="18"/>
                    </w:rPr>
                  </w:rPrChange>
                </w:rPr>
                <w:delText>5</w:delText>
              </w:r>
            </w:del>
          </w:p>
        </w:tc>
        <w:tc>
          <w:tcPr>
            <w:tcW w:w="943" w:type="dxa"/>
            <w:tcBorders>
              <w:top w:val="nil"/>
              <w:left w:val="nil"/>
              <w:bottom w:val="single" w:sz="8" w:space="0" w:color="auto"/>
              <w:right w:val="single" w:sz="8" w:space="0" w:color="auto"/>
            </w:tcBorders>
            <w:shd w:val="clear" w:color="auto" w:fill="auto"/>
            <w:vAlign w:val="center"/>
            <w:hideMark/>
          </w:tcPr>
          <w:p w14:paraId="1A397FD1" w14:textId="67FBDF42" w:rsidR="00DD456E" w:rsidRPr="007C4EA8" w:rsidDel="00982B65" w:rsidRDefault="00DD456E">
            <w:pPr>
              <w:pStyle w:val="ListParagraph"/>
              <w:numPr>
                <w:ilvl w:val="1"/>
                <w:numId w:val="23"/>
              </w:numPr>
              <w:spacing w:before="120" w:after="120"/>
              <w:contextualSpacing w:val="0"/>
              <w:rPr>
                <w:del w:id="3248" w:author="Sekar Subramanian" w:date="2021-07-16T12:26:00Z"/>
                <w:rFonts w:asciiTheme="minorHAnsi" w:eastAsia="Times New Roman" w:hAnsiTheme="minorHAnsi" w:cstheme="minorHAnsi"/>
                <w:color w:val="000000"/>
                <w:sz w:val="28"/>
                <w:szCs w:val="28"/>
                <w:rPrChange w:id="3249" w:author="Sekar Subramanian" w:date="2021-07-16T13:10:00Z">
                  <w:rPr>
                    <w:del w:id="3250" w:author="Sekar Subramanian" w:date="2021-07-16T12:26:00Z"/>
                    <w:rFonts w:ascii="Calibri" w:eastAsia="Times New Roman" w:hAnsi="Calibri" w:cs="Calibri"/>
                    <w:color w:val="000000"/>
                    <w:sz w:val="18"/>
                    <w:szCs w:val="18"/>
                  </w:rPr>
                </w:rPrChange>
              </w:rPr>
              <w:pPrChange w:id="3251" w:author="Sekar Subramanian" w:date="2021-07-16T12:36:00Z">
                <w:pPr>
                  <w:spacing w:after="0" w:line="240" w:lineRule="auto"/>
                  <w:jc w:val="center"/>
                </w:pPr>
              </w:pPrChange>
            </w:pPr>
            <w:del w:id="3252" w:author="Sekar Subramanian" w:date="2021-07-16T12:26:00Z">
              <w:r w:rsidRPr="007C4EA8" w:rsidDel="00982B65">
                <w:rPr>
                  <w:rFonts w:asciiTheme="minorHAnsi" w:eastAsia="Times New Roman" w:hAnsiTheme="minorHAnsi" w:cstheme="minorHAnsi"/>
                  <w:color w:val="000000"/>
                  <w:sz w:val="28"/>
                  <w:szCs w:val="28"/>
                  <w:rPrChange w:id="3253" w:author="Sekar Subramanian" w:date="2021-07-16T13:10:00Z">
                    <w:rPr>
                      <w:rFonts w:ascii="Calibri" w:eastAsia="Times New Roman" w:hAnsi="Calibri" w:cs="Calibri"/>
                      <w:color w:val="000000"/>
                      <w:sz w:val="18"/>
                      <w:szCs w:val="18"/>
                    </w:rPr>
                  </w:rPrChange>
                </w:rPr>
                <w:delText>12,845</w:delText>
              </w:r>
            </w:del>
          </w:p>
        </w:tc>
        <w:tc>
          <w:tcPr>
            <w:tcW w:w="943" w:type="dxa"/>
            <w:tcBorders>
              <w:top w:val="nil"/>
              <w:left w:val="nil"/>
              <w:bottom w:val="single" w:sz="8" w:space="0" w:color="auto"/>
              <w:right w:val="single" w:sz="8" w:space="0" w:color="auto"/>
            </w:tcBorders>
            <w:shd w:val="clear" w:color="auto" w:fill="auto"/>
            <w:vAlign w:val="center"/>
            <w:hideMark/>
          </w:tcPr>
          <w:p w14:paraId="2AE92255" w14:textId="4ECD41F9" w:rsidR="00DD456E" w:rsidRPr="007C4EA8" w:rsidDel="00982B65" w:rsidRDefault="00DD456E">
            <w:pPr>
              <w:pStyle w:val="ListParagraph"/>
              <w:numPr>
                <w:ilvl w:val="1"/>
                <w:numId w:val="23"/>
              </w:numPr>
              <w:spacing w:before="120" w:after="120"/>
              <w:contextualSpacing w:val="0"/>
              <w:rPr>
                <w:del w:id="3254" w:author="Sekar Subramanian" w:date="2021-07-16T12:26:00Z"/>
                <w:rFonts w:asciiTheme="minorHAnsi" w:eastAsia="Times New Roman" w:hAnsiTheme="minorHAnsi" w:cstheme="minorHAnsi"/>
                <w:color w:val="000000"/>
                <w:sz w:val="28"/>
                <w:szCs w:val="28"/>
                <w:rPrChange w:id="3255" w:author="Sekar Subramanian" w:date="2021-07-16T13:10:00Z">
                  <w:rPr>
                    <w:del w:id="3256" w:author="Sekar Subramanian" w:date="2021-07-16T12:26:00Z"/>
                    <w:rFonts w:ascii="Calibri" w:eastAsia="Times New Roman" w:hAnsi="Calibri" w:cs="Calibri"/>
                    <w:color w:val="000000"/>
                  </w:rPr>
                </w:rPrChange>
              </w:rPr>
              <w:pPrChange w:id="3257" w:author="Sekar Subramanian" w:date="2021-07-16T12:36:00Z">
                <w:pPr>
                  <w:spacing w:after="0" w:line="240" w:lineRule="auto"/>
                  <w:jc w:val="center"/>
                </w:pPr>
              </w:pPrChange>
            </w:pPr>
            <w:del w:id="3258" w:author="Sekar Subramanian" w:date="2021-07-16T12:26:00Z">
              <w:r w:rsidRPr="007C4EA8" w:rsidDel="00982B65">
                <w:rPr>
                  <w:rFonts w:asciiTheme="minorHAnsi" w:eastAsia="Times New Roman" w:hAnsiTheme="minorHAnsi" w:cstheme="minorHAnsi"/>
                  <w:color w:val="000000"/>
                  <w:sz w:val="28"/>
                  <w:szCs w:val="28"/>
                  <w:rPrChange w:id="325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CD6F391" w14:textId="5608BC67" w:rsidR="00DD456E" w:rsidRPr="007C4EA8" w:rsidDel="00982B65" w:rsidRDefault="00DD456E">
            <w:pPr>
              <w:pStyle w:val="ListParagraph"/>
              <w:numPr>
                <w:ilvl w:val="1"/>
                <w:numId w:val="23"/>
              </w:numPr>
              <w:spacing w:before="120" w:after="120"/>
              <w:contextualSpacing w:val="0"/>
              <w:rPr>
                <w:del w:id="3260" w:author="Sekar Subramanian" w:date="2021-07-16T12:26:00Z"/>
                <w:rFonts w:asciiTheme="minorHAnsi" w:eastAsia="Times New Roman" w:hAnsiTheme="minorHAnsi" w:cstheme="minorHAnsi"/>
                <w:color w:val="000000"/>
                <w:sz w:val="28"/>
                <w:szCs w:val="28"/>
                <w:rPrChange w:id="3261" w:author="Sekar Subramanian" w:date="2021-07-16T13:10:00Z">
                  <w:rPr>
                    <w:del w:id="3262" w:author="Sekar Subramanian" w:date="2021-07-16T12:26:00Z"/>
                    <w:rFonts w:ascii="Calibri" w:eastAsia="Times New Roman" w:hAnsi="Calibri" w:cs="Calibri"/>
                    <w:color w:val="000000"/>
                  </w:rPr>
                </w:rPrChange>
              </w:rPr>
              <w:pPrChange w:id="3263" w:author="Sekar Subramanian" w:date="2021-07-16T12:36:00Z">
                <w:pPr>
                  <w:spacing w:after="0" w:line="240" w:lineRule="auto"/>
                  <w:jc w:val="center"/>
                </w:pPr>
              </w:pPrChange>
            </w:pPr>
            <w:del w:id="3264" w:author="Sekar Subramanian" w:date="2021-07-16T12:26:00Z">
              <w:r w:rsidRPr="007C4EA8" w:rsidDel="00982B65">
                <w:rPr>
                  <w:rFonts w:asciiTheme="minorHAnsi" w:eastAsia="Times New Roman" w:hAnsiTheme="minorHAnsi" w:cstheme="minorHAnsi"/>
                  <w:color w:val="000000"/>
                  <w:sz w:val="28"/>
                  <w:szCs w:val="28"/>
                  <w:rPrChange w:id="3265"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6D4ACF99" w14:textId="6981E62A" w:rsidR="00DD456E" w:rsidRPr="007C4EA8" w:rsidDel="00982B65" w:rsidRDefault="00DD456E">
            <w:pPr>
              <w:pStyle w:val="ListParagraph"/>
              <w:numPr>
                <w:ilvl w:val="1"/>
                <w:numId w:val="23"/>
              </w:numPr>
              <w:spacing w:before="120" w:after="120"/>
              <w:contextualSpacing w:val="0"/>
              <w:rPr>
                <w:del w:id="3266" w:author="Sekar Subramanian" w:date="2021-07-16T12:26:00Z"/>
                <w:rFonts w:asciiTheme="minorHAnsi" w:eastAsia="Times New Roman" w:hAnsiTheme="minorHAnsi" w:cstheme="minorHAnsi"/>
                <w:color w:val="000000"/>
                <w:sz w:val="28"/>
                <w:szCs w:val="28"/>
                <w:rPrChange w:id="3267" w:author="Sekar Subramanian" w:date="2021-07-16T13:10:00Z">
                  <w:rPr>
                    <w:del w:id="3268" w:author="Sekar Subramanian" w:date="2021-07-16T12:26:00Z"/>
                    <w:rFonts w:ascii="Calibri" w:eastAsia="Times New Roman" w:hAnsi="Calibri" w:cs="Calibri"/>
                    <w:color w:val="000000"/>
                  </w:rPr>
                </w:rPrChange>
              </w:rPr>
              <w:pPrChange w:id="3269" w:author="Sekar Subramanian" w:date="2021-07-16T12:36:00Z">
                <w:pPr>
                  <w:spacing w:after="0" w:line="240" w:lineRule="auto"/>
                  <w:jc w:val="center"/>
                </w:pPr>
              </w:pPrChange>
            </w:pPr>
            <w:del w:id="3270" w:author="Sekar Subramanian" w:date="2021-07-16T12:26:00Z">
              <w:r w:rsidRPr="007C4EA8" w:rsidDel="00982B65">
                <w:rPr>
                  <w:rFonts w:asciiTheme="minorHAnsi" w:eastAsia="Times New Roman" w:hAnsiTheme="minorHAnsi" w:cstheme="minorHAnsi"/>
                  <w:color w:val="000000"/>
                  <w:sz w:val="28"/>
                  <w:szCs w:val="28"/>
                  <w:rPrChange w:id="3271" w:author="Sekar Subramanian" w:date="2021-07-16T13:10:00Z">
                    <w:rPr>
                      <w:rFonts w:ascii="Calibri" w:eastAsia="Times New Roman" w:hAnsi="Calibri" w:cs="Calibri"/>
                      <w:color w:val="000000"/>
                    </w:rPr>
                  </w:rPrChange>
                </w:rPr>
                <w:delText> </w:delText>
              </w:r>
            </w:del>
          </w:p>
        </w:tc>
      </w:tr>
      <w:tr w:rsidR="00DD456E" w:rsidRPr="007C4EA8" w:rsidDel="00982B65" w14:paraId="793F5146" w14:textId="158207EA" w:rsidTr="00DD456E">
        <w:trPr>
          <w:trHeight w:val="251"/>
          <w:del w:id="3272"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476B96F9" w14:textId="59E6C34D" w:rsidR="00DD456E" w:rsidRPr="007C4EA8" w:rsidDel="00982B65" w:rsidRDefault="00DD456E">
            <w:pPr>
              <w:pStyle w:val="ListParagraph"/>
              <w:numPr>
                <w:ilvl w:val="1"/>
                <w:numId w:val="23"/>
              </w:numPr>
              <w:spacing w:before="120" w:after="120"/>
              <w:contextualSpacing w:val="0"/>
              <w:rPr>
                <w:del w:id="3273" w:author="Sekar Subramanian" w:date="2021-07-16T12:26:00Z"/>
                <w:rFonts w:asciiTheme="minorHAnsi" w:eastAsia="Times New Roman" w:hAnsiTheme="minorHAnsi" w:cstheme="minorHAnsi"/>
                <w:color w:val="000000"/>
                <w:sz w:val="28"/>
                <w:szCs w:val="28"/>
                <w:rPrChange w:id="3274" w:author="Sekar Subramanian" w:date="2021-07-16T13:10:00Z">
                  <w:rPr>
                    <w:del w:id="3275" w:author="Sekar Subramanian" w:date="2021-07-16T12:26:00Z"/>
                    <w:rFonts w:ascii="Calibri" w:eastAsia="Times New Roman" w:hAnsi="Calibri" w:cs="Calibri"/>
                    <w:color w:val="000000"/>
                    <w:sz w:val="18"/>
                    <w:szCs w:val="18"/>
                  </w:rPr>
                </w:rPrChange>
              </w:rPr>
              <w:pPrChange w:id="3276" w:author="Sekar Subramanian" w:date="2021-07-16T12:36:00Z">
                <w:pPr>
                  <w:spacing w:after="0" w:line="240" w:lineRule="auto"/>
                  <w:jc w:val="center"/>
                </w:pPr>
              </w:pPrChange>
            </w:pPr>
            <w:del w:id="3277" w:author="Sekar Subramanian" w:date="2021-07-16T12:26:00Z">
              <w:r w:rsidRPr="007C4EA8" w:rsidDel="00982B65">
                <w:rPr>
                  <w:rFonts w:asciiTheme="minorHAnsi" w:eastAsia="Times New Roman" w:hAnsiTheme="minorHAnsi" w:cstheme="minorHAnsi"/>
                  <w:color w:val="000000"/>
                  <w:sz w:val="28"/>
                  <w:szCs w:val="28"/>
                  <w:rPrChange w:id="3278" w:author="Sekar Subramanian" w:date="2021-07-16T13:10:00Z">
                    <w:rPr>
                      <w:rFonts w:ascii="Calibri" w:eastAsia="Times New Roman" w:hAnsi="Calibri" w:cs="Calibri"/>
                      <w:color w:val="000000"/>
                      <w:sz w:val="18"/>
                      <w:szCs w:val="18"/>
                    </w:rPr>
                  </w:rPrChange>
                </w:rPr>
                <w:delText>2,562</w:delText>
              </w:r>
            </w:del>
          </w:p>
        </w:tc>
        <w:tc>
          <w:tcPr>
            <w:tcW w:w="1100" w:type="dxa"/>
            <w:tcBorders>
              <w:top w:val="nil"/>
              <w:left w:val="nil"/>
              <w:bottom w:val="single" w:sz="8" w:space="0" w:color="auto"/>
              <w:right w:val="single" w:sz="8" w:space="0" w:color="auto"/>
            </w:tcBorders>
            <w:shd w:val="clear" w:color="auto" w:fill="auto"/>
            <w:vAlign w:val="center"/>
            <w:hideMark/>
          </w:tcPr>
          <w:p w14:paraId="058BB4D0" w14:textId="03672929" w:rsidR="00DD456E" w:rsidRPr="007C4EA8" w:rsidDel="00982B65" w:rsidRDefault="00DD456E">
            <w:pPr>
              <w:pStyle w:val="ListParagraph"/>
              <w:numPr>
                <w:ilvl w:val="1"/>
                <w:numId w:val="23"/>
              </w:numPr>
              <w:spacing w:before="120" w:after="120"/>
              <w:contextualSpacing w:val="0"/>
              <w:rPr>
                <w:del w:id="3279" w:author="Sekar Subramanian" w:date="2021-07-16T12:26:00Z"/>
                <w:rFonts w:asciiTheme="minorHAnsi" w:eastAsia="Times New Roman" w:hAnsiTheme="minorHAnsi" w:cstheme="minorHAnsi"/>
                <w:color w:val="000000"/>
                <w:sz w:val="28"/>
                <w:szCs w:val="28"/>
                <w:rPrChange w:id="3280" w:author="Sekar Subramanian" w:date="2021-07-16T13:10:00Z">
                  <w:rPr>
                    <w:del w:id="3281" w:author="Sekar Subramanian" w:date="2021-07-16T12:26:00Z"/>
                    <w:rFonts w:ascii="Calibri" w:eastAsia="Times New Roman" w:hAnsi="Calibri" w:cs="Calibri"/>
                    <w:color w:val="000000"/>
                    <w:sz w:val="18"/>
                    <w:szCs w:val="18"/>
                  </w:rPr>
                </w:rPrChange>
              </w:rPr>
              <w:pPrChange w:id="3282" w:author="Sekar Subramanian" w:date="2021-07-16T12:36:00Z">
                <w:pPr>
                  <w:spacing w:after="0" w:line="240" w:lineRule="auto"/>
                  <w:jc w:val="center"/>
                </w:pPr>
              </w:pPrChange>
            </w:pPr>
            <w:del w:id="3283" w:author="Sekar Subramanian" w:date="2021-07-16T12:26:00Z">
              <w:r w:rsidRPr="007C4EA8" w:rsidDel="00982B65">
                <w:rPr>
                  <w:rFonts w:asciiTheme="minorHAnsi" w:eastAsia="Times New Roman" w:hAnsiTheme="minorHAnsi" w:cstheme="minorHAnsi"/>
                  <w:color w:val="000000"/>
                  <w:sz w:val="28"/>
                  <w:szCs w:val="28"/>
                  <w:rPrChange w:id="3284" w:author="Sekar Subramanian" w:date="2021-07-16T13:10:00Z">
                    <w:rPr>
                      <w:rFonts w:ascii="Calibri" w:eastAsia="Times New Roman" w:hAnsi="Calibri" w:cs="Calibri"/>
                      <w:color w:val="000000"/>
                      <w:sz w:val="18"/>
                      <w:szCs w:val="18"/>
                    </w:rPr>
                  </w:rPrChange>
                </w:rPr>
                <w:delText>25,620</w:delText>
              </w:r>
            </w:del>
          </w:p>
        </w:tc>
        <w:tc>
          <w:tcPr>
            <w:tcW w:w="943" w:type="dxa"/>
            <w:tcBorders>
              <w:top w:val="nil"/>
              <w:left w:val="nil"/>
              <w:bottom w:val="single" w:sz="8" w:space="0" w:color="auto"/>
              <w:right w:val="single" w:sz="8" w:space="0" w:color="auto"/>
            </w:tcBorders>
            <w:shd w:val="clear" w:color="auto" w:fill="auto"/>
            <w:vAlign w:val="center"/>
            <w:hideMark/>
          </w:tcPr>
          <w:p w14:paraId="5BA447AF" w14:textId="28EE9B32" w:rsidR="00DD456E" w:rsidRPr="007C4EA8" w:rsidDel="00982B65" w:rsidRDefault="00DD456E">
            <w:pPr>
              <w:pStyle w:val="ListParagraph"/>
              <w:numPr>
                <w:ilvl w:val="1"/>
                <w:numId w:val="23"/>
              </w:numPr>
              <w:spacing w:before="120" w:after="120"/>
              <w:contextualSpacing w:val="0"/>
              <w:rPr>
                <w:del w:id="3285" w:author="Sekar Subramanian" w:date="2021-07-16T12:26:00Z"/>
                <w:rFonts w:asciiTheme="minorHAnsi" w:eastAsia="Times New Roman" w:hAnsiTheme="minorHAnsi" w:cstheme="minorHAnsi"/>
                <w:color w:val="000000"/>
                <w:sz w:val="28"/>
                <w:szCs w:val="28"/>
                <w:rPrChange w:id="3286" w:author="Sekar Subramanian" w:date="2021-07-16T13:10:00Z">
                  <w:rPr>
                    <w:del w:id="3287" w:author="Sekar Subramanian" w:date="2021-07-16T12:26:00Z"/>
                    <w:rFonts w:ascii="Calibri" w:eastAsia="Times New Roman" w:hAnsi="Calibri" w:cs="Calibri"/>
                    <w:color w:val="000000"/>
                    <w:sz w:val="18"/>
                    <w:szCs w:val="18"/>
                  </w:rPr>
                </w:rPrChange>
              </w:rPr>
              <w:pPrChange w:id="3288" w:author="Sekar Subramanian" w:date="2021-07-16T12:36:00Z">
                <w:pPr>
                  <w:spacing w:after="0" w:line="240" w:lineRule="auto"/>
                  <w:jc w:val="center"/>
                </w:pPr>
              </w:pPrChange>
            </w:pPr>
            <w:del w:id="3289" w:author="Sekar Subramanian" w:date="2021-07-16T12:26:00Z">
              <w:r w:rsidRPr="007C4EA8" w:rsidDel="00982B65">
                <w:rPr>
                  <w:rFonts w:asciiTheme="minorHAnsi" w:eastAsia="Times New Roman" w:hAnsiTheme="minorHAnsi" w:cstheme="minorHAnsi"/>
                  <w:color w:val="000000"/>
                  <w:sz w:val="28"/>
                  <w:szCs w:val="28"/>
                  <w:rPrChange w:id="3290" w:author="Sekar Subramanian" w:date="2021-07-16T13:10:00Z">
                    <w:rPr>
                      <w:rFonts w:ascii="Calibri" w:eastAsia="Times New Roman" w:hAnsi="Calibri" w:cs="Calibri"/>
                      <w:color w:val="000000"/>
                      <w:sz w:val="18"/>
                      <w:szCs w:val="18"/>
                    </w:rPr>
                  </w:rPrChange>
                </w:rPr>
                <w:delText>10</w:delText>
              </w:r>
            </w:del>
          </w:p>
        </w:tc>
        <w:tc>
          <w:tcPr>
            <w:tcW w:w="943" w:type="dxa"/>
            <w:tcBorders>
              <w:top w:val="nil"/>
              <w:left w:val="nil"/>
              <w:bottom w:val="single" w:sz="8" w:space="0" w:color="auto"/>
              <w:right w:val="single" w:sz="8" w:space="0" w:color="auto"/>
            </w:tcBorders>
            <w:shd w:val="clear" w:color="auto" w:fill="auto"/>
            <w:vAlign w:val="center"/>
            <w:hideMark/>
          </w:tcPr>
          <w:p w14:paraId="485EE049" w14:textId="635C702B" w:rsidR="00DD456E" w:rsidRPr="007C4EA8" w:rsidDel="00982B65" w:rsidRDefault="00DD456E">
            <w:pPr>
              <w:pStyle w:val="ListParagraph"/>
              <w:numPr>
                <w:ilvl w:val="1"/>
                <w:numId w:val="23"/>
              </w:numPr>
              <w:spacing w:before="120" w:after="120"/>
              <w:contextualSpacing w:val="0"/>
              <w:rPr>
                <w:del w:id="3291" w:author="Sekar Subramanian" w:date="2021-07-16T12:26:00Z"/>
                <w:rFonts w:asciiTheme="minorHAnsi" w:eastAsia="Times New Roman" w:hAnsiTheme="minorHAnsi" w:cstheme="minorHAnsi"/>
                <w:color w:val="000000"/>
                <w:sz w:val="28"/>
                <w:szCs w:val="28"/>
                <w:rPrChange w:id="3292" w:author="Sekar Subramanian" w:date="2021-07-16T13:10:00Z">
                  <w:rPr>
                    <w:del w:id="3293" w:author="Sekar Subramanian" w:date="2021-07-16T12:26:00Z"/>
                    <w:rFonts w:ascii="Calibri" w:eastAsia="Times New Roman" w:hAnsi="Calibri" w:cs="Calibri"/>
                    <w:color w:val="000000"/>
                  </w:rPr>
                </w:rPrChange>
              </w:rPr>
              <w:pPrChange w:id="3294" w:author="Sekar Subramanian" w:date="2021-07-16T12:36:00Z">
                <w:pPr>
                  <w:spacing w:after="0" w:line="240" w:lineRule="auto"/>
                  <w:jc w:val="center"/>
                </w:pPr>
              </w:pPrChange>
            </w:pPr>
            <w:del w:id="3295" w:author="Sekar Subramanian" w:date="2021-07-16T12:26:00Z">
              <w:r w:rsidRPr="007C4EA8" w:rsidDel="00982B65">
                <w:rPr>
                  <w:rFonts w:asciiTheme="minorHAnsi" w:eastAsia="Times New Roman" w:hAnsiTheme="minorHAnsi" w:cstheme="minorHAnsi"/>
                  <w:color w:val="000000"/>
                  <w:sz w:val="28"/>
                  <w:szCs w:val="28"/>
                  <w:rPrChange w:id="3296"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ACF36F1" w14:textId="2346EFDB" w:rsidR="00DD456E" w:rsidRPr="007C4EA8" w:rsidDel="00982B65" w:rsidRDefault="00DD456E">
            <w:pPr>
              <w:pStyle w:val="ListParagraph"/>
              <w:numPr>
                <w:ilvl w:val="1"/>
                <w:numId w:val="23"/>
              </w:numPr>
              <w:spacing w:before="120" w:after="120"/>
              <w:contextualSpacing w:val="0"/>
              <w:rPr>
                <w:del w:id="3297" w:author="Sekar Subramanian" w:date="2021-07-16T12:26:00Z"/>
                <w:rFonts w:asciiTheme="minorHAnsi" w:eastAsia="Times New Roman" w:hAnsiTheme="minorHAnsi" w:cstheme="minorHAnsi"/>
                <w:color w:val="000000"/>
                <w:sz w:val="28"/>
                <w:szCs w:val="28"/>
                <w:rPrChange w:id="3298" w:author="Sekar Subramanian" w:date="2021-07-16T13:10:00Z">
                  <w:rPr>
                    <w:del w:id="3299" w:author="Sekar Subramanian" w:date="2021-07-16T12:26:00Z"/>
                    <w:rFonts w:ascii="Calibri" w:eastAsia="Times New Roman" w:hAnsi="Calibri" w:cs="Calibri"/>
                    <w:color w:val="000000"/>
                    <w:sz w:val="18"/>
                    <w:szCs w:val="18"/>
                  </w:rPr>
                </w:rPrChange>
              </w:rPr>
              <w:pPrChange w:id="3300" w:author="Sekar Subramanian" w:date="2021-07-16T12:36:00Z">
                <w:pPr>
                  <w:spacing w:after="0" w:line="240" w:lineRule="auto"/>
                  <w:jc w:val="center"/>
                </w:pPr>
              </w:pPrChange>
            </w:pPr>
            <w:del w:id="3301" w:author="Sekar Subramanian" w:date="2021-07-16T12:26:00Z">
              <w:r w:rsidRPr="007C4EA8" w:rsidDel="00982B65">
                <w:rPr>
                  <w:rFonts w:asciiTheme="minorHAnsi" w:eastAsia="Times New Roman" w:hAnsiTheme="minorHAnsi" w:cstheme="minorHAnsi"/>
                  <w:color w:val="000000"/>
                  <w:sz w:val="28"/>
                  <w:szCs w:val="28"/>
                  <w:rPrChange w:id="3302" w:author="Sekar Subramanian" w:date="2021-07-16T13:10:00Z">
                    <w:rPr>
                      <w:rFonts w:ascii="Calibri" w:eastAsia="Times New Roman" w:hAnsi="Calibri" w:cs="Calibri"/>
                      <w:color w:val="000000"/>
                      <w:sz w:val="18"/>
                      <w:szCs w:val="18"/>
                    </w:rPr>
                  </w:rPrChange>
                </w:rPr>
                <w:delText>25,620</w:delText>
              </w:r>
            </w:del>
          </w:p>
        </w:tc>
        <w:tc>
          <w:tcPr>
            <w:tcW w:w="943" w:type="dxa"/>
            <w:tcBorders>
              <w:top w:val="nil"/>
              <w:left w:val="nil"/>
              <w:bottom w:val="single" w:sz="8" w:space="0" w:color="auto"/>
              <w:right w:val="single" w:sz="8" w:space="0" w:color="auto"/>
            </w:tcBorders>
            <w:shd w:val="clear" w:color="auto" w:fill="auto"/>
            <w:vAlign w:val="center"/>
            <w:hideMark/>
          </w:tcPr>
          <w:p w14:paraId="7A7BC75D" w14:textId="2256F675" w:rsidR="00DD456E" w:rsidRPr="007C4EA8" w:rsidDel="00982B65" w:rsidRDefault="00DD456E">
            <w:pPr>
              <w:pStyle w:val="ListParagraph"/>
              <w:numPr>
                <w:ilvl w:val="1"/>
                <w:numId w:val="23"/>
              </w:numPr>
              <w:spacing w:before="120" w:after="120"/>
              <w:contextualSpacing w:val="0"/>
              <w:rPr>
                <w:del w:id="3303" w:author="Sekar Subramanian" w:date="2021-07-16T12:26:00Z"/>
                <w:rFonts w:asciiTheme="minorHAnsi" w:eastAsia="Times New Roman" w:hAnsiTheme="minorHAnsi" w:cstheme="minorHAnsi"/>
                <w:color w:val="000000"/>
                <w:sz w:val="28"/>
                <w:szCs w:val="28"/>
                <w:rPrChange w:id="3304" w:author="Sekar Subramanian" w:date="2021-07-16T13:10:00Z">
                  <w:rPr>
                    <w:del w:id="3305" w:author="Sekar Subramanian" w:date="2021-07-16T12:26:00Z"/>
                    <w:rFonts w:ascii="Calibri" w:eastAsia="Times New Roman" w:hAnsi="Calibri" w:cs="Calibri"/>
                    <w:color w:val="000000"/>
                  </w:rPr>
                </w:rPrChange>
              </w:rPr>
              <w:pPrChange w:id="3306" w:author="Sekar Subramanian" w:date="2021-07-16T12:36:00Z">
                <w:pPr>
                  <w:spacing w:after="0" w:line="240" w:lineRule="auto"/>
                  <w:jc w:val="center"/>
                </w:pPr>
              </w:pPrChange>
            </w:pPr>
            <w:del w:id="3307" w:author="Sekar Subramanian" w:date="2021-07-16T12:26:00Z">
              <w:r w:rsidRPr="007C4EA8" w:rsidDel="00982B65">
                <w:rPr>
                  <w:rFonts w:asciiTheme="minorHAnsi" w:eastAsia="Times New Roman" w:hAnsiTheme="minorHAnsi" w:cstheme="minorHAnsi"/>
                  <w:color w:val="000000"/>
                  <w:sz w:val="28"/>
                  <w:szCs w:val="28"/>
                  <w:rPrChange w:id="3308"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99C38E3" w14:textId="260E8145" w:rsidR="00DD456E" w:rsidRPr="007C4EA8" w:rsidDel="00982B65" w:rsidRDefault="00DD456E">
            <w:pPr>
              <w:pStyle w:val="ListParagraph"/>
              <w:numPr>
                <w:ilvl w:val="1"/>
                <w:numId w:val="23"/>
              </w:numPr>
              <w:spacing w:before="120" w:after="120"/>
              <w:contextualSpacing w:val="0"/>
              <w:rPr>
                <w:del w:id="3309" w:author="Sekar Subramanian" w:date="2021-07-16T12:26:00Z"/>
                <w:rFonts w:asciiTheme="minorHAnsi" w:eastAsia="Times New Roman" w:hAnsiTheme="minorHAnsi" w:cstheme="minorHAnsi"/>
                <w:color w:val="000000"/>
                <w:sz w:val="28"/>
                <w:szCs w:val="28"/>
                <w:rPrChange w:id="3310" w:author="Sekar Subramanian" w:date="2021-07-16T13:10:00Z">
                  <w:rPr>
                    <w:del w:id="3311" w:author="Sekar Subramanian" w:date="2021-07-16T12:26:00Z"/>
                    <w:rFonts w:ascii="Calibri" w:eastAsia="Times New Roman" w:hAnsi="Calibri" w:cs="Calibri"/>
                    <w:color w:val="000000"/>
                  </w:rPr>
                </w:rPrChange>
              </w:rPr>
              <w:pPrChange w:id="3312" w:author="Sekar Subramanian" w:date="2021-07-16T12:36:00Z">
                <w:pPr>
                  <w:spacing w:after="0" w:line="240" w:lineRule="auto"/>
                  <w:jc w:val="center"/>
                </w:pPr>
              </w:pPrChange>
            </w:pPr>
            <w:del w:id="3313" w:author="Sekar Subramanian" w:date="2021-07-16T12:26:00Z">
              <w:r w:rsidRPr="007C4EA8" w:rsidDel="00982B65">
                <w:rPr>
                  <w:rFonts w:asciiTheme="minorHAnsi" w:eastAsia="Times New Roman" w:hAnsiTheme="minorHAnsi" w:cstheme="minorHAnsi"/>
                  <w:color w:val="000000"/>
                  <w:sz w:val="28"/>
                  <w:szCs w:val="28"/>
                  <w:rPrChange w:id="3314" w:author="Sekar Subramanian" w:date="2021-07-16T13:10:00Z">
                    <w:rPr>
                      <w:rFonts w:ascii="Calibri" w:eastAsia="Times New Roman" w:hAnsi="Calibri" w:cs="Calibri"/>
                      <w:color w:val="000000"/>
                    </w:rPr>
                  </w:rPrChange>
                </w:rPr>
                <w:delText> </w:delText>
              </w:r>
            </w:del>
          </w:p>
        </w:tc>
      </w:tr>
      <w:tr w:rsidR="00DD456E" w:rsidRPr="007C4EA8" w:rsidDel="00982B65" w14:paraId="60834FC6" w14:textId="2CE29520" w:rsidTr="00DD456E">
        <w:trPr>
          <w:trHeight w:val="251"/>
          <w:del w:id="3315"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D1DF187" w14:textId="2F4CA8C7" w:rsidR="00DD456E" w:rsidRPr="007C4EA8" w:rsidDel="00982B65" w:rsidRDefault="00DD456E">
            <w:pPr>
              <w:pStyle w:val="ListParagraph"/>
              <w:numPr>
                <w:ilvl w:val="1"/>
                <w:numId w:val="23"/>
              </w:numPr>
              <w:spacing w:before="120" w:after="120"/>
              <w:contextualSpacing w:val="0"/>
              <w:rPr>
                <w:del w:id="3316" w:author="Sekar Subramanian" w:date="2021-07-16T12:26:00Z"/>
                <w:rFonts w:asciiTheme="minorHAnsi" w:eastAsia="Times New Roman" w:hAnsiTheme="minorHAnsi" w:cstheme="minorHAnsi"/>
                <w:color w:val="000000"/>
                <w:sz w:val="28"/>
                <w:szCs w:val="28"/>
                <w:rPrChange w:id="3317" w:author="Sekar Subramanian" w:date="2021-07-16T13:10:00Z">
                  <w:rPr>
                    <w:del w:id="3318" w:author="Sekar Subramanian" w:date="2021-07-16T12:26:00Z"/>
                    <w:rFonts w:ascii="Calibri" w:eastAsia="Times New Roman" w:hAnsi="Calibri" w:cs="Calibri"/>
                    <w:color w:val="000000"/>
                    <w:sz w:val="18"/>
                    <w:szCs w:val="18"/>
                  </w:rPr>
                </w:rPrChange>
              </w:rPr>
              <w:pPrChange w:id="3319" w:author="Sekar Subramanian" w:date="2021-07-16T12:36:00Z">
                <w:pPr>
                  <w:spacing w:after="0" w:line="240" w:lineRule="auto"/>
                  <w:jc w:val="center"/>
                </w:pPr>
              </w:pPrChange>
            </w:pPr>
            <w:del w:id="3320" w:author="Sekar Subramanian" w:date="2021-07-16T12:26:00Z">
              <w:r w:rsidRPr="007C4EA8" w:rsidDel="00982B65">
                <w:rPr>
                  <w:rFonts w:asciiTheme="minorHAnsi" w:eastAsia="Times New Roman" w:hAnsiTheme="minorHAnsi" w:cstheme="minorHAnsi"/>
                  <w:color w:val="000000"/>
                  <w:sz w:val="28"/>
                  <w:szCs w:val="28"/>
                  <w:rPrChange w:id="3321" w:author="Sekar Subramanian" w:date="2021-07-16T13:10:00Z">
                    <w:rPr>
                      <w:rFonts w:ascii="Calibri" w:eastAsia="Times New Roman" w:hAnsi="Calibri" w:cs="Calibri"/>
                      <w:color w:val="000000"/>
                      <w:sz w:val="18"/>
                      <w:szCs w:val="18"/>
                    </w:rPr>
                  </w:rPrChange>
                </w:rPr>
                <w:delText>2,652</w:delText>
              </w:r>
            </w:del>
          </w:p>
        </w:tc>
        <w:tc>
          <w:tcPr>
            <w:tcW w:w="1100" w:type="dxa"/>
            <w:tcBorders>
              <w:top w:val="nil"/>
              <w:left w:val="nil"/>
              <w:bottom w:val="single" w:sz="8" w:space="0" w:color="auto"/>
              <w:right w:val="single" w:sz="8" w:space="0" w:color="auto"/>
            </w:tcBorders>
            <w:shd w:val="clear" w:color="auto" w:fill="auto"/>
            <w:vAlign w:val="center"/>
            <w:hideMark/>
          </w:tcPr>
          <w:p w14:paraId="50C78EB3" w14:textId="61D6B395" w:rsidR="00DD456E" w:rsidRPr="007C4EA8" w:rsidDel="00982B65" w:rsidRDefault="00DD456E">
            <w:pPr>
              <w:pStyle w:val="ListParagraph"/>
              <w:numPr>
                <w:ilvl w:val="1"/>
                <w:numId w:val="23"/>
              </w:numPr>
              <w:spacing w:before="120" w:after="120"/>
              <w:contextualSpacing w:val="0"/>
              <w:rPr>
                <w:del w:id="3322" w:author="Sekar Subramanian" w:date="2021-07-16T12:26:00Z"/>
                <w:rFonts w:asciiTheme="minorHAnsi" w:eastAsia="Times New Roman" w:hAnsiTheme="minorHAnsi" w:cstheme="minorHAnsi"/>
                <w:color w:val="000000"/>
                <w:sz w:val="28"/>
                <w:szCs w:val="28"/>
                <w:rPrChange w:id="3323" w:author="Sekar Subramanian" w:date="2021-07-16T13:10:00Z">
                  <w:rPr>
                    <w:del w:id="3324" w:author="Sekar Subramanian" w:date="2021-07-16T12:26:00Z"/>
                    <w:rFonts w:ascii="Calibri" w:eastAsia="Times New Roman" w:hAnsi="Calibri" w:cs="Calibri"/>
                    <w:color w:val="000000"/>
                    <w:sz w:val="18"/>
                    <w:szCs w:val="18"/>
                  </w:rPr>
                </w:rPrChange>
              </w:rPr>
              <w:pPrChange w:id="3325" w:author="Sekar Subramanian" w:date="2021-07-16T12:36:00Z">
                <w:pPr>
                  <w:spacing w:after="0" w:line="240" w:lineRule="auto"/>
                  <w:jc w:val="center"/>
                </w:pPr>
              </w:pPrChange>
            </w:pPr>
            <w:del w:id="3326" w:author="Sekar Subramanian" w:date="2021-07-16T12:26:00Z">
              <w:r w:rsidRPr="007C4EA8" w:rsidDel="00982B65">
                <w:rPr>
                  <w:rFonts w:asciiTheme="minorHAnsi" w:eastAsia="Times New Roman" w:hAnsiTheme="minorHAnsi" w:cstheme="minorHAnsi"/>
                  <w:color w:val="000000"/>
                  <w:sz w:val="28"/>
                  <w:szCs w:val="28"/>
                  <w:rPrChange w:id="3327" w:author="Sekar Subramanian" w:date="2021-07-16T13:10:00Z">
                    <w:rPr>
                      <w:rFonts w:ascii="Calibri" w:eastAsia="Times New Roman" w:hAnsi="Calibri" w:cs="Calibri"/>
                      <w:color w:val="000000"/>
                      <w:sz w:val="18"/>
                      <w:szCs w:val="18"/>
                    </w:rPr>
                  </w:rPrChange>
                </w:rPr>
                <w:delText>42,432</w:delText>
              </w:r>
            </w:del>
          </w:p>
        </w:tc>
        <w:tc>
          <w:tcPr>
            <w:tcW w:w="943" w:type="dxa"/>
            <w:tcBorders>
              <w:top w:val="nil"/>
              <w:left w:val="nil"/>
              <w:bottom w:val="single" w:sz="8" w:space="0" w:color="auto"/>
              <w:right w:val="single" w:sz="8" w:space="0" w:color="auto"/>
            </w:tcBorders>
            <w:shd w:val="clear" w:color="auto" w:fill="auto"/>
            <w:vAlign w:val="center"/>
            <w:hideMark/>
          </w:tcPr>
          <w:p w14:paraId="12BA4DE2" w14:textId="13DED78C" w:rsidR="00DD456E" w:rsidRPr="007C4EA8" w:rsidDel="00982B65" w:rsidRDefault="00DD456E">
            <w:pPr>
              <w:pStyle w:val="ListParagraph"/>
              <w:numPr>
                <w:ilvl w:val="1"/>
                <w:numId w:val="23"/>
              </w:numPr>
              <w:spacing w:before="120" w:after="120"/>
              <w:contextualSpacing w:val="0"/>
              <w:rPr>
                <w:del w:id="3328" w:author="Sekar Subramanian" w:date="2021-07-16T12:26:00Z"/>
                <w:rFonts w:asciiTheme="minorHAnsi" w:eastAsia="Times New Roman" w:hAnsiTheme="minorHAnsi" w:cstheme="minorHAnsi"/>
                <w:color w:val="000000"/>
                <w:sz w:val="28"/>
                <w:szCs w:val="28"/>
                <w:rPrChange w:id="3329" w:author="Sekar Subramanian" w:date="2021-07-16T13:10:00Z">
                  <w:rPr>
                    <w:del w:id="3330" w:author="Sekar Subramanian" w:date="2021-07-16T12:26:00Z"/>
                    <w:rFonts w:ascii="Calibri" w:eastAsia="Times New Roman" w:hAnsi="Calibri" w:cs="Calibri"/>
                    <w:color w:val="000000"/>
                    <w:sz w:val="18"/>
                    <w:szCs w:val="18"/>
                  </w:rPr>
                </w:rPrChange>
              </w:rPr>
              <w:pPrChange w:id="3331" w:author="Sekar Subramanian" w:date="2021-07-16T12:36:00Z">
                <w:pPr>
                  <w:spacing w:after="0" w:line="240" w:lineRule="auto"/>
                  <w:jc w:val="center"/>
                </w:pPr>
              </w:pPrChange>
            </w:pPr>
            <w:del w:id="3332" w:author="Sekar Subramanian" w:date="2021-07-16T12:26:00Z">
              <w:r w:rsidRPr="007C4EA8" w:rsidDel="00982B65">
                <w:rPr>
                  <w:rFonts w:asciiTheme="minorHAnsi" w:eastAsia="Times New Roman" w:hAnsiTheme="minorHAnsi" w:cstheme="minorHAnsi"/>
                  <w:color w:val="000000"/>
                  <w:sz w:val="28"/>
                  <w:szCs w:val="28"/>
                  <w:rPrChange w:id="3333" w:author="Sekar Subramanian" w:date="2021-07-16T13:10:00Z">
                    <w:rPr>
                      <w:rFonts w:ascii="Calibri" w:eastAsia="Times New Roman" w:hAnsi="Calibri" w:cs="Calibri"/>
                      <w:color w:val="000000"/>
                      <w:sz w:val="18"/>
                      <w:szCs w:val="18"/>
                    </w:rPr>
                  </w:rPrChange>
                </w:rPr>
                <w:delText>16</w:delText>
              </w:r>
            </w:del>
          </w:p>
        </w:tc>
        <w:tc>
          <w:tcPr>
            <w:tcW w:w="943" w:type="dxa"/>
            <w:tcBorders>
              <w:top w:val="nil"/>
              <w:left w:val="nil"/>
              <w:bottom w:val="single" w:sz="8" w:space="0" w:color="auto"/>
              <w:right w:val="single" w:sz="8" w:space="0" w:color="auto"/>
            </w:tcBorders>
            <w:shd w:val="clear" w:color="auto" w:fill="auto"/>
            <w:vAlign w:val="center"/>
            <w:hideMark/>
          </w:tcPr>
          <w:p w14:paraId="104A9D50" w14:textId="01317382" w:rsidR="00DD456E" w:rsidRPr="007C4EA8" w:rsidDel="00982B65" w:rsidRDefault="00DD456E">
            <w:pPr>
              <w:pStyle w:val="ListParagraph"/>
              <w:numPr>
                <w:ilvl w:val="1"/>
                <w:numId w:val="23"/>
              </w:numPr>
              <w:spacing w:before="120" w:after="120"/>
              <w:contextualSpacing w:val="0"/>
              <w:rPr>
                <w:del w:id="3334" w:author="Sekar Subramanian" w:date="2021-07-16T12:26:00Z"/>
                <w:rFonts w:asciiTheme="minorHAnsi" w:eastAsia="Times New Roman" w:hAnsiTheme="minorHAnsi" w:cstheme="minorHAnsi"/>
                <w:color w:val="000000"/>
                <w:sz w:val="28"/>
                <w:szCs w:val="28"/>
                <w:rPrChange w:id="3335" w:author="Sekar Subramanian" w:date="2021-07-16T13:10:00Z">
                  <w:rPr>
                    <w:del w:id="3336" w:author="Sekar Subramanian" w:date="2021-07-16T12:26:00Z"/>
                    <w:rFonts w:ascii="Calibri" w:eastAsia="Times New Roman" w:hAnsi="Calibri" w:cs="Calibri"/>
                    <w:color w:val="000000"/>
                  </w:rPr>
                </w:rPrChange>
              </w:rPr>
              <w:pPrChange w:id="3337" w:author="Sekar Subramanian" w:date="2021-07-16T12:36:00Z">
                <w:pPr>
                  <w:spacing w:after="0" w:line="240" w:lineRule="auto"/>
                  <w:jc w:val="center"/>
                </w:pPr>
              </w:pPrChange>
            </w:pPr>
            <w:del w:id="3338" w:author="Sekar Subramanian" w:date="2021-07-16T12:26:00Z">
              <w:r w:rsidRPr="007C4EA8" w:rsidDel="00982B65">
                <w:rPr>
                  <w:rFonts w:asciiTheme="minorHAnsi" w:eastAsia="Times New Roman" w:hAnsiTheme="minorHAnsi" w:cstheme="minorHAnsi"/>
                  <w:color w:val="000000"/>
                  <w:sz w:val="28"/>
                  <w:szCs w:val="28"/>
                  <w:rPrChange w:id="333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981C11C" w14:textId="7BE26680" w:rsidR="00DD456E" w:rsidRPr="007C4EA8" w:rsidDel="00982B65" w:rsidRDefault="00DD456E">
            <w:pPr>
              <w:pStyle w:val="ListParagraph"/>
              <w:numPr>
                <w:ilvl w:val="1"/>
                <w:numId w:val="23"/>
              </w:numPr>
              <w:spacing w:before="120" w:after="120"/>
              <w:contextualSpacing w:val="0"/>
              <w:rPr>
                <w:del w:id="3340" w:author="Sekar Subramanian" w:date="2021-07-16T12:26:00Z"/>
                <w:rFonts w:asciiTheme="minorHAnsi" w:eastAsia="Times New Roman" w:hAnsiTheme="minorHAnsi" w:cstheme="minorHAnsi"/>
                <w:color w:val="000000"/>
                <w:sz w:val="28"/>
                <w:szCs w:val="28"/>
                <w:rPrChange w:id="3341" w:author="Sekar Subramanian" w:date="2021-07-16T13:10:00Z">
                  <w:rPr>
                    <w:del w:id="3342" w:author="Sekar Subramanian" w:date="2021-07-16T12:26:00Z"/>
                    <w:rFonts w:ascii="Calibri" w:eastAsia="Times New Roman" w:hAnsi="Calibri" w:cs="Calibri"/>
                    <w:color w:val="000000"/>
                  </w:rPr>
                </w:rPrChange>
              </w:rPr>
              <w:pPrChange w:id="3343" w:author="Sekar Subramanian" w:date="2021-07-16T12:36:00Z">
                <w:pPr>
                  <w:spacing w:after="0" w:line="240" w:lineRule="auto"/>
                  <w:jc w:val="center"/>
                </w:pPr>
              </w:pPrChange>
            </w:pPr>
            <w:del w:id="3344" w:author="Sekar Subramanian" w:date="2021-07-16T12:26:00Z">
              <w:r w:rsidRPr="007C4EA8" w:rsidDel="00982B65">
                <w:rPr>
                  <w:rFonts w:asciiTheme="minorHAnsi" w:eastAsia="Times New Roman" w:hAnsiTheme="minorHAnsi" w:cstheme="minorHAnsi"/>
                  <w:color w:val="000000"/>
                  <w:sz w:val="28"/>
                  <w:szCs w:val="28"/>
                  <w:rPrChange w:id="3345"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1DA07BF" w14:textId="3ED3ED20" w:rsidR="00DD456E" w:rsidRPr="007C4EA8" w:rsidDel="00982B65" w:rsidRDefault="00DD456E">
            <w:pPr>
              <w:pStyle w:val="ListParagraph"/>
              <w:numPr>
                <w:ilvl w:val="1"/>
                <w:numId w:val="23"/>
              </w:numPr>
              <w:spacing w:before="120" w:after="120"/>
              <w:contextualSpacing w:val="0"/>
              <w:rPr>
                <w:del w:id="3346" w:author="Sekar Subramanian" w:date="2021-07-16T12:26:00Z"/>
                <w:rFonts w:asciiTheme="minorHAnsi" w:eastAsia="Times New Roman" w:hAnsiTheme="minorHAnsi" w:cstheme="minorHAnsi"/>
                <w:color w:val="000000"/>
                <w:sz w:val="28"/>
                <w:szCs w:val="28"/>
                <w:rPrChange w:id="3347" w:author="Sekar Subramanian" w:date="2021-07-16T13:10:00Z">
                  <w:rPr>
                    <w:del w:id="3348" w:author="Sekar Subramanian" w:date="2021-07-16T12:26:00Z"/>
                    <w:rFonts w:ascii="Calibri" w:eastAsia="Times New Roman" w:hAnsi="Calibri" w:cs="Calibri"/>
                    <w:color w:val="000000"/>
                  </w:rPr>
                </w:rPrChange>
              </w:rPr>
              <w:pPrChange w:id="3349" w:author="Sekar Subramanian" w:date="2021-07-16T12:36:00Z">
                <w:pPr>
                  <w:spacing w:after="0" w:line="240" w:lineRule="auto"/>
                  <w:jc w:val="center"/>
                </w:pPr>
              </w:pPrChange>
            </w:pPr>
            <w:del w:id="3350" w:author="Sekar Subramanian" w:date="2021-07-16T12:26:00Z">
              <w:r w:rsidRPr="007C4EA8" w:rsidDel="00982B65">
                <w:rPr>
                  <w:rFonts w:asciiTheme="minorHAnsi" w:eastAsia="Times New Roman" w:hAnsiTheme="minorHAnsi" w:cstheme="minorHAnsi"/>
                  <w:color w:val="000000"/>
                  <w:sz w:val="28"/>
                  <w:szCs w:val="28"/>
                  <w:rPrChange w:id="3351"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467E32F" w14:textId="291F328A" w:rsidR="00DD456E" w:rsidRPr="007C4EA8" w:rsidDel="00982B65" w:rsidRDefault="00DD456E">
            <w:pPr>
              <w:pStyle w:val="ListParagraph"/>
              <w:numPr>
                <w:ilvl w:val="1"/>
                <w:numId w:val="23"/>
              </w:numPr>
              <w:spacing w:before="120" w:after="120"/>
              <w:contextualSpacing w:val="0"/>
              <w:rPr>
                <w:del w:id="3352" w:author="Sekar Subramanian" w:date="2021-07-16T12:26:00Z"/>
                <w:rFonts w:asciiTheme="minorHAnsi" w:eastAsia="Times New Roman" w:hAnsiTheme="minorHAnsi" w:cstheme="minorHAnsi"/>
                <w:color w:val="000000"/>
                <w:sz w:val="28"/>
                <w:szCs w:val="28"/>
                <w:rPrChange w:id="3353" w:author="Sekar Subramanian" w:date="2021-07-16T13:10:00Z">
                  <w:rPr>
                    <w:del w:id="3354" w:author="Sekar Subramanian" w:date="2021-07-16T12:26:00Z"/>
                    <w:rFonts w:ascii="Calibri" w:eastAsia="Times New Roman" w:hAnsi="Calibri" w:cs="Calibri"/>
                    <w:color w:val="000000"/>
                    <w:sz w:val="18"/>
                    <w:szCs w:val="18"/>
                  </w:rPr>
                </w:rPrChange>
              </w:rPr>
              <w:pPrChange w:id="3355" w:author="Sekar Subramanian" w:date="2021-07-16T12:36:00Z">
                <w:pPr>
                  <w:spacing w:after="0" w:line="240" w:lineRule="auto"/>
                  <w:jc w:val="center"/>
                </w:pPr>
              </w:pPrChange>
            </w:pPr>
            <w:del w:id="3356" w:author="Sekar Subramanian" w:date="2021-07-16T12:26:00Z">
              <w:r w:rsidRPr="007C4EA8" w:rsidDel="00982B65">
                <w:rPr>
                  <w:rFonts w:asciiTheme="minorHAnsi" w:eastAsia="Times New Roman" w:hAnsiTheme="minorHAnsi" w:cstheme="minorHAnsi"/>
                  <w:color w:val="000000"/>
                  <w:sz w:val="28"/>
                  <w:szCs w:val="28"/>
                  <w:rPrChange w:id="3357" w:author="Sekar Subramanian" w:date="2021-07-16T13:10:00Z">
                    <w:rPr>
                      <w:rFonts w:ascii="Calibri" w:eastAsia="Times New Roman" w:hAnsi="Calibri" w:cs="Calibri"/>
                      <w:color w:val="000000"/>
                      <w:sz w:val="18"/>
                      <w:szCs w:val="18"/>
                    </w:rPr>
                  </w:rPrChange>
                </w:rPr>
                <w:delText>42,432</w:delText>
              </w:r>
            </w:del>
          </w:p>
        </w:tc>
      </w:tr>
      <w:tr w:rsidR="00DD456E" w:rsidRPr="007C4EA8" w:rsidDel="00982B65" w14:paraId="549A002C" w14:textId="5BE6DBA2" w:rsidTr="00DD456E">
        <w:trPr>
          <w:trHeight w:val="251"/>
          <w:del w:id="3358"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289846A2" w14:textId="3F18DE79" w:rsidR="00DD456E" w:rsidRPr="007C4EA8" w:rsidDel="00982B65" w:rsidRDefault="00DD456E">
            <w:pPr>
              <w:pStyle w:val="ListParagraph"/>
              <w:numPr>
                <w:ilvl w:val="1"/>
                <w:numId w:val="23"/>
              </w:numPr>
              <w:spacing w:before="120" w:after="120"/>
              <w:contextualSpacing w:val="0"/>
              <w:rPr>
                <w:del w:id="3359" w:author="Sekar Subramanian" w:date="2021-07-16T12:26:00Z"/>
                <w:rFonts w:asciiTheme="minorHAnsi" w:eastAsia="Times New Roman" w:hAnsiTheme="minorHAnsi" w:cstheme="minorHAnsi"/>
                <w:color w:val="000000"/>
                <w:sz w:val="28"/>
                <w:szCs w:val="28"/>
                <w:rPrChange w:id="3360" w:author="Sekar Subramanian" w:date="2021-07-16T13:10:00Z">
                  <w:rPr>
                    <w:del w:id="3361" w:author="Sekar Subramanian" w:date="2021-07-16T12:26:00Z"/>
                    <w:rFonts w:ascii="Calibri" w:eastAsia="Times New Roman" w:hAnsi="Calibri" w:cs="Calibri"/>
                    <w:color w:val="000000"/>
                    <w:sz w:val="18"/>
                    <w:szCs w:val="18"/>
                  </w:rPr>
                </w:rPrChange>
              </w:rPr>
              <w:pPrChange w:id="3362" w:author="Sekar Subramanian" w:date="2021-07-16T12:36:00Z">
                <w:pPr>
                  <w:spacing w:after="0" w:line="240" w:lineRule="auto"/>
                  <w:jc w:val="center"/>
                </w:pPr>
              </w:pPrChange>
            </w:pPr>
            <w:del w:id="3363" w:author="Sekar Subramanian" w:date="2021-07-16T12:26:00Z">
              <w:r w:rsidRPr="007C4EA8" w:rsidDel="00982B65">
                <w:rPr>
                  <w:rFonts w:asciiTheme="minorHAnsi" w:eastAsia="Times New Roman" w:hAnsiTheme="minorHAnsi" w:cstheme="minorHAnsi"/>
                  <w:color w:val="000000"/>
                  <w:sz w:val="28"/>
                  <w:szCs w:val="28"/>
                  <w:rPrChange w:id="3364" w:author="Sekar Subramanian" w:date="2021-07-16T13:10:00Z">
                    <w:rPr>
                      <w:rFonts w:ascii="Calibri" w:eastAsia="Times New Roman" w:hAnsi="Calibri" w:cs="Calibri"/>
                      <w:color w:val="000000"/>
                      <w:sz w:val="18"/>
                      <w:szCs w:val="18"/>
                    </w:rPr>
                  </w:rPrChange>
                </w:rPr>
                <w:delText>3,236</w:delText>
              </w:r>
            </w:del>
          </w:p>
        </w:tc>
        <w:tc>
          <w:tcPr>
            <w:tcW w:w="1100" w:type="dxa"/>
            <w:tcBorders>
              <w:top w:val="nil"/>
              <w:left w:val="nil"/>
              <w:bottom w:val="single" w:sz="8" w:space="0" w:color="auto"/>
              <w:right w:val="single" w:sz="8" w:space="0" w:color="auto"/>
            </w:tcBorders>
            <w:shd w:val="clear" w:color="auto" w:fill="auto"/>
            <w:vAlign w:val="center"/>
            <w:hideMark/>
          </w:tcPr>
          <w:p w14:paraId="74DA774F" w14:textId="16BEE4EC" w:rsidR="00DD456E" w:rsidRPr="007C4EA8" w:rsidDel="00982B65" w:rsidRDefault="00DD456E">
            <w:pPr>
              <w:pStyle w:val="ListParagraph"/>
              <w:numPr>
                <w:ilvl w:val="1"/>
                <w:numId w:val="23"/>
              </w:numPr>
              <w:spacing w:before="120" w:after="120"/>
              <w:contextualSpacing w:val="0"/>
              <w:rPr>
                <w:del w:id="3365" w:author="Sekar Subramanian" w:date="2021-07-16T12:26:00Z"/>
                <w:rFonts w:asciiTheme="minorHAnsi" w:eastAsia="Times New Roman" w:hAnsiTheme="minorHAnsi" w:cstheme="minorHAnsi"/>
                <w:color w:val="000000"/>
                <w:sz w:val="28"/>
                <w:szCs w:val="28"/>
                <w:rPrChange w:id="3366" w:author="Sekar Subramanian" w:date="2021-07-16T13:10:00Z">
                  <w:rPr>
                    <w:del w:id="3367" w:author="Sekar Subramanian" w:date="2021-07-16T12:26:00Z"/>
                    <w:rFonts w:ascii="Calibri" w:eastAsia="Times New Roman" w:hAnsi="Calibri" w:cs="Calibri"/>
                    <w:color w:val="000000"/>
                    <w:sz w:val="18"/>
                    <w:szCs w:val="18"/>
                  </w:rPr>
                </w:rPrChange>
              </w:rPr>
              <w:pPrChange w:id="3368" w:author="Sekar Subramanian" w:date="2021-07-16T12:36:00Z">
                <w:pPr>
                  <w:spacing w:after="0" w:line="240" w:lineRule="auto"/>
                  <w:jc w:val="center"/>
                </w:pPr>
              </w:pPrChange>
            </w:pPr>
            <w:del w:id="3369" w:author="Sekar Subramanian" w:date="2021-07-16T12:26:00Z">
              <w:r w:rsidRPr="007C4EA8" w:rsidDel="00982B65">
                <w:rPr>
                  <w:rFonts w:asciiTheme="minorHAnsi" w:eastAsia="Times New Roman" w:hAnsiTheme="minorHAnsi" w:cstheme="minorHAnsi"/>
                  <w:color w:val="000000"/>
                  <w:sz w:val="28"/>
                  <w:szCs w:val="28"/>
                  <w:rPrChange w:id="3370" w:author="Sekar Subramanian" w:date="2021-07-16T13:10:00Z">
                    <w:rPr>
                      <w:rFonts w:ascii="Calibri" w:eastAsia="Times New Roman" w:hAnsi="Calibri" w:cs="Calibri"/>
                      <w:color w:val="000000"/>
                      <w:sz w:val="18"/>
                      <w:szCs w:val="18"/>
                    </w:rPr>
                  </w:rPrChange>
                </w:rPr>
                <w:delText>38,832</w:delText>
              </w:r>
            </w:del>
          </w:p>
        </w:tc>
        <w:tc>
          <w:tcPr>
            <w:tcW w:w="943" w:type="dxa"/>
            <w:tcBorders>
              <w:top w:val="nil"/>
              <w:left w:val="nil"/>
              <w:bottom w:val="single" w:sz="8" w:space="0" w:color="auto"/>
              <w:right w:val="single" w:sz="8" w:space="0" w:color="auto"/>
            </w:tcBorders>
            <w:shd w:val="clear" w:color="auto" w:fill="auto"/>
            <w:vAlign w:val="center"/>
            <w:hideMark/>
          </w:tcPr>
          <w:p w14:paraId="7C201652" w14:textId="06B8BE1A" w:rsidR="00DD456E" w:rsidRPr="007C4EA8" w:rsidDel="00982B65" w:rsidRDefault="00DD456E">
            <w:pPr>
              <w:pStyle w:val="ListParagraph"/>
              <w:numPr>
                <w:ilvl w:val="1"/>
                <w:numId w:val="23"/>
              </w:numPr>
              <w:spacing w:before="120" w:after="120"/>
              <w:contextualSpacing w:val="0"/>
              <w:rPr>
                <w:del w:id="3371" w:author="Sekar Subramanian" w:date="2021-07-16T12:26:00Z"/>
                <w:rFonts w:asciiTheme="minorHAnsi" w:eastAsia="Times New Roman" w:hAnsiTheme="minorHAnsi" w:cstheme="minorHAnsi"/>
                <w:color w:val="000000"/>
                <w:sz w:val="28"/>
                <w:szCs w:val="28"/>
                <w:rPrChange w:id="3372" w:author="Sekar Subramanian" w:date="2021-07-16T13:10:00Z">
                  <w:rPr>
                    <w:del w:id="3373" w:author="Sekar Subramanian" w:date="2021-07-16T12:26:00Z"/>
                    <w:rFonts w:ascii="Calibri" w:eastAsia="Times New Roman" w:hAnsi="Calibri" w:cs="Calibri"/>
                    <w:color w:val="000000"/>
                    <w:sz w:val="18"/>
                    <w:szCs w:val="18"/>
                  </w:rPr>
                </w:rPrChange>
              </w:rPr>
              <w:pPrChange w:id="3374" w:author="Sekar Subramanian" w:date="2021-07-16T12:36:00Z">
                <w:pPr>
                  <w:spacing w:after="0" w:line="240" w:lineRule="auto"/>
                  <w:jc w:val="center"/>
                </w:pPr>
              </w:pPrChange>
            </w:pPr>
            <w:del w:id="3375" w:author="Sekar Subramanian" w:date="2021-07-16T12:26:00Z">
              <w:r w:rsidRPr="007C4EA8" w:rsidDel="00982B65">
                <w:rPr>
                  <w:rFonts w:asciiTheme="minorHAnsi" w:eastAsia="Times New Roman" w:hAnsiTheme="minorHAnsi" w:cstheme="minorHAnsi"/>
                  <w:color w:val="000000"/>
                  <w:sz w:val="28"/>
                  <w:szCs w:val="28"/>
                  <w:rPrChange w:id="3376" w:author="Sekar Subramanian" w:date="2021-07-16T13:10:00Z">
                    <w:rPr>
                      <w:rFonts w:ascii="Calibri" w:eastAsia="Times New Roman" w:hAnsi="Calibri" w:cs="Calibri"/>
                      <w:color w:val="000000"/>
                      <w:sz w:val="18"/>
                      <w:szCs w:val="18"/>
                    </w:rPr>
                  </w:rPrChange>
                </w:rPr>
                <w:delText>12</w:delText>
              </w:r>
            </w:del>
          </w:p>
        </w:tc>
        <w:tc>
          <w:tcPr>
            <w:tcW w:w="943" w:type="dxa"/>
            <w:tcBorders>
              <w:top w:val="nil"/>
              <w:left w:val="nil"/>
              <w:bottom w:val="single" w:sz="8" w:space="0" w:color="auto"/>
              <w:right w:val="single" w:sz="8" w:space="0" w:color="auto"/>
            </w:tcBorders>
            <w:shd w:val="clear" w:color="auto" w:fill="auto"/>
            <w:vAlign w:val="center"/>
            <w:hideMark/>
          </w:tcPr>
          <w:p w14:paraId="7605351B" w14:textId="51A231DB" w:rsidR="00DD456E" w:rsidRPr="007C4EA8" w:rsidDel="00982B65" w:rsidRDefault="00DD456E">
            <w:pPr>
              <w:pStyle w:val="ListParagraph"/>
              <w:numPr>
                <w:ilvl w:val="1"/>
                <w:numId w:val="23"/>
              </w:numPr>
              <w:spacing w:before="120" w:after="120"/>
              <w:contextualSpacing w:val="0"/>
              <w:rPr>
                <w:del w:id="3377" w:author="Sekar Subramanian" w:date="2021-07-16T12:26:00Z"/>
                <w:rFonts w:asciiTheme="minorHAnsi" w:eastAsia="Times New Roman" w:hAnsiTheme="minorHAnsi" w:cstheme="minorHAnsi"/>
                <w:color w:val="000000"/>
                <w:sz w:val="28"/>
                <w:szCs w:val="28"/>
                <w:rPrChange w:id="3378" w:author="Sekar Subramanian" w:date="2021-07-16T13:10:00Z">
                  <w:rPr>
                    <w:del w:id="3379" w:author="Sekar Subramanian" w:date="2021-07-16T12:26:00Z"/>
                    <w:rFonts w:ascii="Calibri" w:eastAsia="Times New Roman" w:hAnsi="Calibri" w:cs="Calibri"/>
                    <w:color w:val="000000"/>
                  </w:rPr>
                </w:rPrChange>
              </w:rPr>
              <w:pPrChange w:id="3380" w:author="Sekar Subramanian" w:date="2021-07-16T12:36:00Z">
                <w:pPr>
                  <w:spacing w:after="0" w:line="240" w:lineRule="auto"/>
                  <w:jc w:val="center"/>
                </w:pPr>
              </w:pPrChange>
            </w:pPr>
            <w:del w:id="3381" w:author="Sekar Subramanian" w:date="2021-07-16T12:26:00Z">
              <w:r w:rsidRPr="007C4EA8" w:rsidDel="00982B65">
                <w:rPr>
                  <w:rFonts w:asciiTheme="minorHAnsi" w:eastAsia="Times New Roman" w:hAnsiTheme="minorHAnsi" w:cstheme="minorHAnsi"/>
                  <w:color w:val="000000"/>
                  <w:sz w:val="28"/>
                  <w:szCs w:val="28"/>
                  <w:rPrChange w:id="3382"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0D34D9C" w14:textId="2B328958" w:rsidR="00DD456E" w:rsidRPr="007C4EA8" w:rsidDel="00982B65" w:rsidRDefault="00DD456E">
            <w:pPr>
              <w:pStyle w:val="ListParagraph"/>
              <w:numPr>
                <w:ilvl w:val="1"/>
                <w:numId w:val="23"/>
              </w:numPr>
              <w:spacing w:before="120" w:after="120"/>
              <w:contextualSpacing w:val="0"/>
              <w:rPr>
                <w:del w:id="3383" w:author="Sekar Subramanian" w:date="2021-07-16T12:26:00Z"/>
                <w:rFonts w:asciiTheme="minorHAnsi" w:eastAsia="Times New Roman" w:hAnsiTheme="minorHAnsi" w:cstheme="minorHAnsi"/>
                <w:color w:val="000000"/>
                <w:sz w:val="28"/>
                <w:szCs w:val="28"/>
                <w:rPrChange w:id="3384" w:author="Sekar Subramanian" w:date="2021-07-16T13:10:00Z">
                  <w:rPr>
                    <w:del w:id="3385" w:author="Sekar Subramanian" w:date="2021-07-16T12:26:00Z"/>
                    <w:rFonts w:ascii="Calibri" w:eastAsia="Times New Roman" w:hAnsi="Calibri" w:cs="Calibri"/>
                    <w:color w:val="000000"/>
                  </w:rPr>
                </w:rPrChange>
              </w:rPr>
              <w:pPrChange w:id="3386" w:author="Sekar Subramanian" w:date="2021-07-16T12:36:00Z">
                <w:pPr>
                  <w:spacing w:after="0" w:line="240" w:lineRule="auto"/>
                  <w:jc w:val="center"/>
                </w:pPr>
              </w:pPrChange>
            </w:pPr>
            <w:del w:id="3387" w:author="Sekar Subramanian" w:date="2021-07-16T12:26:00Z">
              <w:r w:rsidRPr="007C4EA8" w:rsidDel="00982B65">
                <w:rPr>
                  <w:rFonts w:asciiTheme="minorHAnsi" w:eastAsia="Times New Roman" w:hAnsiTheme="minorHAnsi" w:cstheme="minorHAnsi"/>
                  <w:color w:val="000000"/>
                  <w:sz w:val="28"/>
                  <w:szCs w:val="28"/>
                  <w:rPrChange w:id="3388"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05553CCE" w14:textId="3F90867A" w:rsidR="00DD456E" w:rsidRPr="007C4EA8" w:rsidDel="00982B65" w:rsidRDefault="00DD456E">
            <w:pPr>
              <w:pStyle w:val="ListParagraph"/>
              <w:numPr>
                <w:ilvl w:val="1"/>
                <w:numId w:val="23"/>
              </w:numPr>
              <w:spacing w:before="120" w:after="120"/>
              <w:contextualSpacing w:val="0"/>
              <w:rPr>
                <w:del w:id="3389" w:author="Sekar Subramanian" w:date="2021-07-16T12:26:00Z"/>
                <w:rFonts w:asciiTheme="minorHAnsi" w:eastAsia="Times New Roman" w:hAnsiTheme="minorHAnsi" w:cstheme="minorHAnsi"/>
                <w:color w:val="000000"/>
                <w:sz w:val="28"/>
                <w:szCs w:val="28"/>
                <w:rPrChange w:id="3390" w:author="Sekar Subramanian" w:date="2021-07-16T13:10:00Z">
                  <w:rPr>
                    <w:del w:id="3391" w:author="Sekar Subramanian" w:date="2021-07-16T12:26:00Z"/>
                    <w:rFonts w:ascii="Calibri" w:eastAsia="Times New Roman" w:hAnsi="Calibri" w:cs="Calibri"/>
                    <w:color w:val="000000"/>
                    <w:sz w:val="18"/>
                    <w:szCs w:val="18"/>
                  </w:rPr>
                </w:rPrChange>
              </w:rPr>
              <w:pPrChange w:id="3392" w:author="Sekar Subramanian" w:date="2021-07-16T12:36:00Z">
                <w:pPr>
                  <w:spacing w:after="0" w:line="240" w:lineRule="auto"/>
                  <w:jc w:val="center"/>
                </w:pPr>
              </w:pPrChange>
            </w:pPr>
            <w:del w:id="3393" w:author="Sekar Subramanian" w:date="2021-07-16T12:26:00Z">
              <w:r w:rsidRPr="007C4EA8" w:rsidDel="00982B65">
                <w:rPr>
                  <w:rFonts w:asciiTheme="minorHAnsi" w:eastAsia="Times New Roman" w:hAnsiTheme="minorHAnsi" w:cstheme="minorHAnsi"/>
                  <w:color w:val="000000"/>
                  <w:sz w:val="28"/>
                  <w:szCs w:val="28"/>
                  <w:rPrChange w:id="3394" w:author="Sekar Subramanian" w:date="2021-07-16T13:10:00Z">
                    <w:rPr>
                      <w:rFonts w:ascii="Calibri" w:eastAsia="Times New Roman" w:hAnsi="Calibri" w:cs="Calibri"/>
                      <w:color w:val="000000"/>
                      <w:sz w:val="18"/>
                      <w:szCs w:val="18"/>
                    </w:rPr>
                  </w:rPrChange>
                </w:rPr>
                <w:delText>38,832</w:delText>
              </w:r>
            </w:del>
          </w:p>
        </w:tc>
        <w:tc>
          <w:tcPr>
            <w:tcW w:w="943" w:type="dxa"/>
            <w:tcBorders>
              <w:top w:val="nil"/>
              <w:left w:val="nil"/>
              <w:bottom w:val="single" w:sz="8" w:space="0" w:color="auto"/>
              <w:right w:val="single" w:sz="8" w:space="0" w:color="auto"/>
            </w:tcBorders>
            <w:shd w:val="clear" w:color="auto" w:fill="auto"/>
            <w:vAlign w:val="center"/>
            <w:hideMark/>
          </w:tcPr>
          <w:p w14:paraId="320A6A3A" w14:textId="2B50F57F" w:rsidR="00DD456E" w:rsidRPr="007C4EA8" w:rsidDel="00982B65" w:rsidRDefault="00DD456E">
            <w:pPr>
              <w:pStyle w:val="ListParagraph"/>
              <w:numPr>
                <w:ilvl w:val="1"/>
                <w:numId w:val="23"/>
              </w:numPr>
              <w:spacing w:before="120" w:after="120"/>
              <w:contextualSpacing w:val="0"/>
              <w:rPr>
                <w:del w:id="3395" w:author="Sekar Subramanian" w:date="2021-07-16T12:26:00Z"/>
                <w:rFonts w:asciiTheme="minorHAnsi" w:eastAsia="Times New Roman" w:hAnsiTheme="minorHAnsi" w:cstheme="minorHAnsi"/>
                <w:color w:val="000000"/>
                <w:sz w:val="28"/>
                <w:szCs w:val="28"/>
                <w:rPrChange w:id="3396" w:author="Sekar Subramanian" w:date="2021-07-16T13:10:00Z">
                  <w:rPr>
                    <w:del w:id="3397" w:author="Sekar Subramanian" w:date="2021-07-16T12:26:00Z"/>
                    <w:rFonts w:ascii="Calibri" w:eastAsia="Times New Roman" w:hAnsi="Calibri" w:cs="Calibri"/>
                    <w:color w:val="000000"/>
                  </w:rPr>
                </w:rPrChange>
              </w:rPr>
              <w:pPrChange w:id="3398" w:author="Sekar Subramanian" w:date="2021-07-16T12:36:00Z">
                <w:pPr>
                  <w:spacing w:after="0" w:line="240" w:lineRule="auto"/>
                  <w:jc w:val="center"/>
                </w:pPr>
              </w:pPrChange>
            </w:pPr>
            <w:del w:id="3399" w:author="Sekar Subramanian" w:date="2021-07-16T12:26:00Z">
              <w:r w:rsidRPr="007C4EA8" w:rsidDel="00982B65">
                <w:rPr>
                  <w:rFonts w:asciiTheme="minorHAnsi" w:eastAsia="Times New Roman" w:hAnsiTheme="minorHAnsi" w:cstheme="minorHAnsi"/>
                  <w:color w:val="000000"/>
                  <w:sz w:val="28"/>
                  <w:szCs w:val="28"/>
                  <w:rPrChange w:id="3400" w:author="Sekar Subramanian" w:date="2021-07-16T13:10:00Z">
                    <w:rPr>
                      <w:rFonts w:ascii="Calibri" w:eastAsia="Times New Roman" w:hAnsi="Calibri" w:cs="Calibri"/>
                      <w:color w:val="000000"/>
                    </w:rPr>
                  </w:rPrChange>
                </w:rPr>
                <w:delText> </w:delText>
              </w:r>
            </w:del>
          </w:p>
        </w:tc>
      </w:tr>
      <w:tr w:rsidR="00DD456E" w:rsidRPr="007C4EA8" w:rsidDel="00982B65" w14:paraId="31639011" w14:textId="2D08A524" w:rsidTr="00DD456E">
        <w:trPr>
          <w:trHeight w:val="251"/>
          <w:del w:id="3401"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3056E4E" w14:textId="7740CBE0" w:rsidR="00DD456E" w:rsidRPr="007C4EA8" w:rsidDel="00982B65" w:rsidRDefault="00DD456E">
            <w:pPr>
              <w:pStyle w:val="ListParagraph"/>
              <w:numPr>
                <w:ilvl w:val="1"/>
                <w:numId w:val="23"/>
              </w:numPr>
              <w:spacing w:before="120" w:after="120"/>
              <w:contextualSpacing w:val="0"/>
              <w:rPr>
                <w:del w:id="3402" w:author="Sekar Subramanian" w:date="2021-07-16T12:26:00Z"/>
                <w:rFonts w:asciiTheme="minorHAnsi" w:eastAsia="Times New Roman" w:hAnsiTheme="minorHAnsi" w:cstheme="minorHAnsi"/>
                <w:color w:val="000000"/>
                <w:sz w:val="28"/>
                <w:szCs w:val="28"/>
                <w:rPrChange w:id="3403" w:author="Sekar Subramanian" w:date="2021-07-16T13:10:00Z">
                  <w:rPr>
                    <w:del w:id="3404" w:author="Sekar Subramanian" w:date="2021-07-16T12:26:00Z"/>
                    <w:rFonts w:ascii="Calibri" w:eastAsia="Times New Roman" w:hAnsi="Calibri" w:cs="Calibri"/>
                    <w:color w:val="000000"/>
                    <w:sz w:val="18"/>
                    <w:szCs w:val="18"/>
                  </w:rPr>
                </w:rPrChange>
              </w:rPr>
              <w:pPrChange w:id="3405" w:author="Sekar Subramanian" w:date="2021-07-16T12:36:00Z">
                <w:pPr>
                  <w:spacing w:after="0" w:line="240" w:lineRule="auto"/>
                  <w:jc w:val="center"/>
                </w:pPr>
              </w:pPrChange>
            </w:pPr>
            <w:del w:id="3406" w:author="Sekar Subramanian" w:date="2021-07-16T12:26:00Z">
              <w:r w:rsidRPr="007C4EA8" w:rsidDel="00982B65">
                <w:rPr>
                  <w:rFonts w:asciiTheme="minorHAnsi" w:eastAsia="Times New Roman" w:hAnsiTheme="minorHAnsi" w:cstheme="minorHAnsi"/>
                  <w:color w:val="000000"/>
                  <w:sz w:val="28"/>
                  <w:szCs w:val="28"/>
                  <w:rPrChange w:id="3407" w:author="Sekar Subramanian" w:date="2021-07-16T13:10:00Z">
                    <w:rPr>
                      <w:rFonts w:ascii="Calibri" w:eastAsia="Times New Roman" w:hAnsi="Calibri" w:cs="Calibri"/>
                      <w:color w:val="000000"/>
                      <w:sz w:val="18"/>
                      <w:szCs w:val="18"/>
                    </w:rPr>
                  </w:rPrChange>
                </w:rPr>
                <w:delText>3,836</w:delText>
              </w:r>
            </w:del>
          </w:p>
        </w:tc>
        <w:tc>
          <w:tcPr>
            <w:tcW w:w="1100" w:type="dxa"/>
            <w:tcBorders>
              <w:top w:val="nil"/>
              <w:left w:val="nil"/>
              <w:bottom w:val="single" w:sz="8" w:space="0" w:color="auto"/>
              <w:right w:val="single" w:sz="8" w:space="0" w:color="auto"/>
            </w:tcBorders>
            <w:shd w:val="clear" w:color="auto" w:fill="auto"/>
            <w:vAlign w:val="center"/>
            <w:hideMark/>
          </w:tcPr>
          <w:p w14:paraId="72656366" w14:textId="4FD3C0C9" w:rsidR="00DD456E" w:rsidRPr="007C4EA8" w:rsidDel="00982B65" w:rsidRDefault="00DD456E">
            <w:pPr>
              <w:pStyle w:val="ListParagraph"/>
              <w:numPr>
                <w:ilvl w:val="1"/>
                <w:numId w:val="23"/>
              </w:numPr>
              <w:spacing w:before="120" w:after="120"/>
              <w:contextualSpacing w:val="0"/>
              <w:rPr>
                <w:del w:id="3408" w:author="Sekar Subramanian" w:date="2021-07-16T12:26:00Z"/>
                <w:rFonts w:asciiTheme="minorHAnsi" w:eastAsia="Times New Roman" w:hAnsiTheme="minorHAnsi" w:cstheme="minorHAnsi"/>
                <w:color w:val="000000"/>
                <w:sz w:val="28"/>
                <w:szCs w:val="28"/>
                <w:rPrChange w:id="3409" w:author="Sekar Subramanian" w:date="2021-07-16T13:10:00Z">
                  <w:rPr>
                    <w:del w:id="3410" w:author="Sekar Subramanian" w:date="2021-07-16T12:26:00Z"/>
                    <w:rFonts w:ascii="Calibri" w:eastAsia="Times New Roman" w:hAnsi="Calibri" w:cs="Calibri"/>
                    <w:color w:val="000000"/>
                    <w:sz w:val="18"/>
                    <w:szCs w:val="18"/>
                  </w:rPr>
                </w:rPrChange>
              </w:rPr>
              <w:pPrChange w:id="3411" w:author="Sekar Subramanian" w:date="2021-07-16T12:36:00Z">
                <w:pPr>
                  <w:spacing w:after="0" w:line="240" w:lineRule="auto"/>
                  <w:jc w:val="center"/>
                </w:pPr>
              </w:pPrChange>
            </w:pPr>
            <w:del w:id="3412" w:author="Sekar Subramanian" w:date="2021-07-16T12:26:00Z">
              <w:r w:rsidRPr="007C4EA8" w:rsidDel="00982B65">
                <w:rPr>
                  <w:rFonts w:asciiTheme="minorHAnsi" w:eastAsia="Times New Roman" w:hAnsiTheme="minorHAnsi" w:cstheme="minorHAnsi"/>
                  <w:color w:val="000000"/>
                  <w:sz w:val="28"/>
                  <w:szCs w:val="28"/>
                  <w:rPrChange w:id="3413" w:author="Sekar Subramanian" w:date="2021-07-16T13:10:00Z">
                    <w:rPr>
                      <w:rFonts w:ascii="Calibri" w:eastAsia="Times New Roman" w:hAnsi="Calibri" w:cs="Calibri"/>
                      <w:color w:val="000000"/>
                      <w:sz w:val="18"/>
                      <w:szCs w:val="18"/>
                    </w:rPr>
                  </w:rPrChange>
                </w:rPr>
                <w:delText>11,508</w:delText>
              </w:r>
            </w:del>
          </w:p>
        </w:tc>
        <w:tc>
          <w:tcPr>
            <w:tcW w:w="943" w:type="dxa"/>
            <w:tcBorders>
              <w:top w:val="nil"/>
              <w:left w:val="nil"/>
              <w:bottom w:val="single" w:sz="8" w:space="0" w:color="auto"/>
              <w:right w:val="single" w:sz="8" w:space="0" w:color="auto"/>
            </w:tcBorders>
            <w:shd w:val="clear" w:color="auto" w:fill="auto"/>
            <w:vAlign w:val="center"/>
            <w:hideMark/>
          </w:tcPr>
          <w:p w14:paraId="36A341AE" w14:textId="2047974E" w:rsidR="00DD456E" w:rsidRPr="007C4EA8" w:rsidDel="00982B65" w:rsidRDefault="00DD456E">
            <w:pPr>
              <w:pStyle w:val="ListParagraph"/>
              <w:numPr>
                <w:ilvl w:val="1"/>
                <w:numId w:val="23"/>
              </w:numPr>
              <w:spacing w:before="120" w:after="120"/>
              <w:contextualSpacing w:val="0"/>
              <w:rPr>
                <w:del w:id="3414" w:author="Sekar Subramanian" w:date="2021-07-16T12:26:00Z"/>
                <w:rFonts w:asciiTheme="minorHAnsi" w:eastAsia="Times New Roman" w:hAnsiTheme="minorHAnsi" w:cstheme="minorHAnsi"/>
                <w:color w:val="000000"/>
                <w:sz w:val="28"/>
                <w:szCs w:val="28"/>
                <w:rPrChange w:id="3415" w:author="Sekar Subramanian" w:date="2021-07-16T13:10:00Z">
                  <w:rPr>
                    <w:del w:id="3416" w:author="Sekar Subramanian" w:date="2021-07-16T12:26:00Z"/>
                    <w:rFonts w:ascii="Calibri" w:eastAsia="Times New Roman" w:hAnsi="Calibri" w:cs="Calibri"/>
                    <w:color w:val="000000"/>
                    <w:sz w:val="18"/>
                    <w:szCs w:val="18"/>
                  </w:rPr>
                </w:rPrChange>
              </w:rPr>
              <w:pPrChange w:id="3417" w:author="Sekar Subramanian" w:date="2021-07-16T12:36:00Z">
                <w:pPr>
                  <w:spacing w:after="0" w:line="240" w:lineRule="auto"/>
                  <w:jc w:val="center"/>
                </w:pPr>
              </w:pPrChange>
            </w:pPr>
            <w:del w:id="3418" w:author="Sekar Subramanian" w:date="2021-07-16T12:26:00Z">
              <w:r w:rsidRPr="007C4EA8" w:rsidDel="00982B65">
                <w:rPr>
                  <w:rFonts w:asciiTheme="minorHAnsi" w:eastAsia="Times New Roman" w:hAnsiTheme="minorHAnsi" w:cstheme="minorHAnsi"/>
                  <w:color w:val="000000"/>
                  <w:sz w:val="28"/>
                  <w:szCs w:val="28"/>
                  <w:rPrChange w:id="3419" w:author="Sekar Subramanian" w:date="2021-07-16T13:10:00Z">
                    <w:rPr>
                      <w:rFonts w:ascii="Calibri" w:eastAsia="Times New Roman" w:hAnsi="Calibri" w:cs="Calibri"/>
                      <w:color w:val="000000"/>
                      <w:sz w:val="18"/>
                      <w:szCs w:val="18"/>
                    </w:rPr>
                  </w:rPrChange>
                </w:rPr>
                <w:delText>3</w:delText>
              </w:r>
            </w:del>
          </w:p>
        </w:tc>
        <w:tc>
          <w:tcPr>
            <w:tcW w:w="943" w:type="dxa"/>
            <w:tcBorders>
              <w:top w:val="nil"/>
              <w:left w:val="nil"/>
              <w:bottom w:val="single" w:sz="8" w:space="0" w:color="auto"/>
              <w:right w:val="single" w:sz="8" w:space="0" w:color="auto"/>
            </w:tcBorders>
            <w:shd w:val="clear" w:color="auto" w:fill="auto"/>
            <w:vAlign w:val="center"/>
            <w:hideMark/>
          </w:tcPr>
          <w:p w14:paraId="301B9358" w14:textId="725E2A33" w:rsidR="00DD456E" w:rsidRPr="007C4EA8" w:rsidDel="00982B65" w:rsidRDefault="00DD456E">
            <w:pPr>
              <w:pStyle w:val="ListParagraph"/>
              <w:numPr>
                <w:ilvl w:val="1"/>
                <w:numId w:val="23"/>
              </w:numPr>
              <w:spacing w:before="120" w:after="120"/>
              <w:contextualSpacing w:val="0"/>
              <w:rPr>
                <w:del w:id="3420" w:author="Sekar Subramanian" w:date="2021-07-16T12:26:00Z"/>
                <w:rFonts w:asciiTheme="minorHAnsi" w:eastAsia="Times New Roman" w:hAnsiTheme="minorHAnsi" w:cstheme="minorHAnsi"/>
                <w:color w:val="000000"/>
                <w:sz w:val="28"/>
                <w:szCs w:val="28"/>
                <w:rPrChange w:id="3421" w:author="Sekar Subramanian" w:date="2021-07-16T13:10:00Z">
                  <w:rPr>
                    <w:del w:id="3422" w:author="Sekar Subramanian" w:date="2021-07-16T12:26:00Z"/>
                    <w:rFonts w:ascii="Calibri" w:eastAsia="Times New Roman" w:hAnsi="Calibri" w:cs="Calibri"/>
                    <w:color w:val="000000"/>
                    <w:sz w:val="18"/>
                    <w:szCs w:val="18"/>
                  </w:rPr>
                </w:rPrChange>
              </w:rPr>
              <w:pPrChange w:id="3423" w:author="Sekar Subramanian" w:date="2021-07-16T12:36:00Z">
                <w:pPr>
                  <w:spacing w:after="0" w:line="240" w:lineRule="auto"/>
                  <w:jc w:val="center"/>
                </w:pPr>
              </w:pPrChange>
            </w:pPr>
            <w:del w:id="3424" w:author="Sekar Subramanian" w:date="2021-07-16T12:26:00Z">
              <w:r w:rsidRPr="007C4EA8" w:rsidDel="00982B65">
                <w:rPr>
                  <w:rFonts w:asciiTheme="minorHAnsi" w:eastAsia="Times New Roman" w:hAnsiTheme="minorHAnsi" w:cstheme="minorHAnsi"/>
                  <w:color w:val="000000"/>
                  <w:sz w:val="28"/>
                  <w:szCs w:val="28"/>
                  <w:rPrChange w:id="3425" w:author="Sekar Subramanian" w:date="2021-07-16T13:10:00Z">
                    <w:rPr>
                      <w:rFonts w:ascii="Calibri" w:eastAsia="Times New Roman" w:hAnsi="Calibri" w:cs="Calibri"/>
                      <w:color w:val="000000"/>
                      <w:sz w:val="18"/>
                      <w:szCs w:val="18"/>
                    </w:rPr>
                  </w:rPrChange>
                </w:rPr>
                <w:delText>11,508</w:delText>
              </w:r>
            </w:del>
          </w:p>
        </w:tc>
        <w:tc>
          <w:tcPr>
            <w:tcW w:w="943" w:type="dxa"/>
            <w:tcBorders>
              <w:top w:val="nil"/>
              <w:left w:val="nil"/>
              <w:bottom w:val="single" w:sz="8" w:space="0" w:color="auto"/>
              <w:right w:val="single" w:sz="8" w:space="0" w:color="auto"/>
            </w:tcBorders>
            <w:shd w:val="clear" w:color="auto" w:fill="auto"/>
            <w:vAlign w:val="center"/>
            <w:hideMark/>
          </w:tcPr>
          <w:p w14:paraId="2CF0565C" w14:textId="26BDFF08" w:rsidR="00DD456E" w:rsidRPr="007C4EA8" w:rsidDel="00982B65" w:rsidRDefault="00DD456E">
            <w:pPr>
              <w:pStyle w:val="ListParagraph"/>
              <w:numPr>
                <w:ilvl w:val="1"/>
                <w:numId w:val="23"/>
              </w:numPr>
              <w:spacing w:before="120" w:after="120"/>
              <w:contextualSpacing w:val="0"/>
              <w:rPr>
                <w:del w:id="3426" w:author="Sekar Subramanian" w:date="2021-07-16T12:26:00Z"/>
                <w:rFonts w:asciiTheme="minorHAnsi" w:eastAsia="Times New Roman" w:hAnsiTheme="minorHAnsi" w:cstheme="minorHAnsi"/>
                <w:color w:val="000000"/>
                <w:sz w:val="28"/>
                <w:szCs w:val="28"/>
                <w:rPrChange w:id="3427" w:author="Sekar Subramanian" w:date="2021-07-16T13:10:00Z">
                  <w:rPr>
                    <w:del w:id="3428" w:author="Sekar Subramanian" w:date="2021-07-16T12:26:00Z"/>
                    <w:rFonts w:ascii="Calibri" w:eastAsia="Times New Roman" w:hAnsi="Calibri" w:cs="Calibri"/>
                    <w:color w:val="000000"/>
                  </w:rPr>
                </w:rPrChange>
              </w:rPr>
              <w:pPrChange w:id="3429" w:author="Sekar Subramanian" w:date="2021-07-16T12:36:00Z">
                <w:pPr>
                  <w:spacing w:after="0" w:line="240" w:lineRule="auto"/>
                  <w:jc w:val="center"/>
                </w:pPr>
              </w:pPrChange>
            </w:pPr>
            <w:del w:id="3430" w:author="Sekar Subramanian" w:date="2021-07-16T12:26:00Z">
              <w:r w:rsidRPr="007C4EA8" w:rsidDel="00982B65">
                <w:rPr>
                  <w:rFonts w:asciiTheme="minorHAnsi" w:eastAsia="Times New Roman" w:hAnsiTheme="minorHAnsi" w:cstheme="minorHAnsi"/>
                  <w:color w:val="000000"/>
                  <w:sz w:val="28"/>
                  <w:szCs w:val="28"/>
                  <w:rPrChange w:id="3431"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B2DD487" w14:textId="7206D766" w:rsidR="00DD456E" w:rsidRPr="007C4EA8" w:rsidDel="00982B65" w:rsidRDefault="00DD456E">
            <w:pPr>
              <w:pStyle w:val="ListParagraph"/>
              <w:numPr>
                <w:ilvl w:val="1"/>
                <w:numId w:val="23"/>
              </w:numPr>
              <w:spacing w:before="120" w:after="120"/>
              <w:contextualSpacing w:val="0"/>
              <w:rPr>
                <w:del w:id="3432" w:author="Sekar Subramanian" w:date="2021-07-16T12:26:00Z"/>
                <w:rFonts w:asciiTheme="minorHAnsi" w:eastAsia="Times New Roman" w:hAnsiTheme="minorHAnsi" w:cstheme="minorHAnsi"/>
                <w:color w:val="000000"/>
                <w:sz w:val="28"/>
                <w:szCs w:val="28"/>
                <w:rPrChange w:id="3433" w:author="Sekar Subramanian" w:date="2021-07-16T13:10:00Z">
                  <w:rPr>
                    <w:del w:id="3434" w:author="Sekar Subramanian" w:date="2021-07-16T12:26:00Z"/>
                    <w:rFonts w:ascii="Calibri" w:eastAsia="Times New Roman" w:hAnsi="Calibri" w:cs="Calibri"/>
                    <w:color w:val="000000"/>
                  </w:rPr>
                </w:rPrChange>
              </w:rPr>
              <w:pPrChange w:id="3435" w:author="Sekar Subramanian" w:date="2021-07-16T12:36:00Z">
                <w:pPr>
                  <w:spacing w:after="0" w:line="240" w:lineRule="auto"/>
                  <w:jc w:val="center"/>
                </w:pPr>
              </w:pPrChange>
            </w:pPr>
            <w:del w:id="3436" w:author="Sekar Subramanian" w:date="2021-07-16T12:26:00Z">
              <w:r w:rsidRPr="007C4EA8" w:rsidDel="00982B65">
                <w:rPr>
                  <w:rFonts w:asciiTheme="minorHAnsi" w:eastAsia="Times New Roman" w:hAnsiTheme="minorHAnsi" w:cstheme="minorHAnsi"/>
                  <w:color w:val="000000"/>
                  <w:sz w:val="28"/>
                  <w:szCs w:val="28"/>
                  <w:rPrChange w:id="3437"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83EEEFF" w14:textId="223381D6" w:rsidR="00DD456E" w:rsidRPr="007C4EA8" w:rsidDel="00982B65" w:rsidRDefault="00DD456E">
            <w:pPr>
              <w:pStyle w:val="ListParagraph"/>
              <w:numPr>
                <w:ilvl w:val="1"/>
                <w:numId w:val="23"/>
              </w:numPr>
              <w:spacing w:before="120" w:after="120"/>
              <w:contextualSpacing w:val="0"/>
              <w:rPr>
                <w:del w:id="3438" w:author="Sekar Subramanian" w:date="2021-07-16T12:26:00Z"/>
                <w:rFonts w:asciiTheme="minorHAnsi" w:eastAsia="Times New Roman" w:hAnsiTheme="minorHAnsi" w:cstheme="minorHAnsi"/>
                <w:color w:val="000000"/>
                <w:sz w:val="28"/>
                <w:szCs w:val="28"/>
                <w:rPrChange w:id="3439" w:author="Sekar Subramanian" w:date="2021-07-16T13:10:00Z">
                  <w:rPr>
                    <w:del w:id="3440" w:author="Sekar Subramanian" w:date="2021-07-16T12:26:00Z"/>
                    <w:rFonts w:ascii="Calibri" w:eastAsia="Times New Roman" w:hAnsi="Calibri" w:cs="Calibri"/>
                    <w:color w:val="000000"/>
                  </w:rPr>
                </w:rPrChange>
              </w:rPr>
              <w:pPrChange w:id="3441" w:author="Sekar Subramanian" w:date="2021-07-16T12:36:00Z">
                <w:pPr>
                  <w:spacing w:after="0" w:line="240" w:lineRule="auto"/>
                  <w:jc w:val="center"/>
                </w:pPr>
              </w:pPrChange>
            </w:pPr>
            <w:del w:id="3442" w:author="Sekar Subramanian" w:date="2021-07-16T12:26:00Z">
              <w:r w:rsidRPr="007C4EA8" w:rsidDel="00982B65">
                <w:rPr>
                  <w:rFonts w:asciiTheme="minorHAnsi" w:eastAsia="Times New Roman" w:hAnsiTheme="minorHAnsi" w:cstheme="minorHAnsi"/>
                  <w:color w:val="000000"/>
                  <w:sz w:val="28"/>
                  <w:szCs w:val="28"/>
                  <w:rPrChange w:id="3443" w:author="Sekar Subramanian" w:date="2021-07-16T13:10:00Z">
                    <w:rPr>
                      <w:rFonts w:ascii="Calibri" w:eastAsia="Times New Roman" w:hAnsi="Calibri" w:cs="Calibri"/>
                      <w:color w:val="000000"/>
                    </w:rPr>
                  </w:rPrChange>
                </w:rPr>
                <w:delText> </w:delText>
              </w:r>
            </w:del>
          </w:p>
        </w:tc>
      </w:tr>
      <w:tr w:rsidR="00DD456E" w:rsidRPr="007C4EA8" w:rsidDel="00982B65" w14:paraId="2BF62D46" w14:textId="6602C61F" w:rsidTr="00DD456E">
        <w:trPr>
          <w:trHeight w:val="67"/>
          <w:del w:id="3444"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539AB770" w14:textId="7DE16493" w:rsidR="00DD456E" w:rsidRPr="007C4EA8" w:rsidDel="00982B65" w:rsidRDefault="00DD456E">
            <w:pPr>
              <w:pStyle w:val="ListParagraph"/>
              <w:numPr>
                <w:ilvl w:val="1"/>
                <w:numId w:val="23"/>
              </w:numPr>
              <w:spacing w:before="120" w:after="120"/>
              <w:contextualSpacing w:val="0"/>
              <w:rPr>
                <w:del w:id="3445" w:author="Sekar Subramanian" w:date="2021-07-16T12:26:00Z"/>
                <w:rFonts w:asciiTheme="minorHAnsi" w:eastAsia="Times New Roman" w:hAnsiTheme="minorHAnsi" w:cstheme="minorHAnsi"/>
                <w:color w:val="000000"/>
                <w:sz w:val="28"/>
                <w:szCs w:val="28"/>
                <w:rPrChange w:id="3446" w:author="Sekar Subramanian" w:date="2021-07-16T13:10:00Z">
                  <w:rPr>
                    <w:del w:id="3447" w:author="Sekar Subramanian" w:date="2021-07-16T12:26:00Z"/>
                    <w:rFonts w:ascii="Calibri" w:eastAsia="Times New Roman" w:hAnsi="Calibri" w:cs="Calibri"/>
                    <w:color w:val="000000"/>
                    <w:sz w:val="18"/>
                    <w:szCs w:val="18"/>
                  </w:rPr>
                </w:rPrChange>
              </w:rPr>
              <w:pPrChange w:id="3448" w:author="Sekar Subramanian" w:date="2021-07-16T12:36:00Z">
                <w:pPr>
                  <w:spacing w:after="0" w:line="240" w:lineRule="auto"/>
                  <w:jc w:val="center"/>
                </w:pPr>
              </w:pPrChange>
            </w:pPr>
            <w:del w:id="3449" w:author="Sekar Subramanian" w:date="2021-07-16T12:26:00Z">
              <w:r w:rsidRPr="007C4EA8" w:rsidDel="00982B65">
                <w:rPr>
                  <w:rFonts w:asciiTheme="minorHAnsi" w:eastAsia="Times New Roman" w:hAnsiTheme="minorHAnsi" w:cstheme="minorHAnsi"/>
                  <w:color w:val="000000"/>
                  <w:sz w:val="28"/>
                  <w:szCs w:val="28"/>
                  <w:rPrChange w:id="3450" w:author="Sekar Subramanian" w:date="2021-07-16T13:10:00Z">
                    <w:rPr>
                      <w:rFonts w:ascii="Calibri" w:eastAsia="Times New Roman" w:hAnsi="Calibri" w:cs="Calibri"/>
                      <w:color w:val="000000"/>
                      <w:sz w:val="18"/>
                      <w:szCs w:val="18"/>
                    </w:rPr>
                  </w:rPrChange>
                </w:rPr>
                <w:delText>2,942</w:delText>
              </w:r>
            </w:del>
          </w:p>
        </w:tc>
        <w:tc>
          <w:tcPr>
            <w:tcW w:w="1100" w:type="dxa"/>
            <w:tcBorders>
              <w:top w:val="nil"/>
              <w:left w:val="nil"/>
              <w:bottom w:val="single" w:sz="8" w:space="0" w:color="auto"/>
              <w:right w:val="single" w:sz="8" w:space="0" w:color="auto"/>
            </w:tcBorders>
            <w:shd w:val="clear" w:color="auto" w:fill="auto"/>
            <w:vAlign w:val="center"/>
            <w:hideMark/>
          </w:tcPr>
          <w:p w14:paraId="717C26AA" w14:textId="032615E3" w:rsidR="00DD456E" w:rsidRPr="007C4EA8" w:rsidDel="00982B65" w:rsidRDefault="00DD456E">
            <w:pPr>
              <w:pStyle w:val="ListParagraph"/>
              <w:numPr>
                <w:ilvl w:val="1"/>
                <w:numId w:val="23"/>
              </w:numPr>
              <w:spacing w:before="120" w:after="120"/>
              <w:contextualSpacing w:val="0"/>
              <w:rPr>
                <w:del w:id="3451" w:author="Sekar Subramanian" w:date="2021-07-16T12:26:00Z"/>
                <w:rFonts w:asciiTheme="minorHAnsi" w:eastAsia="Times New Roman" w:hAnsiTheme="minorHAnsi" w:cstheme="minorHAnsi"/>
                <w:color w:val="000000"/>
                <w:sz w:val="28"/>
                <w:szCs w:val="28"/>
                <w:rPrChange w:id="3452" w:author="Sekar Subramanian" w:date="2021-07-16T13:10:00Z">
                  <w:rPr>
                    <w:del w:id="3453" w:author="Sekar Subramanian" w:date="2021-07-16T12:26:00Z"/>
                    <w:rFonts w:ascii="Calibri" w:eastAsia="Times New Roman" w:hAnsi="Calibri" w:cs="Calibri"/>
                    <w:color w:val="000000"/>
                    <w:sz w:val="18"/>
                    <w:szCs w:val="18"/>
                  </w:rPr>
                </w:rPrChange>
              </w:rPr>
              <w:pPrChange w:id="3454" w:author="Sekar Subramanian" w:date="2021-07-16T12:36:00Z">
                <w:pPr>
                  <w:spacing w:after="0" w:line="240" w:lineRule="auto"/>
                  <w:jc w:val="center"/>
                </w:pPr>
              </w:pPrChange>
            </w:pPr>
            <w:del w:id="3455" w:author="Sekar Subramanian" w:date="2021-07-16T12:26:00Z">
              <w:r w:rsidRPr="007C4EA8" w:rsidDel="00982B65">
                <w:rPr>
                  <w:rFonts w:asciiTheme="minorHAnsi" w:eastAsia="Times New Roman" w:hAnsiTheme="minorHAnsi" w:cstheme="minorHAnsi"/>
                  <w:color w:val="000000"/>
                  <w:sz w:val="28"/>
                  <w:szCs w:val="28"/>
                  <w:rPrChange w:id="3456" w:author="Sekar Subramanian" w:date="2021-07-16T13:10:00Z">
                    <w:rPr>
                      <w:rFonts w:ascii="Calibri" w:eastAsia="Times New Roman" w:hAnsi="Calibri" w:cs="Calibri"/>
                      <w:color w:val="000000"/>
                      <w:sz w:val="18"/>
                      <w:szCs w:val="18"/>
                    </w:rPr>
                  </w:rPrChange>
                </w:rPr>
                <w:delText>44,130</w:delText>
              </w:r>
            </w:del>
          </w:p>
        </w:tc>
        <w:tc>
          <w:tcPr>
            <w:tcW w:w="943" w:type="dxa"/>
            <w:tcBorders>
              <w:top w:val="nil"/>
              <w:left w:val="nil"/>
              <w:bottom w:val="single" w:sz="8" w:space="0" w:color="auto"/>
              <w:right w:val="single" w:sz="8" w:space="0" w:color="auto"/>
            </w:tcBorders>
            <w:shd w:val="clear" w:color="auto" w:fill="auto"/>
            <w:vAlign w:val="center"/>
            <w:hideMark/>
          </w:tcPr>
          <w:p w14:paraId="42E445F0" w14:textId="2B000FA2" w:rsidR="00DD456E" w:rsidRPr="007C4EA8" w:rsidDel="00982B65" w:rsidRDefault="00DD456E">
            <w:pPr>
              <w:pStyle w:val="ListParagraph"/>
              <w:numPr>
                <w:ilvl w:val="1"/>
                <w:numId w:val="23"/>
              </w:numPr>
              <w:spacing w:before="120" w:after="120"/>
              <w:contextualSpacing w:val="0"/>
              <w:rPr>
                <w:del w:id="3457" w:author="Sekar Subramanian" w:date="2021-07-16T12:26:00Z"/>
                <w:rFonts w:asciiTheme="minorHAnsi" w:eastAsia="Times New Roman" w:hAnsiTheme="minorHAnsi" w:cstheme="minorHAnsi"/>
                <w:color w:val="000000"/>
                <w:sz w:val="28"/>
                <w:szCs w:val="28"/>
                <w:rPrChange w:id="3458" w:author="Sekar Subramanian" w:date="2021-07-16T13:10:00Z">
                  <w:rPr>
                    <w:del w:id="3459" w:author="Sekar Subramanian" w:date="2021-07-16T12:26:00Z"/>
                    <w:rFonts w:ascii="Calibri" w:eastAsia="Times New Roman" w:hAnsi="Calibri" w:cs="Calibri"/>
                    <w:color w:val="000000"/>
                    <w:sz w:val="18"/>
                    <w:szCs w:val="18"/>
                  </w:rPr>
                </w:rPrChange>
              </w:rPr>
              <w:pPrChange w:id="3460" w:author="Sekar Subramanian" w:date="2021-07-16T12:36:00Z">
                <w:pPr>
                  <w:spacing w:after="0" w:line="240" w:lineRule="auto"/>
                  <w:jc w:val="center"/>
                </w:pPr>
              </w:pPrChange>
            </w:pPr>
            <w:del w:id="3461" w:author="Sekar Subramanian" w:date="2021-07-16T12:26:00Z">
              <w:r w:rsidRPr="007C4EA8" w:rsidDel="00982B65">
                <w:rPr>
                  <w:rFonts w:asciiTheme="minorHAnsi" w:eastAsia="Times New Roman" w:hAnsiTheme="minorHAnsi" w:cstheme="minorHAnsi"/>
                  <w:color w:val="000000"/>
                  <w:sz w:val="28"/>
                  <w:szCs w:val="28"/>
                  <w:rPrChange w:id="3462" w:author="Sekar Subramanian" w:date="2021-07-16T13:10:00Z">
                    <w:rPr>
                      <w:rFonts w:ascii="Calibri" w:eastAsia="Times New Roman" w:hAnsi="Calibri" w:cs="Calibri"/>
                      <w:color w:val="000000"/>
                      <w:sz w:val="18"/>
                      <w:szCs w:val="18"/>
                    </w:rPr>
                  </w:rPrChange>
                </w:rPr>
                <w:delText>15</w:delText>
              </w:r>
            </w:del>
          </w:p>
        </w:tc>
        <w:tc>
          <w:tcPr>
            <w:tcW w:w="943" w:type="dxa"/>
            <w:tcBorders>
              <w:top w:val="nil"/>
              <w:left w:val="nil"/>
              <w:bottom w:val="single" w:sz="8" w:space="0" w:color="auto"/>
              <w:right w:val="single" w:sz="8" w:space="0" w:color="auto"/>
            </w:tcBorders>
            <w:shd w:val="clear" w:color="auto" w:fill="auto"/>
            <w:vAlign w:val="center"/>
            <w:hideMark/>
          </w:tcPr>
          <w:p w14:paraId="4A5BDD88" w14:textId="770A5B6C" w:rsidR="00DD456E" w:rsidRPr="007C4EA8" w:rsidDel="00982B65" w:rsidRDefault="00DD456E">
            <w:pPr>
              <w:pStyle w:val="ListParagraph"/>
              <w:numPr>
                <w:ilvl w:val="1"/>
                <w:numId w:val="23"/>
              </w:numPr>
              <w:spacing w:before="120" w:after="120"/>
              <w:contextualSpacing w:val="0"/>
              <w:rPr>
                <w:del w:id="3463" w:author="Sekar Subramanian" w:date="2021-07-16T12:26:00Z"/>
                <w:rFonts w:asciiTheme="minorHAnsi" w:eastAsia="Times New Roman" w:hAnsiTheme="minorHAnsi" w:cstheme="minorHAnsi"/>
                <w:color w:val="000000"/>
                <w:sz w:val="28"/>
                <w:szCs w:val="28"/>
                <w:rPrChange w:id="3464" w:author="Sekar Subramanian" w:date="2021-07-16T13:10:00Z">
                  <w:rPr>
                    <w:del w:id="3465" w:author="Sekar Subramanian" w:date="2021-07-16T12:26:00Z"/>
                    <w:rFonts w:ascii="Calibri" w:eastAsia="Times New Roman" w:hAnsi="Calibri" w:cs="Calibri"/>
                    <w:color w:val="000000"/>
                  </w:rPr>
                </w:rPrChange>
              </w:rPr>
              <w:pPrChange w:id="3466" w:author="Sekar Subramanian" w:date="2021-07-16T12:36:00Z">
                <w:pPr>
                  <w:spacing w:after="0" w:line="240" w:lineRule="auto"/>
                  <w:jc w:val="center"/>
                </w:pPr>
              </w:pPrChange>
            </w:pPr>
            <w:del w:id="3467" w:author="Sekar Subramanian" w:date="2021-07-16T12:26:00Z">
              <w:r w:rsidRPr="007C4EA8" w:rsidDel="00982B65">
                <w:rPr>
                  <w:rFonts w:asciiTheme="minorHAnsi" w:eastAsia="Times New Roman" w:hAnsiTheme="minorHAnsi" w:cstheme="minorHAnsi"/>
                  <w:color w:val="000000"/>
                  <w:sz w:val="28"/>
                  <w:szCs w:val="28"/>
                  <w:rPrChange w:id="3468"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14E7FF9" w14:textId="48D47986" w:rsidR="00DD456E" w:rsidRPr="007C4EA8" w:rsidDel="00982B65" w:rsidRDefault="00DD456E">
            <w:pPr>
              <w:pStyle w:val="ListParagraph"/>
              <w:numPr>
                <w:ilvl w:val="1"/>
                <w:numId w:val="23"/>
              </w:numPr>
              <w:spacing w:before="120" w:after="120"/>
              <w:contextualSpacing w:val="0"/>
              <w:rPr>
                <w:del w:id="3469" w:author="Sekar Subramanian" w:date="2021-07-16T12:26:00Z"/>
                <w:rFonts w:asciiTheme="minorHAnsi" w:eastAsia="Times New Roman" w:hAnsiTheme="minorHAnsi" w:cstheme="minorHAnsi"/>
                <w:color w:val="000000"/>
                <w:sz w:val="28"/>
                <w:szCs w:val="28"/>
                <w:rPrChange w:id="3470" w:author="Sekar Subramanian" w:date="2021-07-16T13:10:00Z">
                  <w:rPr>
                    <w:del w:id="3471" w:author="Sekar Subramanian" w:date="2021-07-16T12:26:00Z"/>
                    <w:rFonts w:ascii="Calibri" w:eastAsia="Times New Roman" w:hAnsi="Calibri" w:cs="Calibri"/>
                    <w:color w:val="000000"/>
                  </w:rPr>
                </w:rPrChange>
              </w:rPr>
              <w:pPrChange w:id="3472" w:author="Sekar Subramanian" w:date="2021-07-16T12:36:00Z">
                <w:pPr>
                  <w:spacing w:after="0" w:line="240" w:lineRule="auto"/>
                  <w:jc w:val="center"/>
                </w:pPr>
              </w:pPrChange>
            </w:pPr>
            <w:del w:id="3473" w:author="Sekar Subramanian" w:date="2021-07-16T12:26:00Z">
              <w:r w:rsidRPr="007C4EA8" w:rsidDel="00982B65">
                <w:rPr>
                  <w:rFonts w:asciiTheme="minorHAnsi" w:eastAsia="Times New Roman" w:hAnsiTheme="minorHAnsi" w:cstheme="minorHAnsi"/>
                  <w:color w:val="000000"/>
                  <w:sz w:val="28"/>
                  <w:szCs w:val="28"/>
                  <w:rPrChange w:id="3474"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B905DED" w14:textId="2CA19658" w:rsidR="00DD456E" w:rsidRPr="007C4EA8" w:rsidDel="00982B65" w:rsidRDefault="00DD456E">
            <w:pPr>
              <w:pStyle w:val="ListParagraph"/>
              <w:numPr>
                <w:ilvl w:val="1"/>
                <w:numId w:val="23"/>
              </w:numPr>
              <w:spacing w:before="120" w:after="120"/>
              <w:contextualSpacing w:val="0"/>
              <w:rPr>
                <w:del w:id="3475" w:author="Sekar Subramanian" w:date="2021-07-16T12:26:00Z"/>
                <w:rFonts w:asciiTheme="minorHAnsi" w:eastAsia="Times New Roman" w:hAnsiTheme="minorHAnsi" w:cstheme="minorHAnsi"/>
                <w:color w:val="000000"/>
                <w:sz w:val="28"/>
                <w:szCs w:val="28"/>
                <w:rPrChange w:id="3476" w:author="Sekar Subramanian" w:date="2021-07-16T13:10:00Z">
                  <w:rPr>
                    <w:del w:id="3477" w:author="Sekar Subramanian" w:date="2021-07-16T12:26:00Z"/>
                    <w:rFonts w:ascii="Calibri" w:eastAsia="Times New Roman" w:hAnsi="Calibri" w:cs="Calibri"/>
                    <w:color w:val="000000"/>
                    <w:sz w:val="18"/>
                    <w:szCs w:val="18"/>
                  </w:rPr>
                </w:rPrChange>
              </w:rPr>
              <w:pPrChange w:id="3478" w:author="Sekar Subramanian" w:date="2021-07-16T12:36:00Z">
                <w:pPr>
                  <w:spacing w:after="0" w:line="240" w:lineRule="auto"/>
                  <w:jc w:val="center"/>
                </w:pPr>
              </w:pPrChange>
            </w:pPr>
            <w:del w:id="3479" w:author="Sekar Subramanian" w:date="2021-07-16T12:26:00Z">
              <w:r w:rsidRPr="007C4EA8" w:rsidDel="00982B65">
                <w:rPr>
                  <w:rFonts w:asciiTheme="minorHAnsi" w:eastAsia="Times New Roman" w:hAnsiTheme="minorHAnsi" w:cstheme="minorHAnsi"/>
                  <w:color w:val="000000"/>
                  <w:sz w:val="28"/>
                  <w:szCs w:val="28"/>
                  <w:rPrChange w:id="3480" w:author="Sekar Subramanian" w:date="2021-07-16T13:10:00Z">
                    <w:rPr>
                      <w:rFonts w:ascii="Calibri" w:eastAsia="Times New Roman" w:hAnsi="Calibri" w:cs="Calibri"/>
                      <w:color w:val="000000"/>
                      <w:sz w:val="18"/>
                      <w:szCs w:val="18"/>
                    </w:rPr>
                  </w:rPrChange>
                </w:rPr>
                <w:delText>44,130</w:delText>
              </w:r>
            </w:del>
          </w:p>
        </w:tc>
        <w:tc>
          <w:tcPr>
            <w:tcW w:w="943" w:type="dxa"/>
            <w:tcBorders>
              <w:top w:val="nil"/>
              <w:left w:val="nil"/>
              <w:bottom w:val="single" w:sz="8" w:space="0" w:color="auto"/>
              <w:right w:val="single" w:sz="8" w:space="0" w:color="auto"/>
            </w:tcBorders>
            <w:shd w:val="clear" w:color="auto" w:fill="auto"/>
            <w:vAlign w:val="center"/>
            <w:hideMark/>
          </w:tcPr>
          <w:p w14:paraId="6C705192" w14:textId="0E6C2637" w:rsidR="00DD456E" w:rsidRPr="007C4EA8" w:rsidDel="00982B65" w:rsidRDefault="00DD456E">
            <w:pPr>
              <w:pStyle w:val="ListParagraph"/>
              <w:numPr>
                <w:ilvl w:val="1"/>
                <w:numId w:val="23"/>
              </w:numPr>
              <w:spacing w:before="120" w:after="120"/>
              <w:contextualSpacing w:val="0"/>
              <w:rPr>
                <w:del w:id="3481" w:author="Sekar Subramanian" w:date="2021-07-16T12:26:00Z"/>
                <w:rFonts w:asciiTheme="minorHAnsi" w:eastAsia="Times New Roman" w:hAnsiTheme="minorHAnsi" w:cstheme="minorHAnsi"/>
                <w:color w:val="000000"/>
                <w:sz w:val="28"/>
                <w:szCs w:val="28"/>
                <w:rPrChange w:id="3482" w:author="Sekar Subramanian" w:date="2021-07-16T13:10:00Z">
                  <w:rPr>
                    <w:del w:id="3483" w:author="Sekar Subramanian" w:date="2021-07-16T12:26:00Z"/>
                    <w:rFonts w:ascii="Calibri" w:eastAsia="Times New Roman" w:hAnsi="Calibri" w:cs="Calibri"/>
                    <w:color w:val="000000"/>
                  </w:rPr>
                </w:rPrChange>
              </w:rPr>
              <w:pPrChange w:id="3484" w:author="Sekar Subramanian" w:date="2021-07-16T12:36:00Z">
                <w:pPr>
                  <w:spacing w:after="0" w:line="240" w:lineRule="auto"/>
                  <w:jc w:val="center"/>
                </w:pPr>
              </w:pPrChange>
            </w:pPr>
            <w:del w:id="3485" w:author="Sekar Subramanian" w:date="2021-07-16T12:26:00Z">
              <w:r w:rsidRPr="007C4EA8" w:rsidDel="00982B65">
                <w:rPr>
                  <w:rFonts w:asciiTheme="minorHAnsi" w:eastAsia="Times New Roman" w:hAnsiTheme="minorHAnsi" w:cstheme="minorHAnsi"/>
                  <w:color w:val="000000"/>
                  <w:sz w:val="28"/>
                  <w:szCs w:val="28"/>
                  <w:rPrChange w:id="3486" w:author="Sekar Subramanian" w:date="2021-07-16T13:10:00Z">
                    <w:rPr>
                      <w:rFonts w:ascii="Calibri" w:eastAsia="Times New Roman" w:hAnsi="Calibri" w:cs="Calibri"/>
                      <w:color w:val="000000"/>
                    </w:rPr>
                  </w:rPrChange>
                </w:rPr>
                <w:delText> </w:delText>
              </w:r>
            </w:del>
          </w:p>
        </w:tc>
      </w:tr>
    </w:tbl>
    <w:p w14:paraId="6CB94EC7" w14:textId="137791AB" w:rsidR="4054DB71" w:rsidRPr="007C4EA8" w:rsidDel="00982B65" w:rsidRDefault="4054DB71">
      <w:pPr>
        <w:pStyle w:val="ListParagraph"/>
        <w:numPr>
          <w:ilvl w:val="1"/>
          <w:numId w:val="23"/>
        </w:numPr>
        <w:spacing w:before="120" w:after="120"/>
        <w:contextualSpacing w:val="0"/>
        <w:rPr>
          <w:del w:id="3487" w:author="Sekar Subramanian" w:date="2021-07-16T12:26:00Z"/>
          <w:rFonts w:asciiTheme="minorHAnsi" w:hAnsiTheme="minorHAnsi" w:cstheme="minorHAnsi"/>
          <w:sz w:val="28"/>
          <w:szCs w:val="28"/>
          <w:rPrChange w:id="3488" w:author="Sekar Subramanian" w:date="2021-07-16T13:10:00Z">
            <w:rPr>
              <w:del w:id="3489" w:author="Sekar Subramanian" w:date="2021-07-16T12:26:00Z"/>
              <w:rFonts w:ascii="Calibri" w:hAnsi="Calibri"/>
            </w:rPr>
          </w:rPrChange>
        </w:rPr>
        <w:pPrChange w:id="3490" w:author="Sekar Subramanian" w:date="2021-07-16T12:36:00Z">
          <w:pPr>
            <w:spacing w:after="0" w:line="240" w:lineRule="auto"/>
          </w:pPr>
        </w:pPrChange>
      </w:pPr>
    </w:p>
    <w:p w14:paraId="20DF229F" w14:textId="68C542EE" w:rsidR="00F845F2" w:rsidRPr="007C4EA8" w:rsidDel="00982B65" w:rsidRDefault="4054DB71">
      <w:pPr>
        <w:pStyle w:val="ListParagraph"/>
        <w:numPr>
          <w:ilvl w:val="1"/>
          <w:numId w:val="23"/>
        </w:numPr>
        <w:spacing w:before="120" w:after="120"/>
        <w:contextualSpacing w:val="0"/>
        <w:rPr>
          <w:del w:id="3491" w:author="Sekar Subramanian" w:date="2021-07-16T12:26:00Z"/>
          <w:rFonts w:asciiTheme="minorHAnsi" w:eastAsia="Times New Roman" w:hAnsiTheme="minorHAnsi" w:cstheme="minorHAnsi"/>
          <w:sz w:val="28"/>
          <w:szCs w:val="28"/>
          <w:rPrChange w:id="3492" w:author="Sekar Subramanian" w:date="2021-07-16T13:10:00Z">
            <w:rPr>
              <w:del w:id="3493" w:author="Sekar Subramanian" w:date="2021-07-16T12:26:00Z"/>
              <w:rFonts w:ascii="Calibri" w:eastAsia="Times New Roman" w:hAnsi="Calibri" w:cs="Calibri"/>
            </w:rPr>
          </w:rPrChange>
        </w:rPr>
        <w:pPrChange w:id="3494" w:author="Sekar Subramanian" w:date="2021-07-16T12:36:00Z">
          <w:pPr>
            <w:numPr>
              <w:ilvl w:val="4"/>
              <w:numId w:val="26"/>
            </w:numPr>
            <w:spacing w:after="0" w:line="240" w:lineRule="auto"/>
            <w:ind w:left="3600" w:hanging="360"/>
          </w:pPr>
        </w:pPrChange>
      </w:pPr>
      <w:del w:id="3495" w:author="Sekar Subramanian" w:date="2021-07-16T12:26:00Z">
        <w:r w:rsidRPr="007C4EA8" w:rsidDel="00982B65">
          <w:rPr>
            <w:rFonts w:asciiTheme="minorHAnsi" w:eastAsia="Times New Roman" w:hAnsiTheme="minorHAnsi" w:cstheme="minorHAnsi"/>
            <w:sz w:val="28"/>
            <w:szCs w:val="28"/>
            <w:rPrChange w:id="3496" w:author="Sekar Subramanian" w:date="2021-07-16T13:10:00Z">
              <w:rPr>
                <w:rFonts w:ascii="Calibri" w:eastAsia="Times New Roman" w:hAnsi="Calibri" w:cs="Calibri"/>
              </w:rPr>
            </w:rPrChange>
          </w:rPr>
          <w:delText>Using Flag variables</w:delText>
        </w:r>
      </w:del>
    </w:p>
    <w:p w14:paraId="2B3FF6F8" w14:textId="49ED024F" w:rsidR="00F845F2" w:rsidRPr="007C4EA8" w:rsidDel="00982B65" w:rsidRDefault="4054DB71">
      <w:pPr>
        <w:pStyle w:val="ListParagraph"/>
        <w:numPr>
          <w:ilvl w:val="1"/>
          <w:numId w:val="23"/>
        </w:numPr>
        <w:spacing w:before="120" w:after="120"/>
        <w:contextualSpacing w:val="0"/>
        <w:rPr>
          <w:del w:id="3497" w:author="Sekar Subramanian" w:date="2021-07-16T12:26:00Z"/>
          <w:rFonts w:asciiTheme="minorHAnsi" w:eastAsia="Calibri" w:hAnsiTheme="minorHAnsi" w:cstheme="minorHAnsi"/>
          <w:sz w:val="28"/>
          <w:szCs w:val="28"/>
          <w:rPrChange w:id="3498" w:author="Sekar Subramanian" w:date="2021-07-16T13:10:00Z">
            <w:rPr>
              <w:del w:id="3499" w:author="Sekar Subramanian" w:date="2021-07-16T12:26:00Z"/>
              <w:rFonts w:ascii="Calibri" w:eastAsia="Calibri" w:hAnsi="Calibri" w:cs="Calibri"/>
            </w:rPr>
          </w:rPrChange>
        </w:rPr>
        <w:pPrChange w:id="3500" w:author="Sekar Subramanian" w:date="2021-07-16T12:36:00Z">
          <w:pPr>
            <w:numPr>
              <w:ilvl w:val="5"/>
              <w:numId w:val="26"/>
            </w:numPr>
            <w:spacing w:after="0" w:line="240" w:lineRule="auto"/>
            <w:ind w:left="4320" w:hanging="180"/>
          </w:pPr>
        </w:pPrChange>
      </w:pPr>
      <w:del w:id="3501" w:author="Sekar Subramanian" w:date="2021-07-16T12:26:00Z">
        <w:r w:rsidRPr="007C4EA8" w:rsidDel="00982B65">
          <w:rPr>
            <w:rFonts w:asciiTheme="minorHAnsi" w:eastAsia="Calibri" w:hAnsiTheme="minorHAnsi" w:cstheme="minorHAnsi"/>
            <w:sz w:val="28"/>
            <w:szCs w:val="28"/>
            <w:rPrChange w:id="3502" w:author="Sekar Subramanian" w:date="2021-07-16T13:10:00Z">
              <w:rPr>
                <w:rFonts w:ascii="Calibri" w:eastAsia="Calibri" w:hAnsi="Calibri" w:cs="Calibri"/>
              </w:rPr>
            </w:rPrChange>
          </w:rPr>
          <w:delText>Creating a flag variable is a good way to test promotion since it tests for on vs off and eliminates the high correlation of cost with dependent.</w:delText>
        </w:r>
      </w:del>
    </w:p>
    <w:p w14:paraId="4FF24D54" w14:textId="20E9A062" w:rsidR="00F845F2" w:rsidRPr="007C4EA8" w:rsidDel="00982B65" w:rsidRDefault="4054DB71">
      <w:pPr>
        <w:pStyle w:val="ListParagraph"/>
        <w:numPr>
          <w:ilvl w:val="1"/>
          <w:numId w:val="23"/>
        </w:numPr>
        <w:spacing w:before="120" w:after="120"/>
        <w:contextualSpacing w:val="0"/>
        <w:rPr>
          <w:del w:id="3503" w:author="Sekar Subramanian" w:date="2021-07-16T12:26:00Z"/>
          <w:rFonts w:asciiTheme="minorHAnsi" w:eastAsia="Calibri" w:hAnsiTheme="minorHAnsi" w:cstheme="minorHAnsi"/>
          <w:sz w:val="28"/>
          <w:szCs w:val="28"/>
          <w:rPrChange w:id="3504" w:author="Sekar Subramanian" w:date="2021-07-16T13:10:00Z">
            <w:rPr>
              <w:del w:id="3505" w:author="Sekar Subramanian" w:date="2021-07-16T12:26:00Z"/>
              <w:rFonts w:ascii="Calibri" w:eastAsia="Calibri" w:hAnsi="Calibri" w:cs="Calibri"/>
            </w:rPr>
          </w:rPrChange>
        </w:rPr>
        <w:pPrChange w:id="3506" w:author="Sekar Subramanian" w:date="2021-07-16T12:36:00Z">
          <w:pPr>
            <w:numPr>
              <w:ilvl w:val="5"/>
              <w:numId w:val="26"/>
            </w:numPr>
            <w:spacing w:after="0" w:line="240" w:lineRule="auto"/>
            <w:ind w:left="4320" w:hanging="180"/>
          </w:pPr>
        </w:pPrChange>
      </w:pPr>
      <w:del w:id="3507" w:author="Sekar Subramanian" w:date="2021-07-16T12:26:00Z">
        <w:r w:rsidRPr="007C4EA8" w:rsidDel="00982B65">
          <w:rPr>
            <w:rFonts w:asciiTheme="minorHAnsi" w:eastAsia="Calibri" w:hAnsiTheme="minorHAnsi" w:cstheme="minorHAnsi"/>
            <w:sz w:val="28"/>
            <w:szCs w:val="28"/>
            <w:rPrChange w:id="3508" w:author="Sekar Subramanian" w:date="2021-07-16T13:10:00Z">
              <w:rPr>
                <w:rFonts w:ascii="Calibri" w:eastAsia="Calibri" w:hAnsi="Calibri" w:cs="Calibri"/>
              </w:rPr>
            </w:rPrChange>
          </w:rPr>
          <w:delText>Cannot use flag directly with this variable since its continuous</w:delText>
        </w:r>
      </w:del>
    </w:p>
    <w:p w14:paraId="1D8D6310" w14:textId="1790106C" w:rsidR="00F845F2" w:rsidRPr="007C4EA8" w:rsidDel="00982B65" w:rsidRDefault="4054DB71">
      <w:pPr>
        <w:pStyle w:val="ListParagraph"/>
        <w:numPr>
          <w:ilvl w:val="1"/>
          <w:numId w:val="23"/>
        </w:numPr>
        <w:spacing w:before="120" w:after="120"/>
        <w:contextualSpacing w:val="0"/>
        <w:rPr>
          <w:del w:id="3509" w:author="Sekar Subramanian" w:date="2021-07-16T12:26:00Z"/>
          <w:rFonts w:asciiTheme="minorHAnsi" w:eastAsia="Calibri" w:hAnsiTheme="minorHAnsi" w:cstheme="minorHAnsi"/>
          <w:sz w:val="28"/>
          <w:szCs w:val="28"/>
          <w:rPrChange w:id="3510" w:author="Sekar Subramanian" w:date="2021-07-16T13:10:00Z">
            <w:rPr>
              <w:del w:id="3511" w:author="Sekar Subramanian" w:date="2021-07-16T12:26:00Z"/>
              <w:rFonts w:ascii="Calibri" w:eastAsia="Calibri" w:hAnsi="Calibri" w:cs="Calibri"/>
            </w:rPr>
          </w:rPrChange>
        </w:rPr>
        <w:pPrChange w:id="3512" w:author="Sekar Subramanian" w:date="2021-07-16T12:36:00Z">
          <w:pPr>
            <w:numPr>
              <w:ilvl w:val="5"/>
              <w:numId w:val="26"/>
            </w:numPr>
            <w:spacing w:after="0" w:line="240" w:lineRule="auto"/>
            <w:ind w:left="4320" w:hanging="180"/>
          </w:pPr>
        </w:pPrChange>
      </w:pPr>
      <w:del w:id="3513" w:author="Sekar Subramanian" w:date="2021-07-16T12:26:00Z">
        <w:r w:rsidRPr="007C4EA8" w:rsidDel="00982B65">
          <w:rPr>
            <w:rFonts w:asciiTheme="minorHAnsi" w:eastAsia="Calibri" w:hAnsiTheme="minorHAnsi" w:cstheme="minorHAnsi"/>
            <w:sz w:val="28"/>
            <w:szCs w:val="28"/>
            <w:rPrChange w:id="3514" w:author="Sekar Subramanian" w:date="2021-07-16T13:10:00Z">
              <w:rPr>
                <w:rFonts w:ascii="Calibri" w:eastAsia="Calibri" w:hAnsi="Calibri" w:cs="Calibri"/>
              </w:rPr>
            </w:rPrChange>
          </w:rPr>
          <w:delText>Can use flag after creating the Ranges for per user cost.</w:delText>
        </w:r>
      </w:del>
    </w:p>
    <w:p w14:paraId="541E2498" w14:textId="0E51D16D" w:rsidR="00F845F2" w:rsidRPr="007C4EA8" w:rsidDel="00982B65" w:rsidRDefault="4054DB71">
      <w:pPr>
        <w:pStyle w:val="ListParagraph"/>
        <w:numPr>
          <w:ilvl w:val="1"/>
          <w:numId w:val="23"/>
        </w:numPr>
        <w:spacing w:before="120" w:after="120"/>
        <w:contextualSpacing w:val="0"/>
        <w:rPr>
          <w:del w:id="3515" w:author="Sekar Subramanian" w:date="2021-07-16T12:26:00Z"/>
          <w:rFonts w:asciiTheme="minorHAnsi" w:eastAsia="Calibri" w:hAnsiTheme="minorHAnsi" w:cstheme="minorHAnsi"/>
          <w:sz w:val="28"/>
          <w:szCs w:val="28"/>
          <w:rPrChange w:id="3516" w:author="Sekar Subramanian" w:date="2021-07-16T13:10:00Z">
            <w:rPr>
              <w:del w:id="3517" w:author="Sekar Subramanian" w:date="2021-07-16T12:26:00Z"/>
              <w:rFonts w:ascii="Calibri" w:eastAsia="Calibri" w:hAnsi="Calibri" w:cs="Calibri"/>
            </w:rPr>
          </w:rPrChange>
        </w:rPr>
        <w:pPrChange w:id="3518" w:author="Sekar Subramanian" w:date="2021-07-16T12:36:00Z">
          <w:pPr>
            <w:numPr>
              <w:ilvl w:val="5"/>
              <w:numId w:val="26"/>
            </w:numPr>
            <w:spacing w:after="0" w:line="240" w:lineRule="auto"/>
            <w:ind w:left="4320" w:hanging="180"/>
          </w:pPr>
        </w:pPrChange>
      </w:pPr>
      <w:del w:id="3519" w:author="Sekar Subramanian" w:date="2021-07-16T12:26:00Z">
        <w:r w:rsidRPr="007C4EA8" w:rsidDel="00982B65">
          <w:rPr>
            <w:rFonts w:asciiTheme="minorHAnsi" w:eastAsia="Calibri" w:hAnsiTheme="minorHAnsi" w:cstheme="minorHAnsi"/>
            <w:sz w:val="28"/>
            <w:szCs w:val="28"/>
            <w:rPrChange w:id="3520" w:author="Sekar Subramanian" w:date="2021-07-16T13:10:00Z">
              <w:rPr>
                <w:rFonts w:ascii="Calibri" w:eastAsia="Calibri" w:hAnsi="Calibri" w:cs="Calibri"/>
              </w:rPr>
            </w:rPrChange>
          </w:rPr>
          <w:delText>Downsides of using flag variable:</w:delText>
        </w:r>
      </w:del>
    </w:p>
    <w:p w14:paraId="236EB582" w14:textId="576814FD" w:rsidR="00F845F2" w:rsidRPr="007C4EA8" w:rsidDel="00982B65" w:rsidRDefault="4054DB71">
      <w:pPr>
        <w:pStyle w:val="ListParagraph"/>
        <w:numPr>
          <w:ilvl w:val="1"/>
          <w:numId w:val="23"/>
        </w:numPr>
        <w:spacing w:before="120" w:after="120"/>
        <w:contextualSpacing w:val="0"/>
        <w:rPr>
          <w:del w:id="3521" w:author="Sekar Subramanian" w:date="2021-07-16T12:26:00Z"/>
          <w:rFonts w:asciiTheme="minorHAnsi" w:eastAsia="Times New Roman" w:hAnsiTheme="minorHAnsi" w:cstheme="minorHAnsi"/>
          <w:sz w:val="28"/>
          <w:szCs w:val="28"/>
          <w:rPrChange w:id="3522" w:author="Sekar Subramanian" w:date="2021-07-16T13:10:00Z">
            <w:rPr>
              <w:del w:id="3523" w:author="Sekar Subramanian" w:date="2021-07-16T12:26:00Z"/>
              <w:rFonts w:ascii="Calibri" w:eastAsia="Times New Roman" w:hAnsi="Calibri" w:cs="Calibri"/>
            </w:rPr>
          </w:rPrChange>
        </w:rPr>
        <w:pPrChange w:id="3524" w:author="Sekar Subramanian" w:date="2021-07-16T12:36:00Z">
          <w:pPr>
            <w:numPr>
              <w:ilvl w:val="6"/>
              <w:numId w:val="26"/>
            </w:numPr>
            <w:spacing w:after="0" w:line="240" w:lineRule="auto"/>
            <w:ind w:left="5040" w:hanging="360"/>
          </w:pPr>
        </w:pPrChange>
      </w:pPr>
      <w:del w:id="3525" w:author="Sekar Subramanian" w:date="2021-07-16T12:26:00Z">
        <w:r w:rsidRPr="007C4EA8" w:rsidDel="00982B65">
          <w:rPr>
            <w:rFonts w:asciiTheme="minorHAnsi" w:eastAsia="Times New Roman" w:hAnsiTheme="minorHAnsi" w:cstheme="minorHAnsi"/>
            <w:sz w:val="28"/>
            <w:szCs w:val="28"/>
            <w:rPrChange w:id="3526" w:author="Sekar Subramanian" w:date="2021-07-16T13:10:00Z">
              <w:rPr>
                <w:rFonts w:ascii="Calibri" w:eastAsia="Times New Roman" w:hAnsi="Calibri" w:cs="Calibri"/>
              </w:rPr>
            </w:rPrChange>
          </w:rPr>
          <w:delText>If the data for any range is continuous for a long period of time, model would not be able to attribute the right impact from it.</w:delText>
        </w:r>
      </w:del>
    </w:p>
    <w:p w14:paraId="4F713A0B" w14:textId="2B05E992" w:rsidR="00F845F2" w:rsidRPr="007C4EA8" w:rsidDel="00982B65" w:rsidRDefault="4054DB71">
      <w:pPr>
        <w:pStyle w:val="ListParagraph"/>
        <w:numPr>
          <w:ilvl w:val="1"/>
          <w:numId w:val="23"/>
        </w:numPr>
        <w:spacing w:before="120" w:after="120"/>
        <w:contextualSpacing w:val="0"/>
        <w:rPr>
          <w:del w:id="3527" w:author="Sekar Subramanian" w:date="2021-07-16T12:26:00Z"/>
          <w:rFonts w:asciiTheme="minorHAnsi" w:eastAsia="Times New Roman" w:hAnsiTheme="minorHAnsi" w:cstheme="minorHAnsi"/>
          <w:sz w:val="28"/>
          <w:szCs w:val="28"/>
          <w:rPrChange w:id="3528" w:author="Sekar Subramanian" w:date="2021-07-16T13:10:00Z">
            <w:rPr>
              <w:del w:id="3529" w:author="Sekar Subramanian" w:date="2021-07-16T12:26:00Z"/>
              <w:rFonts w:ascii="Calibri" w:eastAsia="Times New Roman" w:hAnsi="Calibri" w:cs="Calibri"/>
            </w:rPr>
          </w:rPrChange>
        </w:rPr>
        <w:pPrChange w:id="3530" w:author="Sekar Subramanian" w:date="2021-07-16T12:36:00Z">
          <w:pPr>
            <w:numPr>
              <w:ilvl w:val="6"/>
              <w:numId w:val="26"/>
            </w:numPr>
            <w:spacing w:after="0" w:line="240" w:lineRule="auto"/>
            <w:ind w:left="5040" w:hanging="360"/>
          </w:pPr>
        </w:pPrChange>
      </w:pPr>
      <w:del w:id="3531" w:author="Sekar Subramanian" w:date="2021-07-16T12:26:00Z">
        <w:r w:rsidRPr="007C4EA8" w:rsidDel="00982B65">
          <w:rPr>
            <w:rFonts w:asciiTheme="minorHAnsi" w:eastAsia="Times New Roman" w:hAnsiTheme="minorHAnsi" w:cstheme="minorHAnsi"/>
            <w:sz w:val="28"/>
            <w:szCs w:val="28"/>
            <w:rPrChange w:id="3532" w:author="Sekar Subramanian" w:date="2021-07-16T13:10:00Z">
              <w:rPr>
                <w:rFonts w:ascii="Calibri" w:eastAsia="Times New Roman" w:hAnsi="Calibri" w:cs="Calibri"/>
              </w:rPr>
            </w:rPrChange>
          </w:rPr>
          <w:delText xml:space="preserve">Since data is only on vs off, the day-to-day variation in consumers using this promotion can get diminished. </w:delText>
        </w:r>
      </w:del>
    </w:p>
    <w:tbl>
      <w:tblPr>
        <w:tblW w:w="6840" w:type="dxa"/>
        <w:tblInd w:w="3708" w:type="dxa"/>
        <w:tblLook w:val="04A0" w:firstRow="1" w:lastRow="0" w:firstColumn="1" w:lastColumn="0" w:noHBand="0" w:noVBand="1"/>
      </w:tblPr>
      <w:tblGrid>
        <w:gridCol w:w="2376"/>
        <w:gridCol w:w="2076"/>
        <w:gridCol w:w="2063"/>
        <w:gridCol w:w="2006"/>
        <w:gridCol w:w="2006"/>
        <w:gridCol w:w="2146"/>
      </w:tblGrid>
      <w:tr w:rsidR="00DD456E" w:rsidRPr="007C4EA8" w:rsidDel="00982B65" w14:paraId="14D061E7" w14:textId="6A96A58A" w:rsidTr="00DD456E">
        <w:trPr>
          <w:trHeight w:val="405"/>
          <w:del w:id="3533" w:author="Sekar Subramanian" w:date="2021-07-16T12:26:00Z"/>
        </w:trPr>
        <w:tc>
          <w:tcPr>
            <w:tcW w:w="13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4D8FDE" w14:textId="1598FFE2" w:rsidR="00DD456E" w:rsidRPr="007C4EA8" w:rsidDel="00982B65" w:rsidRDefault="00DD456E">
            <w:pPr>
              <w:pStyle w:val="ListParagraph"/>
              <w:numPr>
                <w:ilvl w:val="1"/>
                <w:numId w:val="23"/>
              </w:numPr>
              <w:spacing w:before="120" w:after="120"/>
              <w:contextualSpacing w:val="0"/>
              <w:rPr>
                <w:del w:id="3534" w:author="Sekar Subramanian" w:date="2021-07-16T12:26:00Z"/>
                <w:rFonts w:asciiTheme="minorHAnsi" w:eastAsia="Times New Roman" w:hAnsiTheme="minorHAnsi" w:cstheme="minorHAnsi"/>
                <w:color w:val="000000"/>
                <w:sz w:val="28"/>
                <w:szCs w:val="28"/>
                <w:rPrChange w:id="3535" w:author="Sekar Subramanian" w:date="2021-07-16T13:10:00Z">
                  <w:rPr>
                    <w:del w:id="3536" w:author="Sekar Subramanian" w:date="2021-07-16T12:26:00Z"/>
                    <w:rFonts w:ascii="Calibri" w:eastAsia="Times New Roman" w:hAnsi="Calibri" w:cs="Calibri"/>
                    <w:color w:val="000000"/>
                    <w:sz w:val="18"/>
                    <w:szCs w:val="18"/>
                  </w:rPr>
                </w:rPrChange>
              </w:rPr>
              <w:pPrChange w:id="3537" w:author="Sekar Subramanian" w:date="2021-07-16T12:36:00Z">
                <w:pPr>
                  <w:spacing w:after="0" w:line="240" w:lineRule="auto"/>
                  <w:jc w:val="center"/>
                </w:pPr>
              </w:pPrChange>
            </w:pPr>
            <w:del w:id="3538" w:author="Sekar Subramanian" w:date="2021-07-16T12:26:00Z">
              <w:r w:rsidRPr="007C4EA8" w:rsidDel="00982B65">
                <w:rPr>
                  <w:rFonts w:asciiTheme="minorHAnsi" w:eastAsia="Times New Roman" w:hAnsiTheme="minorHAnsi" w:cstheme="minorHAnsi"/>
                  <w:color w:val="000000"/>
                  <w:sz w:val="28"/>
                  <w:szCs w:val="28"/>
                  <w:rPrChange w:id="3539" w:author="Sekar Subramanian" w:date="2021-07-16T13:10:00Z">
                    <w:rPr>
                      <w:rFonts w:ascii="Calibri" w:eastAsia="Times New Roman" w:hAnsi="Calibri" w:cs="Calibri"/>
                      <w:color w:val="000000"/>
                      <w:sz w:val="18"/>
                      <w:szCs w:val="18"/>
                    </w:rPr>
                  </w:rPrChange>
                </w:rPr>
                <w:delText>Activated User</w:delText>
              </w:r>
            </w:del>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5950833" w14:textId="133B324C" w:rsidR="00DD456E" w:rsidRPr="007C4EA8" w:rsidDel="00982B65" w:rsidRDefault="00DD456E">
            <w:pPr>
              <w:pStyle w:val="ListParagraph"/>
              <w:numPr>
                <w:ilvl w:val="1"/>
                <w:numId w:val="23"/>
              </w:numPr>
              <w:spacing w:before="120" w:after="120"/>
              <w:contextualSpacing w:val="0"/>
              <w:rPr>
                <w:del w:id="3540" w:author="Sekar Subramanian" w:date="2021-07-16T12:26:00Z"/>
                <w:rFonts w:asciiTheme="minorHAnsi" w:eastAsia="Times New Roman" w:hAnsiTheme="minorHAnsi" w:cstheme="minorHAnsi"/>
                <w:color w:val="000000"/>
                <w:sz w:val="28"/>
                <w:szCs w:val="28"/>
                <w:rPrChange w:id="3541" w:author="Sekar Subramanian" w:date="2021-07-16T13:10:00Z">
                  <w:rPr>
                    <w:del w:id="3542" w:author="Sekar Subramanian" w:date="2021-07-16T12:26:00Z"/>
                    <w:rFonts w:ascii="Calibri" w:eastAsia="Times New Roman" w:hAnsi="Calibri" w:cs="Calibri"/>
                    <w:color w:val="000000"/>
                    <w:sz w:val="18"/>
                    <w:szCs w:val="18"/>
                  </w:rPr>
                </w:rPrChange>
              </w:rPr>
              <w:pPrChange w:id="3543" w:author="Sekar Subramanian" w:date="2021-07-16T12:36:00Z">
                <w:pPr>
                  <w:spacing w:after="0" w:line="240" w:lineRule="auto"/>
                  <w:jc w:val="center"/>
                </w:pPr>
              </w:pPrChange>
            </w:pPr>
            <w:del w:id="3544" w:author="Sekar Subramanian" w:date="2021-07-16T12:26:00Z">
              <w:r w:rsidRPr="007C4EA8" w:rsidDel="00982B65">
                <w:rPr>
                  <w:rFonts w:asciiTheme="minorHAnsi" w:eastAsia="Times New Roman" w:hAnsiTheme="minorHAnsi" w:cstheme="minorHAnsi"/>
                  <w:color w:val="000000"/>
                  <w:sz w:val="28"/>
                  <w:szCs w:val="28"/>
                  <w:rPrChange w:id="3545" w:author="Sekar Subramanian" w:date="2021-07-16T13:10:00Z">
                    <w:rPr>
                      <w:rFonts w:ascii="Calibri" w:eastAsia="Times New Roman" w:hAnsi="Calibri" w:cs="Calibri"/>
                      <w:color w:val="000000"/>
                      <w:sz w:val="18"/>
                      <w:szCs w:val="18"/>
                    </w:rPr>
                  </w:rPrChange>
                </w:rPr>
                <w:delText>Signup cost</w:delText>
              </w:r>
            </w:del>
          </w:p>
        </w:tc>
        <w:tc>
          <w:tcPr>
            <w:tcW w:w="107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1684A1E" w14:textId="2295EF8B" w:rsidR="00DD456E" w:rsidRPr="007C4EA8" w:rsidDel="00982B65" w:rsidRDefault="00DD456E">
            <w:pPr>
              <w:pStyle w:val="ListParagraph"/>
              <w:numPr>
                <w:ilvl w:val="1"/>
                <w:numId w:val="23"/>
              </w:numPr>
              <w:spacing w:before="120" w:after="120"/>
              <w:contextualSpacing w:val="0"/>
              <w:rPr>
                <w:del w:id="3546" w:author="Sekar Subramanian" w:date="2021-07-16T12:26:00Z"/>
                <w:rFonts w:asciiTheme="minorHAnsi" w:eastAsia="Times New Roman" w:hAnsiTheme="minorHAnsi" w:cstheme="minorHAnsi"/>
                <w:color w:val="000000"/>
                <w:sz w:val="28"/>
                <w:szCs w:val="28"/>
                <w:rPrChange w:id="3547" w:author="Sekar Subramanian" w:date="2021-07-16T13:10:00Z">
                  <w:rPr>
                    <w:del w:id="3548" w:author="Sekar Subramanian" w:date="2021-07-16T12:26:00Z"/>
                    <w:rFonts w:ascii="Calibri" w:eastAsia="Times New Roman" w:hAnsi="Calibri" w:cs="Calibri"/>
                    <w:color w:val="000000"/>
                    <w:sz w:val="18"/>
                    <w:szCs w:val="18"/>
                  </w:rPr>
                </w:rPrChange>
              </w:rPr>
              <w:pPrChange w:id="3549" w:author="Sekar Subramanian" w:date="2021-07-16T12:36:00Z">
                <w:pPr>
                  <w:spacing w:after="0" w:line="240" w:lineRule="auto"/>
                  <w:jc w:val="center"/>
                </w:pPr>
              </w:pPrChange>
            </w:pPr>
            <w:del w:id="3550" w:author="Sekar Subramanian" w:date="2021-07-16T12:26:00Z">
              <w:r w:rsidRPr="007C4EA8" w:rsidDel="00982B65">
                <w:rPr>
                  <w:rFonts w:asciiTheme="minorHAnsi" w:eastAsia="Times New Roman" w:hAnsiTheme="minorHAnsi" w:cstheme="minorHAnsi"/>
                  <w:color w:val="000000"/>
                  <w:sz w:val="28"/>
                  <w:szCs w:val="28"/>
                  <w:rPrChange w:id="3551" w:author="Sekar Subramanian" w:date="2021-07-16T13:10:00Z">
                    <w:rPr>
                      <w:rFonts w:ascii="Calibri" w:eastAsia="Times New Roman" w:hAnsi="Calibri" w:cs="Calibri"/>
                      <w:color w:val="000000"/>
                      <w:sz w:val="18"/>
                      <w:szCs w:val="18"/>
                    </w:rPr>
                  </w:rPrChange>
                </w:rPr>
                <w:delText>Per User Signup Cost</w:delText>
              </w:r>
            </w:del>
          </w:p>
        </w:tc>
        <w:tc>
          <w:tcPr>
            <w:tcW w:w="3247" w:type="dxa"/>
            <w:gridSpan w:val="3"/>
            <w:tcBorders>
              <w:top w:val="single" w:sz="8" w:space="0" w:color="auto"/>
              <w:left w:val="nil"/>
              <w:bottom w:val="single" w:sz="8" w:space="0" w:color="auto"/>
              <w:right w:val="single" w:sz="8" w:space="0" w:color="000000"/>
            </w:tcBorders>
            <w:shd w:val="clear" w:color="auto" w:fill="auto"/>
            <w:vAlign w:val="center"/>
            <w:hideMark/>
          </w:tcPr>
          <w:p w14:paraId="58F04693" w14:textId="1EE5A278" w:rsidR="00DD456E" w:rsidRPr="007C4EA8" w:rsidDel="00982B65" w:rsidRDefault="00DD456E">
            <w:pPr>
              <w:pStyle w:val="ListParagraph"/>
              <w:numPr>
                <w:ilvl w:val="1"/>
                <w:numId w:val="23"/>
              </w:numPr>
              <w:spacing w:before="120" w:after="120"/>
              <w:contextualSpacing w:val="0"/>
              <w:rPr>
                <w:del w:id="3552" w:author="Sekar Subramanian" w:date="2021-07-16T12:26:00Z"/>
                <w:rFonts w:asciiTheme="minorHAnsi" w:eastAsia="Times New Roman" w:hAnsiTheme="minorHAnsi" w:cstheme="minorHAnsi"/>
                <w:color w:val="000000"/>
                <w:sz w:val="28"/>
                <w:szCs w:val="28"/>
                <w:rPrChange w:id="3553" w:author="Sekar Subramanian" w:date="2021-07-16T13:10:00Z">
                  <w:rPr>
                    <w:del w:id="3554" w:author="Sekar Subramanian" w:date="2021-07-16T12:26:00Z"/>
                    <w:rFonts w:ascii="Calibri" w:eastAsia="Times New Roman" w:hAnsi="Calibri" w:cs="Calibri"/>
                    <w:color w:val="000000"/>
                    <w:sz w:val="18"/>
                    <w:szCs w:val="18"/>
                  </w:rPr>
                </w:rPrChange>
              </w:rPr>
              <w:pPrChange w:id="3555" w:author="Sekar Subramanian" w:date="2021-07-16T12:36:00Z">
                <w:pPr>
                  <w:spacing w:after="0" w:line="240" w:lineRule="auto"/>
                  <w:jc w:val="center"/>
                </w:pPr>
              </w:pPrChange>
            </w:pPr>
            <w:del w:id="3556" w:author="Sekar Subramanian" w:date="2021-07-16T12:26:00Z">
              <w:r w:rsidRPr="007C4EA8" w:rsidDel="00982B65">
                <w:rPr>
                  <w:rFonts w:asciiTheme="minorHAnsi" w:eastAsia="Times New Roman" w:hAnsiTheme="minorHAnsi" w:cstheme="minorHAnsi"/>
                  <w:color w:val="000000"/>
                  <w:sz w:val="28"/>
                  <w:szCs w:val="28"/>
                  <w:rPrChange w:id="3557" w:author="Sekar Subramanian" w:date="2021-07-16T13:10:00Z">
                    <w:rPr>
                      <w:rFonts w:ascii="Calibri" w:eastAsia="Times New Roman" w:hAnsi="Calibri" w:cs="Calibri"/>
                      <w:color w:val="000000"/>
                      <w:sz w:val="18"/>
                      <w:szCs w:val="18"/>
                    </w:rPr>
                  </w:rPrChange>
                </w:rPr>
                <w:delText>Variables in the Model</w:delText>
              </w:r>
            </w:del>
          </w:p>
        </w:tc>
      </w:tr>
      <w:tr w:rsidR="00DD456E" w:rsidRPr="007C4EA8" w:rsidDel="00982B65" w14:paraId="66BA0158" w14:textId="6965B7B3" w:rsidTr="00DD456E">
        <w:trPr>
          <w:trHeight w:val="315"/>
          <w:del w:id="3558" w:author="Sekar Subramanian" w:date="2021-07-16T12:26:00Z"/>
        </w:trPr>
        <w:tc>
          <w:tcPr>
            <w:tcW w:w="1350" w:type="dxa"/>
            <w:vMerge/>
            <w:tcBorders>
              <w:top w:val="single" w:sz="8" w:space="0" w:color="auto"/>
              <w:left w:val="single" w:sz="8" w:space="0" w:color="auto"/>
              <w:bottom w:val="single" w:sz="8" w:space="0" w:color="000000"/>
              <w:right w:val="single" w:sz="8" w:space="0" w:color="auto"/>
            </w:tcBorders>
            <w:vAlign w:val="center"/>
            <w:hideMark/>
          </w:tcPr>
          <w:p w14:paraId="19488EFF" w14:textId="30599811" w:rsidR="00DD456E" w:rsidRPr="007C4EA8" w:rsidDel="00982B65" w:rsidRDefault="00DD456E">
            <w:pPr>
              <w:pStyle w:val="ListParagraph"/>
              <w:numPr>
                <w:ilvl w:val="1"/>
                <w:numId w:val="23"/>
              </w:numPr>
              <w:spacing w:before="120" w:after="120"/>
              <w:contextualSpacing w:val="0"/>
              <w:rPr>
                <w:del w:id="3559" w:author="Sekar Subramanian" w:date="2021-07-16T12:26:00Z"/>
                <w:rFonts w:asciiTheme="minorHAnsi" w:eastAsia="Times New Roman" w:hAnsiTheme="minorHAnsi" w:cstheme="minorHAnsi"/>
                <w:color w:val="000000"/>
                <w:sz w:val="28"/>
                <w:szCs w:val="28"/>
                <w:rPrChange w:id="3560" w:author="Sekar Subramanian" w:date="2021-07-16T13:10:00Z">
                  <w:rPr>
                    <w:del w:id="3561" w:author="Sekar Subramanian" w:date="2021-07-16T12:26:00Z"/>
                    <w:rFonts w:ascii="Calibri" w:eastAsia="Times New Roman" w:hAnsi="Calibri" w:cs="Calibri"/>
                    <w:color w:val="000000"/>
                    <w:sz w:val="18"/>
                    <w:szCs w:val="18"/>
                  </w:rPr>
                </w:rPrChange>
              </w:rPr>
              <w:pPrChange w:id="3562" w:author="Sekar Subramanian" w:date="2021-07-16T12:36:00Z">
                <w:pPr>
                  <w:spacing w:after="0" w:line="240" w:lineRule="auto"/>
                </w:pPr>
              </w:pPrChange>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14:paraId="0FA28955" w14:textId="782BA475" w:rsidR="00DD456E" w:rsidRPr="007C4EA8" w:rsidDel="00982B65" w:rsidRDefault="00DD456E">
            <w:pPr>
              <w:pStyle w:val="ListParagraph"/>
              <w:numPr>
                <w:ilvl w:val="1"/>
                <w:numId w:val="23"/>
              </w:numPr>
              <w:spacing w:before="120" w:after="120"/>
              <w:contextualSpacing w:val="0"/>
              <w:rPr>
                <w:del w:id="3563" w:author="Sekar Subramanian" w:date="2021-07-16T12:26:00Z"/>
                <w:rFonts w:asciiTheme="minorHAnsi" w:eastAsia="Times New Roman" w:hAnsiTheme="minorHAnsi" w:cstheme="minorHAnsi"/>
                <w:color w:val="000000"/>
                <w:sz w:val="28"/>
                <w:szCs w:val="28"/>
                <w:rPrChange w:id="3564" w:author="Sekar Subramanian" w:date="2021-07-16T13:10:00Z">
                  <w:rPr>
                    <w:del w:id="3565" w:author="Sekar Subramanian" w:date="2021-07-16T12:26:00Z"/>
                    <w:rFonts w:ascii="Calibri" w:eastAsia="Times New Roman" w:hAnsi="Calibri" w:cs="Calibri"/>
                    <w:color w:val="000000"/>
                    <w:sz w:val="18"/>
                    <w:szCs w:val="18"/>
                  </w:rPr>
                </w:rPrChange>
              </w:rPr>
              <w:pPrChange w:id="3566" w:author="Sekar Subramanian" w:date="2021-07-16T12:36:00Z">
                <w:pPr>
                  <w:spacing w:after="0" w:line="240" w:lineRule="auto"/>
                </w:pPr>
              </w:pPrChange>
            </w:pPr>
          </w:p>
        </w:tc>
        <w:tc>
          <w:tcPr>
            <w:tcW w:w="1073" w:type="dxa"/>
            <w:vMerge/>
            <w:tcBorders>
              <w:top w:val="single" w:sz="8" w:space="0" w:color="auto"/>
              <w:left w:val="single" w:sz="8" w:space="0" w:color="auto"/>
              <w:bottom w:val="single" w:sz="8" w:space="0" w:color="000000"/>
              <w:right w:val="single" w:sz="8" w:space="0" w:color="auto"/>
            </w:tcBorders>
            <w:vAlign w:val="center"/>
            <w:hideMark/>
          </w:tcPr>
          <w:p w14:paraId="697B3A4C" w14:textId="3D510601" w:rsidR="00DD456E" w:rsidRPr="007C4EA8" w:rsidDel="00982B65" w:rsidRDefault="00DD456E">
            <w:pPr>
              <w:pStyle w:val="ListParagraph"/>
              <w:numPr>
                <w:ilvl w:val="1"/>
                <w:numId w:val="23"/>
              </w:numPr>
              <w:spacing w:before="120" w:after="120"/>
              <w:contextualSpacing w:val="0"/>
              <w:rPr>
                <w:del w:id="3567" w:author="Sekar Subramanian" w:date="2021-07-16T12:26:00Z"/>
                <w:rFonts w:asciiTheme="minorHAnsi" w:eastAsia="Times New Roman" w:hAnsiTheme="minorHAnsi" w:cstheme="minorHAnsi"/>
                <w:color w:val="000000"/>
                <w:sz w:val="28"/>
                <w:szCs w:val="28"/>
                <w:rPrChange w:id="3568" w:author="Sekar Subramanian" w:date="2021-07-16T13:10:00Z">
                  <w:rPr>
                    <w:del w:id="3569" w:author="Sekar Subramanian" w:date="2021-07-16T12:26:00Z"/>
                    <w:rFonts w:ascii="Calibri" w:eastAsia="Times New Roman" w:hAnsi="Calibri" w:cs="Calibri"/>
                    <w:color w:val="000000"/>
                    <w:sz w:val="18"/>
                    <w:szCs w:val="18"/>
                  </w:rPr>
                </w:rPrChange>
              </w:rPr>
              <w:pPrChange w:id="3570" w:author="Sekar Subramanian" w:date="2021-07-16T12:36:00Z">
                <w:pPr>
                  <w:spacing w:after="0" w:line="240" w:lineRule="auto"/>
                </w:pPr>
              </w:pPrChange>
            </w:pPr>
          </w:p>
        </w:tc>
        <w:tc>
          <w:tcPr>
            <w:tcW w:w="919" w:type="dxa"/>
            <w:tcBorders>
              <w:top w:val="nil"/>
              <w:left w:val="nil"/>
              <w:bottom w:val="single" w:sz="8" w:space="0" w:color="auto"/>
              <w:right w:val="single" w:sz="8" w:space="0" w:color="auto"/>
            </w:tcBorders>
            <w:shd w:val="clear" w:color="auto" w:fill="auto"/>
            <w:vAlign w:val="center"/>
            <w:hideMark/>
          </w:tcPr>
          <w:p w14:paraId="37786D32" w14:textId="4B69631E" w:rsidR="00DD456E" w:rsidRPr="007C4EA8" w:rsidDel="00982B65" w:rsidRDefault="00DD456E">
            <w:pPr>
              <w:pStyle w:val="ListParagraph"/>
              <w:numPr>
                <w:ilvl w:val="1"/>
                <w:numId w:val="23"/>
              </w:numPr>
              <w:spacing w:before="120" w:after="120"/>
              <w:contextualSpacing w:val="0"/>
              <w:rPr>
                <w:del w:id="3571" w:author="Sekar Subramanian" w:date="2021-07-16T12:26:00Z"/>
                <w:rFonts w:asciiTheme="minorHAnsi" w:eastAsia="Times New Roman" w:hAnsiTheme="minorHAnsi" w:cstheme="minorHAnsi"/>
                <w:color w:val="000000"/>
                <w:sz w:val="28"/>
                <w:szCs w:val="28"/>
                <w:rPrChange w:id="3572" w:author="Sekar Subramanian" w:date="2021-07-16T13:10:00Z">
                  <w:rPr>
                    <w:del w:id="3573" w:author="Sekar Subramanian" w:date="2021-07-16T12:26:00Z"/>
                    <w:rFonts w:ascii="Calibri" w:eastAsia="Times New Roman" w:hAnsi="Calibri" w:cs="Calibri"/>
                    <w:color w:val="000000"/>
                    <w:sz w:val="18"/>
                    <w:szCs w:val="18"/>
                  </w:rPr>
                </w:rPrChange>
              </w:rPr>
              <w:pPrChange w:id="3574" w:author="Sekar Subramanian" w:date="2021-07-16T12:36:00Z">
                <w:pPr>
                  <w:spacing w:after="0" w:line="240" w:lineRule="auto"/>
                  <w:jc w:val="center"/>
                </w:pPr>
              </w:pPrChange>
            </w:pPr>
            <w:del w:id="3575" w:author="Sekar Subramanian" w:date="2021-07-16T12:26:00Z">
              <w:r w:rsidRPr="007C4EA8" w:rsidDel="00982B65">
                <w:rPr>
                  <w:rFonts w:asciiTheme="minorHAnsi" w:eastAsia="Times New Roman" w:hAnsiTheme="minorHAnsi" w:cstheme="minorHAnsi"/>
                  <w:color w:val="000000"/>
                  <w:sz w:val="28"/>
                  <w:szCs w:val="28"/>
                  <w:rPrChange w:id="3576" w:author="Sekar Subramanian" w:date="2021-07-16T13:10:00Z">
                    <w:rPr>
                      <w:rFonts w:ascii="Calibri" w:eastAsia="Times New Roman" w:hAnsi="Calibri" w:cs="Calibri"/>
                      <w:color w:val="000000"/>
                      <w:sz w:val="18"/>
                      <w:szCs w:val="18"/>
                    </w:rPr>
                  </w:rPrChange>
                </w:rPr>
                <w:delText>5-10gbp</w:delText>
              </w:r>
            </w:del>
          </w:p>
        </w:tc>
        <w:tc>
          <w:tcPr>
            <w:tcW w:w="919" w:type="dxa"/>
            <w:tcBorders>
              <w:top w:val="nil"/>
              <w:left w:val="nil"/>
              <w:bottom w:val="single" w:sz="8" w:space="0" w:color="auto"/>
              <w:right w:val="single" w:sz="8" w:space="0" w:color="auto"/>
            </w:tcBorders>
            <w:shd w:val="clear" w:color="auto" w:fill="auto"/>
            <w:vAlign w:val="center"/>
            <w:hideMark/>
          </w:tcPr>
          <w:p w14:paraId="2201ED1C" w14:textId="62DAA8A9" w:rsidR="00DD456E" w:rsidRPr="007C4EA8" w:rsidDel="00982B65" w:rsidRDefault="00DD456E">
            <w:pPr>
              <w:pStyle w:val="ListParagraph"/>
              <w:numPr>
                <w:ilvl w:val="1"/>
                <w:numId w:val="23"/>
              </w:numPr>
              <w:spacing w:before="120" w:after="120"/>
              <w:contextualSpacing w:val="0"/>
              <w:rPr>
                <w:del w:id="3577" w:author="Sekar Subramanian" w:date="2021-07-16T12:26:00Z"/>
                <w:rFonts w:asciiTheme="minorHAnsi" w:eastAsia="Times New Roman" w:hAnsiTheme="minorHAnsi" w:cstheme="minorHAnsi"/>
                <w:color w:val="000000"/>
                <w:sz w:val="28"/>
                <w:szCs w:val="28"/>
                <w:rPrChange w:id="3578" w:author="Sekar Subramanian" w:date="2021-07-16T13:10:00Z">
                  <w:rPr>
                    <w:del w:id="3579" w:author="Sekar Subramanian" w:date="2021-07-16T12:26:00Z"/>
                    <w:rFonts w:ascii="Calibri" w:eastAsia="Times New Roman" w:hAnsi="Calibri" w:cs="Calibri"/>
                    <w:color w:val="000000"/>
                    <w:sz w:val="18"/>
                    <w:szCs w:val="18"/>
                  </w:rPr>
                </w:rPrChange>
              </w:rPr>
              <w:pPrChange w:id="3580" w:author="Sekar Subramanian" w:date="2021-07-16T12:36:00Z">
                <w:pPr>
                  <w:spacing w:after="0" w:line="240" w:lineRule="auto"/>
                  <w:jc w:val="center"/>
                </w:pPr>
              </w:pPrChange>
            </w:pPr>
            <w:del w:id="3581" w:author="Sekar Subramanian" w:date="2021-07-16T12:26:00Z">
              <w:r w:rsidRPr="007C4EA8" w:rsidDel="00982B65">
                <w:rPr>
                  <w:rFonts w:asciiTheme="minorHAnsi" w:eastAsia="Times New Roman" w:hAnsiTheme="minorHAnsi" w:cstheme="minorHAnsi"/>
                  <w:color w:val="000000"/>
                  <w:sz w:val="28"/>
                  <w:szCs w:val="28"/>
                  <w:rPrChange w:id="3582" w:author="Sekar Subramanian" w:date="2021-07-16T13:10:00Z">
                    <w:rPr>
                      <w:rFonts w:ascii="Calibri" w:eastAsia="Times New Roman" w:hAnsi="Calibri" w:cs="Calibri"/>
                      <w:color w:val="000000"/>
                      <w:sz w:val="18"/>
                      <w:szCs w:val="18"/>
                    </w:rPr>
                  </w:rPrChange>
                </w:rPr>
                <w:delText>10-15gbp</w:delText>
              </w:r>
            </w:del>
          </w:p>
        </w:tc>
        <w:tc>
          <w:tcPr>
            <w:tcW w:w="1409" w:type="dxa"/>
            <w:tcBorders>
              <w:top w:val="nil"/>
              <w:left w:val="nil"/>
              <w:bottom w:val="single" w:sz="8" w:space="0" w:color="auto"/>
              <w:right w:val="single" w:sz="8" w:space="0" w:color="auto"/>
            </w:tcBorders>
            <w:shd w:val="clear" w:color="auto" w:fill="auto"/>
            <w:vAlign w:val="center"/>
            <w:hideMark/>
          </w:tcPr>
          <w:p w14:paraId="3EF20BC3" w14:textId="088B7720" w:rsidR="00DD456E" w:rsidRPr="007C4EA8" w:rsidDel="00982B65" w:rsidRDefault="00DD456E">
            <w:pPr>
              <w:pStyle w:val="ListParagraph"/>
              <w:numPr>
                <w:ilvl w:val="1"/>
                <w:numId w:val="23"/>
              </w:numPr>
              <w:spacing w:before="120" w:after="120"/>
              <w:contextualSpacing w:val="0"/>
              <w:rPr>
                <w:del w:id="3583" w:author="Sekar Subramanian" w:date="2021-07-16T12:26:00Z"/>
                <w:rFonts w:asciiTheme="minorHAnsi" w:eastAsia="Times New Roman" w:hAnsiTheme="minorHAnsi" w:cstheme="minorHAnsi"/>
                <w:color w:val="000000"/>
                <w:sz w:val="28"/>
                <w:szCs w:val="28"/>
                <w:rPrChange w:id="3584" w:author="Sekar Subramanian" w:date="2021-07-16T13:10:00Z">
                  <w:rPr>
                    <w:del w:id="3585" w:author="Sekar Subramanian" w:date="2021-07-16T12:26:00Z"/>
                    <w:rFonts w:ascii="Calibri" w:eastAsia="Times New Roman" w:hAnsi="Calibri" w:cs="Calibri"/>
                    <w:color w:val="000000"/>
                    <w:sz w:val="18"/>
                    <w:szCs w:val="18"/>
                  </w:rPr>
                </w:rPrChange>
              </w:rPr>
              <w:pPrChange w:id="3586" w:author="Sekar Subramanian" w:date="2021-07-16T12:36:00Z">
                <w:pPr>
                  <w:spacing w:after="0" w:line="240" w:lineRule="auto"/>
                  <w:jc w:val="center"/>
                </w:pPr>
              </w:pPrChange>
            </w:pPr>
            <w:del w:id="3587" w:author="Sekar Subramanian" w:date="2021-07-16T12:26:00Z">
              <w:r w:rsidRPr="007C4EA8" w:rsidDel="00982B65">
                <w:rPr>
                  <w:rFonts w:asciiTheme="minorHAnsi" w:eastAsia="Times New Roman" w:hAnsiTheme="minorHAnsi" w:cstheme="minorHAnsi"/>
                  <w:color w:val="000000"/>
                  <w:sz w:val="28"/>
                  <w:szCs w:val="28"/>
                  <w:rPrChange w:id="3588" w:author="Sekar Subramanian" w:date="2021-07-16T13:10:00Z">
                    <w:rPr>
                      <w:rFonts w:ascii="Calibri" w:eastAsia="Times New Roman" w:hAnsi="Calibri" w:cs="Calibri"/>
                      <w:color w:val="000000"/>
                      <w:sz w:val="18"/>
                      <w:szCs w:val="18"/>
                    </w:rPr>
                  </w:rPrChange>
                </w:rPr>
                <w:delText>&gt;15gbp</w:delText>
              </w:r>
            </w:del>
          </w:p>
        </w:tc>
      </w:tr>
      <w:tr w:rsidR="00DD456E" w:rsidRPr="007C4EA8" w:rsidDel="00982B65" w14:paraId="7C4F1170" w14:textId="415F284A" w:rsidTr="00DD456E">
        <w:trPr>
          <w:trHeight w:val="315"/>
          <w:del w:id="3589"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8D26E14" w14:textId="43B1A0C9" w:rsidR="00DD456E" w:rsidRPr="007C4EA8" w:rsidDel="00982B65" w:rsidRDefault="00DD456E">
            <w:pPr>
              <w:pStyle w:val="ListParagraph"/>
              <w:numPr>
                <w:ilvl w:val="1"/>
                <w:numId w:val="23"/>
              </w:numPr>
              <w:spacing w:before="120" w:after="120"/>
              <w:contextualSpacing w:val="0"/>
              <w:rPr>
                <w:del w:id="3590" w:author="Sekar Subramanian" w:date="2021-07-16T12:26:00Z"/>
                <w:rFonts w:asciiTheme="minorHAnsi" w:eastAsia="Times New Roman" w:hAnsiTheme="minorHAnsi" w:cstheme="minorHAnsi"/>
                <w:color w:val="000000"/>
                <w:sz w:val="28"/>
                <w:szCs w:val="28"/>
                <w:rPrChange w:id="3591" w:author="Sekar Subramanian" w:date="2021-07-16T13:10:00Z">
                  <w:rPr>
                    <w:del w:id="3592" w:author="Sekar Subramanian" w:date="2021-07-16T12:26:00Z"/>
                    <w:rFonts w:ascii="Calibri" w:eastAsia="Times New Roman" w:hAnsi="Calibri" w:cs="Calibri"/>
                    <w:color w:val="000000"/>
                    <w:sz w:val="18"/>
                    <w:szCs w:val="18"/>
                  </w:rPr>
                </w:rPrChange>
              </w:rPr>
              <w:pPrChange w:id="3593" w:author="Sekar Subramanian" w:date="2021-07-16T12:36:00Z">
                <w:pPr>
                  <w:spacing w:after="0" w:line="240" w:lineRule="auto"/>
                  <w:jc w:val="center"/>
                </w:pPr>
              </w:pPrChange>
            </w:pPr>
            <w:del w:id="3594" w:author="Sekar Subramanian" w:date="2021-07-16T12:26:00Z">
              <w:r w:rsidRPr="007C4EA8" w:rsidDel="00982B65">
                <w:rPr>
                  <w:rFonts w:asciiTheme="minorHAnsi" w:eastAsia="Times New Roman" w:hAnsiTheme="minorHAnsi" w:cstheme="minorHAnsi"/>
                  <w:color w:val="000000"/>
                  <w:sz w:val="28"/>
                  <w:szCs w:val="28"/>
                  <w:rPrChange w:id="3595" w:author="Sekar Subramanian" w:date="2021-07-16T13:10:00Z">
                    <w:rPr>
                      <w:rFonts w:ascii="Calibri" w:eastAsia="Times New Roman" w:hAnsi="Calibri" w:cs="Calibri"/>
                      <w:color w:val="000000"/>
                      <w:sz w:val="18"/>
                      <w:szCs w:val="18"/>
                    </w:rPr>
                  </w:rPrChange>
                </w:rPr>
                <w:delText>2,346</w:delText>
              </w:r>
            </w:del>
          </w:p>
        </w:tc>
        <w:tc>
          <w:tcPr>
            <w:tcW w:w="1170" w:type="dxa"/>
            <w:tcBorders>
              <w:top w:val="nil"/>
              <w:left w:val="nil"/>
              <w:bottom w:val="single" w:sz="8" w:space="0" w:color="auto"/>
              <w:right w:val="single" w:sz="8" w:space="0" w:color="auto"/>
            </w:tcBorders>
            <w:shd w:val="clear" w:color="auto" w:fill="auto"/>
            <w:vAlign w:val="center"/>
            <w:hideMark/>
          </w:tcPr>
          <w:p w14:paraId="0BD5B854" w14:textId="0669A7FE" w:rsidR="00DD456E" w:rsidRPr="007C4EA8" w:rsidDel="00982B65" w:rsidRDefault="00DD456E">
            <w:pPr>
              <w:pStyle w:val="ListParagraph"/>
              <w:numPr>
                <w:ilvl w:val="1"/>
                <w:numId w:val="23"/>
              </w:numPr>
              <w:spacing w:before="120" w:after="120"/>
              <w:contextualSpacing w:val="0"/>
              <w:rPr>
                <w:del w:id="3596" w:author="Sekar Subramanian" w:date="2021-07-16T12:26:00Z"/>
                <w:rFonts w:asciiTheme="minorHAnsi" w:eastAsia="Times New Roman" w:hAnsiTheme="minorHAnsi" w:cstheme="minorHAnsi"/>
                <w:color w:val="000000"/>
                <w:sz w:val="28"/>
                <w:szCs w:val="28"/>
                <w:rPrChange w:id="3597" w:author="Sekar Subramanian" w:date="2021-07-16T13:10:00Z">
                  <w:rPr>
                    <w:del w:id="3598" w:author="Sekar Subramanian" w:date="2021-07-16T12:26:00Z"/>
                    <w:rFonts w:ascii="Calibri" w:eastAsia="Times New Roman" w:hAnsi="Calibri" w:cs="Calibri"/>
                    <w:color w:val="000000"/>
                    <w:sz w:val="18"/>
                    <w:szCs w:val="18"/>
                  </w:rPr>
                </w:rPrChange>
              </w:rPr>
              <w:pPrChange w:id="3599" w:author="Sekar Subramanian" w:date="2021-07-16T12:36:00Z">
                <w:pPr>
                  <w:spacing w:after="0" w:line="240" w:lineRule="auto"/>
                  <w:jc w:val="center"/>
                </w:pPr>
              </w:pPrChange>
            </w:pPr>
            <w:del w:id="3600" w:author="Sekar Subramanian" w:date="2021-07-16T12:26:00Z">
              <w:r w:rsidRPr="007C4EA8" w:rsidDel="00982B65">
                <w:rPr>
                  <w:rFonts w:asciiTheme="minorHAnsi" w:eastAsia="Times New Roman" w:hAnsiTheme="minorHAnsi" w:cstheme="minorHAnsi"/>
                  <w:color w:val="000000"/>
                  <w:sz w:val="28"/>
                  <w:szCs w:val="28"/>
                  <w:rPrChange w:id="3601" w:author="Sekar Subramanian" w:date="2021-07-16T13:10:00Z">
                    <w:rPr>
                      <w:rFonts w:ascii="Calibri" w:eastAsia="Times New Roman" w:hAnsi="Calibri" w:cs="Calibri"/>
                      <w:color w:val="000000"/>
                      <w:sz w:val="18"/>
                      <w:szCs w:val="18"/>
                    </w:rPr>
                  </w:rPrChange>
                </w:rPr>
                <w:delText>4,692</w:delText>
              </w:r>
            </w:del>
          </w:p>
        </w:tc>
        <w:tc>
          <w:tcPr>
            <w:tcW w:w="1073" w:type="dxa"/>
            <w:tcBorders>
              <w:top w:val="nil"/>
              <w:left w:val="nil"/>
              <w:bottom w:val="single" w:sz="8" w:space="0" w:color="auto"/>
              <w:right w:val="single" w:sz="8" w:space="0" w:color="auto"/>
            </w:tcBorders>
            <w:shd w:val="clear" w:color="auto" w:fill="auto"/>
            <w:vAlign w:val="center"/>
            <w:hideMark/>
          </w:tcPr>
          <w:p w14:paraId="210D37CC" w14:textId="262DA00C" w:rsidR="00DD456E" w:rsidRPr="007C4EA8" w:rsidDel="00982B65" w:rsidRDefault="00DD456E">
            <w:pPr>
              <w:pStyle w:val="ListParagraph"/>
              <w:numPr>
                <w:ilvl w:val="1"/>
                <w:numId w:val="23"/>
              </w:numPr>
              <w:spacing w:before="120" w:after="120"/>
              <w:contextualSpacing w:val="0"/>
              <w:rPr>
                <w:del w:id="3602" w:author="Sekar Subramanian" w:date="2021-07-16T12:26:00Z"/>
                <w:rFonts w:asciiTheme="minorHAnsi" w:eastAsia="Times New Roman" w:hAnsiTheme="minorHAnsi" w:cstheme="minorHAnsi"/>
                <w:color w:val="000000"/>
                <w:sz w:val="28"/>
                <w:szCs w:val="28"/>
                <w:rPrChange w:id="3603" w:author="Sekar Subramanian" w:date="2021-07-16T13:10:00Z">
                  <w:rPr>
                    <w:del w:id="3604" w:author="Sekar Subramanian" w:date="2021-07-16T12:26:00Z"/>
                    <w:rFonts w:ascii="Calibri" w:eastAsia="Times New Roman" w:hAnsi="Calibri" w:cs="Calibri"/>
                    <w:color w:val="000000"/>
                    <w:sz w:val="18"/>
                    <w:szCs w:val="18"/>
                  </w:rPr>
                </w:rPrChange>
              </w:rPr>
              <w:pPrChange w:id="3605" w:author="Sekar Subramanian" w:date="2021-07-16T12:36:00Z">
                <w:pPr>
                  <w:spacing w:after="0" w:line="240" w:lineRule="auto"/>
                  <w:jc w:val="center"/>
                </w:pPr>
              </w:pPrChange>
            </w:pPr>
            <w:del w:id="3606" w:author="Sekar Subramanian" w:date="2021-07-16T12:26:00Z">
              <w:r w:rsidRPr="007C4EA8" w:rsidDel="00982B65">
                <w:rPr>
                  <w:rFonts w:asciiTheme="minorHAnsi" w:eastAsia="Times New Roman" w:hAnsiTheme="minorHAnsi" w:cstheme="minorHAnsi"/>
                  <w:color w:val="000000"/>
                  <w:sz w:val="28"/>
                  <w:szCs w:val="28"/>
                  <w:rPrChange w:id="3607" w:author="Sekar Subramanian" w:date="2021-07-16T13:10:00Z">
                    <w:rPr>
                      <w:rFonts w:ascii="Calibri" w:eastAsia="Times New Roman" w:hAnsi="Calibri" w:cs="Calibri"/>
                      <w:color w:val="000000"/>
                      <w:sz w:val="18"/>
                      <w:szCs w:val="18"/>
                    </w:rPr>
                  </w:rPrChange>
                </w:rPr>
                <w:delText>2</w:delText>
              </w:r>
            </w:del>
          </w:p>
        </w:tc>
        <w:tc>
          <w:tcPr>
            <w:tcW w:w="919" w:type="dxa"/>
            <w:tcBorders>
              <w:top w:val="nil"/>
              <w:left w:val="nil"/>
              <w:bottom w:val="single" w:sz="8" w:space="0" w:color="auto"/>
              <w:right w:val="single" w:sz="8" w:space="0" w:color="auto"/>
            </w:tcBorders>
            <w:shd w:val="clear" w:color="auto" w:fill="auto"/>
            <w:vAlign w:val="center"/>
            <w:hideMark/>
          </w:tcPr>
          <w:p w14:paraId="13225951" w14:textId="21DE4827" w:rsidR="00DD456E" w:rsidRPr="007C4EA8" w:rsidDel="00982B65" w:rsidRDefault="00DD456E">
            <w:pPr>
              <w:pStyle w:val="ListParagraph"/>
              <w:numPr>
                <w:ilvl w:val="1"/>
                <w:numId w:val="23"/>
              </w:numPr>
              <w:spacing w:before="120" w:after="120"/>
              <w:contextualSpacing w:val="0"/>
              <w:rPr>
                <w:del w:id="3608" w:author="Sekar Subramanian" w:date="2021-07-16T12:26:00Z"/>
                <w:rFonts w:asciiTheme="minorHAnsi" w:eastAsia="Times New Roman" w:hAnsiTheme="minorHAnsi" w:cstheme="minorHAnsi"/>
                <w:color w:val="000000"/>
                <w:sz w:val="28"/>
                <w:szCs w:val="28"/>
                <w:rPrChange w:id="3609" w:author="Sekar Subramanian" w:date="2021-07-16T13:10:00Z">
                  <w:rPr>
                    <w:del w:id="3610" w:author="Sekar Subramanian" w:date="2021-07-16T12:26:00Z"/>
                    <w:rFonts w:ascii="Calibri" w:eastAsia="Times New Roman" w:hAnsi="Calibri" w:cs="Calibri"/>
                    <w:color w:val="000000"/>
                    <w:sz w:val="18"/>
                    <w:szCs w:val="18"/>
                  </w:rPr>
                </w:rPrChange>
              </w:rPr>
              <w:pPrChange w:id="3611" w:author="Sekar Subramanian" w:date="2021-07-16T12:36:00Z">
                <w:pPr>
                  <w:spacing w:after="0" w:line="240" w:lineRule="auto"/>
                  <w:jc w:val="center"/>
                </w:pPr>
              </w:pPrChange>
            </w:pPr>
            <w:del w:id="3612" w:author="Sekar Subramanian" w:date="2021-07-16T12:26:00Z">
              <w:r w:rsidRPr="007C4EA8" w:rsidDel="00982B65">
                <w:rPr>
                  <w:rFonts w:asciiTheme="minorHAnsi" w:eastAsia="Times New Roman" w:hAnsiTheme="minorHAnsi" w:cstheme="minorHAnsi"/>
                  <w:color w:val="000000"/>
                  <w:sz w:val="28"/>
                  <w:szCs w:val="28"/>
                  <w:rPrChange w:id="3613"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7C9217D" w14:textId="2117DA3B" w:rsidR="00DD456E" w:rsidRPr="007C4EA8" w:rsidDel="00982B65" w:rsidRDefault="00DD456E">
            <w:pPr>
              <w:pStyle w:val="ListParagraph"/>
              <w:numPr>
                <w:ilvl w:val="1"/>
                <w:numId w:val="23"/>
              </w:numPr>
              <w:spacing w:before="120" w:after="120"/>
              <w:contextualSpacing w:val="0"/>
              <w:rPr>
                <w:del w:id="3614" w:author="Sekar Subramanian" w:date="2021-07-16T12:26:00Z"/>
                <w:rFonts w:asciiTheme="minorHAnsi" w:eastAsia="Times New Roman" w:hAnsiTheme="minorHAnsi" w:cstheme="minorHAnsi"/>
                <w:color w:val="000000"/>
                <w:sz w:val="28"/>
                <w:szCs w:val="28"/>
                <w:rPrChange w:id="3615" w:author="Sekar Subramanian" w:date="2021-07-16T13:10:00Z">
                  <w:rPr>
                    <w:del w:id="3616" w:author="Sekar Subramanian" w:date="2021-07-16T12:26:00Z"/>
                    <w:rFonts w:ascii="Calibri" w:eastAsia="Times New Roman" w:hAnsi="Calibri" w:cs="Calibri"/>
                    <w:color w:val="000000"/>
                    <w:sz w:val="18"/>
                    <w:szCs w:val="18"/>
                  </w:rPr>
                </w:rPrChange>
              </w:rPr>
              <w:pPrChange w:id="3617" w:author="Sekar Subramanian" w:date="2021-07-16T12:36:00Z">
                <w:pPr>
                  <w:spacing w:after="0" w:line="240" w:lineRule="auto"/>
                  <w:jc w:val="center"/>
                </w:pPr>
              </w:pPrChange>
            </w:pPr>
            <w:del w:id="3618" w:author="Sekar Subramanian" w:date="2021-07-16T12:26:00Z">
              <w:r w:rsidRPr="007C4EA8" w:rsidDel="00982B65">
                <w:rPr>
                  <w:rFonts w:asciiTheme="minorHAnsi" w:eastAsia="Times New Roman" w:hAnsiTheme="minorHAnsi" w:cstheme="minorHAnsi"/>
                  <w:color w:val="000000"/>
                  <w:sz w:val="28"/>
                  <w:szCs w:val="28"/>
                  <w:rPrChange w:id="3619"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6A168090" w14:textId="630B3E3A" w:rsidR="00DD456E" w:rsidRPr="007C4EA8" w:rsidDel="00982B65" w:rsidRDefault="00DD456E">
            <w:pPr>
              <w:pStyle w:val="ListParagraph"/>
              <w:numPr>
                <w:ilvl w:val="1"/>
                <w:numId w:val="23"/>
              </w:numPr>
              <w:spacing w:before="120" w:after="120"/>
              <w:contextualSpacing w:val="0"/>
              <w:rPr>
                <w:del w:id="3620" w:author="Sekar Subramanian" w:date="2021-07-16T12:26:00Z"/>
                <w:rFonts w:asciiTheme="minorHAnsi" w:eastAsia="Times New Roman" w:hAnsiTheme="minorHAnsi" w:cstheme="minorHAnsi"/>
                <w:color w:val="000000"/>
                <w:sz w:val="28"/>
                <w:szCs w:val="28"/>
                <w:rPrChange w:id="3621" w:author="Sekar Subramanian" w:date="2021-07-16T13:10:00Z">
                  <w:rPr>
                    <w:del w:id="3622" w:author="Sekar Subramanian" w:date="2021-07-16T12:26:00Z"/>
                    <w:rFonts w:ascii="Calibri" w:eastAsia="Times New Roman" w:hAnsi="Calibri" w:cs="Calibri"/>
                    <w:color w:val="000000"/>
                    <w:sz w:val="18"/>
                    <w:szCs w:val="18"/>
                  </w:rPr>
                </w:rPrChange>
              </w:rPr>
              <w:pPrChange w:id="3623" w:author="Sekar Subramanian" w:date="2021-07-16T12:36:00Z">
                <w:pPr>
                  <w:spacing w:after="0" w:line="240" w:lineRule="auto"/>
                  <w:jc w:val="center"/>
                </w:pPr>
              </w:pPrChange>
            </w:pPr>
            <w:del w:id="3624" w:author="Sekar Subramanian" w:date="2021-07-16T12:26:00Z">
              <w:r w:rsidRPr="007C4EA8" w:rsidDel="00982B65">
                <w:rPr>
                  <w:rFonts w:asciiTheme="minorHAnsi" w:eastAsia="Times New Roman" w:hAnsiTheme="minorHAnsi" w:cstheme="minorHAnsi"/>
                  <w:color w:val="000000"/>
                  <w:sz w:val="28"/>
                  <w:szCs w:val="28"/>
                  <w:rPrChange w:id="3625"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5344E33E" w14:textId="03CDFA3E" w:rsidTr="00DD456E">
        <w:trPr>
          <w:trHeight w:val="315"/>
          <w:del w:id="3626"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05D02EE" w14:textId="699CE6B3" w:rsidR="00DD456E" w:rsidRPr="007C4EA8" w:rsidDel="00982B65" w:rsidRDefault="00DD456E">
            <w:pPr>
              <w:pStyle w:val="ListParagraph"/>
              <w:numPr>
                <w:ilvl w:val="1"/>
                <w:numId w:val="23"/>
              </w:numPr>
              <w:spacing w:before="120" w:after="120"/>
              <w:contextualSpacing w:val="0"/>
              <w:rPr>
                <w:del w:id="3627" w:author="Sekar Subramanian" w:date="2021-07-16T12:26:00Z"/>
                <w:rFonts w:asciiTheme="minorHAnsi" w:eastAsia="Times New Roman" w:hAnsiTheme="minorHAnsi" w:cstheme="minorHAnsi"/>
                <w:color w:val="000000"/>
                <w:sz w:val="28"/>
                <w:szCs w:val="28"/>
                <w:rPrChange w:id="3628" w:author="Sekar Subramanian" w:date="2021-07-16T13:10:00Z">
                  <w:rPr>
                    <w:del w:id="3629" w:author="Sekar Subramanian" w:date="2021-07-16T12:26:00Z"/>
                    <w:rFonts w:ascii="Calibri" w:eastAsia="Times New Roman" w:hAnsi="Calibri" w:cs="Calibri"/>
                    <w:color w:val="000000"/>
                    <w:sz w:val="18"/>
                    <w:szCs w:val="18"/>
                  </w:rPr>
                </w:rPrChange>
              </w:rPr>
              <w:pPrChange w:id="3630" w:author="Sekar Subramanian" w:date="2021-07-16T12:36:00Z">
                <w:pPr>
                  <w:spacing w:after="0" w:line="240" w:lineRule="auto"/>
                  <w:jc w:val="center"/>
                </w:pPr>
              </w:pPrChange>
            </w:pPr>
            <w:del w:id="3631" w:author="Sekar Subramanian" w:date="2021-07-16T12:26:00Z">
              <w:r w:rsidRPr="007C4EA8" w:rsidDel="00982B65">
                <w:rPr>
                  <w:rFonts w:asciiTheme="minorHAnsi" w:eastAsia="Times New Roman" w:hAnsiTheme="minorHAnsi" w:cstheme="minorHAnsi"/>
                  <w:color w:val="000000"/>
                  <w:sz w:val="28"/>
                  <w:szCs w:val="28"/>
                  <w:rPrChange w:id="3632" w:author="Sekar Subramanian" w:date="2021-07-16T13:10:00Z">
                    <w:rPr>
                      <w:rFonts w:ascii="Calibri" w:eastAsia="Times New Roman" w:hAnsi="Calibri" w:cs="Calibri"/>
                      <w:color w:val="000000"/>
                      <w:sz w:val="18"/>
                      <w:szCs w:val="18"/>
                    </w:rPr>
                  </w:rPrChange>
                </w:rPr>
                <w:delText>2,918</w:delText>
              </w:r>
            </w:del>
          </w:p>
        </w:tc>
        <w:tc>
          <w:tcPr>
            <w:tcW w:w="1170" w:type="dxa"/>
            <w:tcBorders>
              <w:top w:val="nil"/>
              <w:left w:val="nil"/>
              <w:bottom w:val="single" w:sz="8" w:space="0" w:color="auto"/>
              <w:right w:val="single" w:sz="8" w:space="0" w:color="auto"/>
            </w:tcBorders>
            <w:shd w:val="clear" w:color="auto" w:fill="auto"/>
            <w:vAlign w:val="center"/>
            <w:hideMark/>
          </w:tcPr>
          <w:p w14:paraId="0B462713" w14:textId="3C6836EB" w:rsidR="00DD456E" w:rsidRPr="007C4EA8" w:rsidDel="00982B65" w:rsidRDefault="00DD456E">
            <w:pPr>
              <w:pStyle w:val="ListParagraph"/>
              <w:numPr>
                <w:ilvl w:val="1"/>
                <w:numId w:val="23"/>
              </w:numPr>
              <w:spacing w:before="120" w:after="120"/>
              <w:contextualSpacing w:val="0"/>
              <w:rPr>
                <w:del w:id="3633" w:author="Sekar Subramanian" w:date="2021-07-16T12:26:00Z"/>
                <w:rFonts w:asciiTheme="minorHAnsi" w:eastAsia="Times New Roman" w:hAnsiTheme="minorHAnsi" w:cstheme="minorHAnsi"/>
                <w:color w:val="000000"/>
                <w:sz w:val="28"/>
                <w:szCs w:val="28"/>
                <w:rPrChange w:id="3634" w:author="Sekar Subramanian" w:date="2021-07-16T13:10:00Z">
                  <w:rPr>
                    <w:del w:id="3635" w:author="Sekar Subramanian" w:date="2021-07-16T12:26:00Z"/>
                    <w:rFonts w:ascii="Calibri" w:eastAsia="Times New Roman" w:hAnsi="Calibri" w:cs="Calibri"/>
                    <w:color w:val="000000"/>
                    <w:sz w:val="18"/>
                    <w:szCs w:val="18"/>
                  </w:rPr>
                </w:rPrChange>
              </w:rPr>
              <w:pPrChange w:id="3636" w:author="Sekar Subramanian" w:date="2021-07-16T12:36:00Z">
                <w:pPr>
                  <w:spacing w:after="0" w:line="240" w:lineRule="auto"/>
                  <w:jc w:val="center"/>
                </w:pPr>
              </w:pPrChange>
            </w:pPr>
            <w:del w:id="3637" w:author="Sekar Subramanian" w:date="2021-07-16T12:26:00Z">
              <w:r w:rsidRPr="007C4EA8" w:rsidDel="00982B65">
                <w:rPr>
                  <w:rFonts w:asciiTheme="minorHAnsi" w:eastAsia="Times New Roman" w:hAnsiTheme="minorHAnsi" w:cstheme="minorHAnsi"/>
                  <w:color w:val="000000"/>
                  <w:sz w:val="28"/>
                  <w:szCs w:val="28"/>
                  <w:rPrChange w:id="3638" w:author="Sekar Subramanian" w:date="2021-07-16T13:10:00Z">
                    <w:rPr>
                      <w:rFonts w:ascii="Calibri" w:eastAsia="Times New Roman" w:hAnsi="Calibri" w:cs="Calibri"/>
                      <w:color w:val="000000"/>
                      <w:sz w:val="18"/>
                      <w:szCs w:val="18"/>
                    </w:rPr>
                  </w:rPrChange>
                </w:rPr>
                <w:delText>5,836</w:delText>
              </w:r>
            </w:del>
          </w:p>
        </w:tc>
        <w:tc>
          <w:tcPr>
            <w:tcW w:w="1073" w:type="dxa"/>
            <w:tcBorders>
              <w:top w:val="nil"/>
              <w:left w:val="nil"/>
              <w:bottom w:val="single" w:sz="8" w:space="0" w:color="auto"/>
              <w:right w:val="single" w:sz="8" w:space="0" w:color="auto"/>
            </w:tcBorders>
            <w:shd w:val="clear" w:color="auto" w:fill="auto"/>
            <w:vAlign w:val="center"/>
            <w:hideMark/>
          </w:tcPr>
          <w:p w14:paraId="1D55C9BD" w14:textId="457C7F65" w:rsidR="00DD456E" w:rsidRPr="007C4EA8" w:rsidDel="00982B65" w:rsidRDefault="00DD456E">
            <w:pPr>
              <w:pStyle w:val="ListParagraph"/>
              <w:numPr>
                <w:ilvl w:val="1"/>
                <w:numId w:val="23"/>
              </w:numPr>
              <w:spacing w:before="120" w:after="120"/>
              <w:contextualSpacing w:val="0"/>
              <w:rPr>
                <w:del w:id="3639" w:author="Sekar Subramanian" w:date="2021-07-16T12:26:00Z"/>
                <w:rFonts w:asciiTheme="minorHAnsi" w:eastAsia="Times New Roman" w:hAnsiTheme="minorHAnsi" w:cstheme="minorHAnsi"/>
                <w:color w:val="000000"/>
                <w:sz w:val="28"/>
                <w:szCs w:val="28"/>
                <w:rPrChange w:id="3640" w:author="Sekar Subramanian" w:date="2021-07-16T13:10:00Z">
                  <w:rPr>
                    <w:del w:id="3641" w:author="Sekar Subramanian" w:date="2021-07-16T12:26:00Z"/>
                    <w:rFonts w:ascii="Calibri" w:eastAsia="Times New Roman" w:hAnsi="Calibri" w:cs="Calibri"/>
                    <w:color w:val="000000"/>
                    <w:sz w:val="18"/>
                    <w:szCs w:val="18"/>
                  </w:rPr>
                </w:rPrChange>
              </w:rPr>
              <w:pPrChange w:id="3642" w:author="Sekar Subramanian" w:date="2021-07-16T12:36:00Z">
                <w:pPr>
                  <w:spacing w:after="0" w:line="240" w:lineRule="auto"/>
                  <w:jc w:val="center"/>
                </w:pPr>
              </w:pPrChange>
            </w:pPr>
            <w:del w:id="3643" w:author="Sekar Subramanian" w:date="2021-07-16T12:26:00Z">
              <w:r w:rsidRPr="007C4EA8" w:rsidDel="00982B65">
                <w:rPr>
                  <w:rFonts w:asciiTheme="minorHAnsi" w:eastAsia="Times New Roman" w:hAnsiTheme="minorHAnsi" w:cstheme="minorHAnsi"/>
                  <w:color w:val="000000"/>
                  <w:sz w:val="28"/>
                  <w:szCs w:val="28"/>
                  <w:rPrChange w:id="3644" w:author="Sekar Subramanian" w:date="2021-07-16T13:10:00Z">
                    <w:rPr>
                      <w:rFonts w:ascii="Calibri" w:eastAsia="Times New Roman" w:hAnsi="Calibri" w:cs="Calibri"/>
                      <w:color w:val="000000"/>
                      <w:sz w:val="18"/>
                      <w:szCs w:val="18"/>
                    </w:rPr>
                  </w:rPrChange>
                </w:rPr>
                <w:delText>2</w:delText>
              </w:r>
            </w:del>
          </w:p>
        </w:tc>
        <w:tc>
          <w:tcPr>
            <w:tcW w:w="919" w:type="dxa"/>
            <w:tcBorders>
              <w:top w:val="nil"/>
              <w:left w:val="nil"/>
              <w:bottom w:val="single" w:sz="8" w:space="0" w:color="auto"/>
              <w:right w:val="single" w:sz="8" w:space="0" w:color="auto"/>
            </w:tcBorders>
            <w:shd w:val="clear" w:color="auto" w:fill="auto"/>
            <w:vAlign w:val="center"/>
            <w:hideMark/>
          </w:tcPr>
          <w:p w14:paraId="7F292499" w14:textId="52B852CA" w:rsidR="00DD456E" w:rsidRPr="007C4EA8" w:rsidDel="00982B65" w:rsidRDefault="00DD456E">
            <w:pPr>
              <w:pStyle w:val="ListParagraph"/>
              <w:numPr>
                <w:ilvl w:val="1"/>
                <w:numId w:val="23"/>
              </w:numPr>
              <w:spacing w:before="120" w:after="120"/>
              <w:contextualSpacing w:val="0"/>
              <w:rPr>
                <w:del w:id="3645" w:author="Sekar Subramanian" w:date="2021-07-16T12:26:00Z"/>
                <w:rFonts w:asciiTheme="minorHAnsi" w:eastAsia="Times New Roman" w:hAnsiTheme="minorHAnsi" w:cstheme="minorHAnsi"/>
                <w:color w:val="000000"/>
                <w:sz w:val="28"/>
                <w:szCs w:val="28"/>
                <w:rPrChange w:id="3646" w:author="Sekar Subramanian" w:date="2021-07-16T13:10:00Z">
                  <w:rPr>
                    <w:del w:id="3647" w:author="Sekar Subramanian" w:date="2021-07-16T12:26:00Z"/>
                    <w:rFonts w:ascii="Calibri" w:eastAsia="Times New Roman" w:hAnsi="Calibri" w:cs="Calibri"/>
                    <w:color w:val="000000"/>
                    <w:sz w:val="18"/>
                    <w:szCs w:val="18"/>
                  </w:rPr>
                </w:rPrChange>
              </w:rPr>
              <w:pPrChange w:id="3648" w:author="Sekar Subramanian" w:date="2021-07-16T12:36:00Z">
                <w:pPr>
                  <w:spacing w:after="0" w:line="240" w:lineRule="auto"/>
                  <w:jc w:val="center"/>
                </w:pPr>
              </w:pPrChange>
            </w:pPr>
            <w:del w:id="3649" w:author="Sekar Subramanian" w:date="2021-07-16T12:26:00Z">
              <w:r w:rsidRPr="007C4EA8" w:rsidDel="00982B65">
                <w:rPr>
                  <w:rFonts w:asciiTheme="minorHAnsi" w:eastAsia="Times New Roman" w:hAnsiTheme="minorHAnsi" w:cstheme="minorHAnsi"/>
                  <w:color w:val="000000"/>
                  <w:sz w:val="28"/>
                  <w:szCs w:val="28"/>
                  <w:rPrChange w:id="3650"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686E0770" w14:textId="14AA8C3F" w:rsidR="00DD456E" w:rsidRPr="007C4EA8" w:rsidDel="00982B65" w:rsidRDefault="00DD456E">
            <w:pPr>
              <w:pStyle w:val="ListParagraph"/>
              <w:numPr>
                <w:ilvl w:val="1"/>
                <w:numId w:val="23"/>
              </w:numPr>
              <w:spacing w:before="120" w:after="120"/>
              <w:contextualSpacing w:val="0"/>
              <w:rPr>
                <w:del w:id="3651" w:author="Sekar Subramanian" w:date="2021-07-16T12:26:00Z"/>
                <w:rFonts w:asciiTheme="minorHAnsi" w:eastAsia="Times New Roman" w:hAnsiTheme="minorHAnsi" w:cstheme="minorHAnsi"/>
                <w:color w:val="000000"/>
                <w:sz w:val="28"/>
                <w:szCs w:val="28"/>
                <w:rPrChange w:id="3652" w:author="Sekar Subramanian" w:date="2021-07-16T13:10:00Z">
                  <w:rPr>
                    <w:del w:id="3653" w:author="Sekar Subramanian" w:date="2021-07-16T12:26:00Z"/>
                    <w:rFonts w:ascii="Calibri" w:eastAsia="Times New Roman" w:hAnsi="Calibri" w:cs="Calibri"/>
                    <w:color w:val="000000"/>
                    <w:sz w:val="18"/>
                    <w:szCs w:val="18"/>
                  </w:rPr>
                </w:rPrChange>
              </w:rPr>
              <w:pPrChange w:id="3654" w:author="Sekar Subramanian" w:date="2021-07-16T12:36:00Z">
                <w:pPr>
                  <w:spacing w:after="0" w:line="240" w:lineRule="auto"/>
                  <w:jc w:val="center"/>
                </w:pPr>
              </w:pPrChange>
            </w:pPr>
            <w:del w:id="3655" w:author="Sekar Subramanian" w:date="2021-07-16T12:26:00Z">
              <w:r w:rsidRPr="007C4EA8" w:rsidDel="00982B65">
                <w:rPr>
                  <w:rFonts w:asciiTheme="minorHAnsi" w:eastAsia="Times New Roman" w:hAnsiTheme="minorHAnsi" w:cstheme="minorHAnsi"/>
                  <w:color w:val="000000"/>
                  <w:sz w:val="28"/>
                  <w:szCs w:val="28"/>
                  <w:rPrChange w:id="3656"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6020540A" w14:textId="52D300AE" w:rsidR="00DD456E" w:rsidRPr="007C4EA8" w:rsidDel="00982B65" w:rsidRDefault="00DD456E">
            <w:pPr>
              <w:pStyle w:val="ListParagraph"/>
              <w:numPr>
                <w:ilvl w:val="1"/>
                <w:numId w:val="23"/>
              </w:numPr>
              <w:spacing w:before="120" w:after="120"/>
              <w:contextualSpacing w:val="0"/>
              <w:rPr>
                <w:del w:id="3657" w:author="Sekar Subramanian" w:date="2021-07-16T12:26:00Z"/>
                <w:rFonts w:asciiTheme="minorHAnsi" w:eastAsia="Times New Roman" w:hAnsiTheme="minorHAnsi" w:cstheme="minorHAnsi"/>
                <w:color w:val="000000"/>
                <w:sz w:val="28"/>
                <w:szCs w:val="28"/>
                <w:rPrChange w:id="3658" w:author="Sekar Subramanian" w:date="2021-07-16T13:10:00Z">
                  <w:rPr>
                    <w:del w:id="3659" w:author="Sekar Subramanian" w:date="2021-07-16T12:26:00Z"/>
                    <w:rFonts w:ascii="Calibri" w:eastAsia="Times New Roman" w:hAnsi="Calibri" w:cs="Calibri"/>
                    <w:color w:val="000000"/>
                    <w:sz w:val="18"/>
                    <w:szCs w:val="18"/>
                  </w:rPr>
                </w:rPrChange>
              </w:rPr>
              <w:pPrChange w:id="3660" w:author="Sekar Subramanian" w:date="2021-07-16T12:36:00Z">
                <w:pPr>
                  <w:spacing w:after="0" w:line="240" w:lineRule="auto"/>
                  <w:jc w:val="center"/>
                </w:pPr>
              </w:pPrChange>
            </w:pPr>
            <w:del w:id="3661" w:author="Sekar Subramanian" w:date="2021-07-16T12:26:00Z">
              <w:r w:rsidRPr="007C4EA8" w:rsidDel="00982B65">
                <w:rPr>
                  <w:rFonts w:asciiTheme="minorHAnsi" w:eastAsia="Times New Roman" w:hAnsiTheme="minorHAnsi" w:cstheme="minorHAnsi"/>
                  <w:color w:val="000000"/>
                  <w:sz w:val="28"/>
                  <w:szCs w:val="28"/>
                  <w:rPrChange w:id="3662"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025B26A" w14:textId="651FB4A0" w:rsidTr="00DD456E">
        <w:trPr>
          <w:trHeight w:val="315"/>
          <w:del w:id="3663"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14CE92AC" w14:textId="48A211D6" w:rsidR="00DD456E" w:rsidRPr="007C4EA8" w:rsidDel="00982B65" w:rsidRDefault="00DD456E">
            <w:pPr>
              <w:pStyle w:val="ListParagraph"/>
              <w:numPr>
                <w:ilvl w:val="1"/>
                <w:numId w:val="23"/>
              </w:numPr>
              <w:spacing w:before="120" w:after="120"/>
              <w:contextualSpacing w:val="0"/>
              <w:rPr>
                <w:del w:id="3664" w:author="Sekar Subramanian" w:date="2021-07-16T12:26:00Z"/>
                <w:rFonts w:asciiTheme="minorHAnsi" w:eastAsia="Times New Roman" w:hAnsiTheme="minorHAnsi" w:cstheme="minorHAnsi"/>
                <w:color w:val="000000"/>
                <w:sz w:val="28"/>
                <w:szCs w:val="28"/>
                <w:rPrChange w:id="3665" w:author="Sekar Subramanian" w:date="2021-07-16T13:10:00Z">
                  <w:rPr>
                    <w:del w:id="3666" w:author="Sekar Subramanian" w:date="2021-07-16T12:26:00Z"/>
                    <w:rFonts w:ascii="Calibri" w:eastAsia="Times New Roman" w:hAnsi="Calibri" w:cs="Calibri"/>
                    <w:color w:val="000000"/>
                    <w:sz w:val="18"/>
                    <w:szCs w:val="18"/>
                  </w:rPr>
                </w:rPrChange>
              </w:rPr>
              <w:pPrChange w:id="3667" w:author="Sekar Subramanian" w:date="2021-07-16T12:36:00Z">
                <w:pPr>
                  <w:spacing w:after="0" w:line="240" w:lineRule="auto"/>
                  <w:jc w:val="center"/>
                </w:pPr>
              </w:pPrChange>
            </w:pPr>
            <w:del w:id="3668" w:author="Sekar Subramanian" w:date="2021-07-16T12:26:00Z">
              <w:r w:rsidRPr="007C4EA8" w:rsidDel="00982B65">
                <w:rPr>
                  <w:rFonts w:asciiTheme="minorHAnsi" w:eastAsia="Times New Roman" w:hAnsiTheme="minorHAnsi" w:cstheme="minorHAnsi"/>
                  <w:color w:val="000000"/>
                  <w:sz w:val="28"/>
                  <w:szCs w:val="28"/>
                  <w:rPrChange w:id="3669" w:author="Sekar Subramanian" w:date="2021-07-16T13:10:00Z">
                    <w:rPr>
                      <w:rFonts w:ascii="Calibri" w:eastAsia="Times New Roman" w:hAnsi="Calibri" w:cs="Calibri"/>
                      <w:color w:val="000000"/>
                      <w:sz w:val="18"/>
                      <w:szCs w:val="18"/>
                    </w:rPr>
                  </w:rPrChange>
                </w:rPr>
                <w:delText>4,192</w:delText>
              </w:r>
            </w:del>
          </w:p>
        </w:tc>
        <w:tc>
          <w:tcPr>
            <w:tcW w:w="1170" w:type="dxa"/>
            <w:tcBorders>
              <w:top w:val="nil"/>
              <w:left w:val="nil"/>
              <w:bottom w:val="single" w:sz="8" w:space="0" w:color="auto"/>
              <w:right w:val="single" w:sz="8" w:space="0" w:color="auto"/>
            </w:tcBorders>
            <w:shd w:val="clear" w:color="auto" w:fill="auto"/>
            <w:vAlign w:val="center"/>
            <w:hideMark/>
          </w:tcPr>
          <w:p w14:paraId="53DD9F75" w14:textId="04872242" w:rsidR="00DD456E" w:rsidRPr="007C4EA8" w:rsidDel="00982B65" w:rsidRDefault="00DD456E">
            <w:pPr>
              <w:pStyle w:val="ListParagraph"/>
              <w:numPr>
                <w:ilvl w:val="1"/>
                <w:numId w:val="23"/>
              </w:numPr>
              <w:spacing w:before="120" w:after="120"/>
              <w:contextualSpacing w:val="0"/>
              <w:rPr>
                <w:del w:id="3670" w:author="Sekar Subramanian" w:date="2021-07-16T12:26:00Z"/>
                <w:rFonts w:asciiTheme="minorHAnsi" w:eastAsia="Times New Roman" w:hAnsiTheme="minorHAnsi" w:cstheme="minorHAnsi"/>
                <w:color w:val="000000"/>
                <w:sz w:val="28"/>
                <w:szCs w:val="28"/>
                <w:rPrChange w:id="3671" w:author="Sekar Subramanian" w:date="2021-07-16T13:10:00Z">
                  <w:rPr>
                    <w:del w:id="3672" w:author="Sekar Subramanian" w:date="2021-07-16T12:26:00Z"/>
                    <w:rFonts w:ascii="Calibri" w:eastAsia="Times New Roman" w:hAnsi="Calibri" w:cs="Calibri"/>
                    <w:color w:val="000000"/>
                    <w:sz w:val="18"/>
                    <w:szCs w:val="18"/>
                  </w:rPr>
                </w:rPrChange>
              </w:rPr>
              <w:pPrChange w:id="3673" w:author="Sekar Subramanian" w:date="2021-07-16T12:36:00Z">
                <w:pPr>
                  <w:spacing w:after="0" w:line="240" w:lineRule="auto"/>
                  <w:jc w:val="center"/>
                </w:pPr>
              </w:pPrChange>
            </w:pPr>
            <w:del w:id="3674" w:author="Sekar Subramanian" w:date="2021-07-16T12:26:00Z">
              <w:r w:rsidRPr="007C4EA8" w:rsidDel="00982B65">
                <w:rPr>
                  <w:rFonts w:asciiTheme="minorHAnsi" w:eastAsia="Times New Roman" w:hAnsiTheme="minorHAnsi" w:cstheme="minorHAnsi"/>
                  <w:color w:val="000000"/>
                  <w:sz w:val="28"/>
                  <w:szCs w:val="28"/>
                  <w:rPrChange w:id="3675" w:author="Sekar Subramanian" w:date="2021-07-16T13:10:00Z">
                    <w:rPr>
                      <w:rFonts w:ascii="Calibri" w:eastAsia="Times New Roman" w:hAnsi="Calibri" w:cs="Calibri"/>
                      <w:color w:val="000000"/>
                      <w:sz w:val="18"/>
                      <w:szCs w:val="18"/>
                    </w:rPr>
                  </w:rPrChange>
                </w:rPr>
                <w:delText>41,920</w:delText>
              </w:r>
            </w:del>
          </w:p>
        </w:tc>
        <w:tc>
          <w:tcPr>
            <w:tcW w:w="1073" w:type="dxa"/>
            <w:tcBorders>
              <w:top w:val="nil"/>
              <w:left w:val="nil"/>
              <w:bottom w:val="single" w:sz="8" w:space="0" w:color="auto"/>
              <w:right w:val="single" w:sz="8" w:space="0" w:color="auto"/>
            </w:tcBorders>
            <w:shd w:val="clear" w:color="auto" w:fill="auto"/>
            <w:vAlign w:val="center"/>
            <w:hideMark/>
          </w:tcPr>
          <w:p w14:paraId="783B3693" w14:textId="7D8ED9B2" w:rsidR="00DD456E" w:rsidRPr="007C4EA8" w:rsidDel="00982B65" w:rsidRDefault="00DD456E">
            <w:pPr>
              <w:pStyle w:val="ListParagraph"/>
              <w:numPr>
                <w:ilvl w:val="1"/>
                <w:numId w:val="23"/>
              </w:numPr>
              <w:spacing w:before="120" w:after="120"/>
              <w:contextualSpacing w:val="0"/>
              <w:rPr>
                <w:del w:id="3676" w:author="Sekar Subramanian" w:date="2021-07-16T12:26:00Z"/>
                <w:rFonts w:asciiTheme="minorHAnsi" w:eastAsia="Times New Roman" w:hAnsiTheme="minorHAnsi" w:cstheme="minorHAnsi"/>
                <w:color w:val="000000"/>
                <w:sz w:val="28"/>
                <w:szCs w:val="28"/>
                <w:rPrChange w:id="3677" w:author="Sekar Subramanian" w:date="2021-07-16T13:10:00Z">
                  <w:rPr>
                    <w:del w:id="3678" w:author="Sekar Subramanian" w:date="2021-07-16T12:26:00Z"/>
                    <w:rFonts w:ascii="Calibri" w:eastAsia="Times New Roman" w:hAnsi="Calibri" w:cs="Calibri"/>
                    <w:color w:val="000000"/>
                    <w:sz w:val="18"/>
                    <w:szCs w:val="18"/>
                  </w:rPr>
                </w:rPrChange>
              </w:rPr>
              <w:pPrChange w:id="3679" w:author="Sekar Subramanian" w:date="2021-07-16T12:36:00Z">
                <w:pPr>
                  <w:spacing w:after="0" w:line="240" w:lineRule="auto"/>
                  <w:jc w:val="center"/>
                </w:pPr>
              </w:pPrChange>
            </w:pPr>
            <w:del w:id="3680" w:author="Sekar Subramanian" w:date="2021-07-16T12:26:00Z">
              <w:r w:rsidRPr="007C4EA8" w:rsidDel="00982B65">
                <w:rPr>
                  <w:rFonts w:asciiTheme="minorHAnsi" w:eastAsia="Times New Roman" w:hAnsiTheme="minorHAnsi" w:cstheme="minorHAnsi"/>
                  <w:color w:val="000000"/>
                  <w:sz w:val="28"/>
                  <w:szCs w:val="28"/>
                  <w:rPrChange w:id="3681" w:author="Sekar Subramanian" w:date="2021-07-16T13:10:00Z">
                    <w:rPr>
                      <w:rFonts w:ascii="Calibri" w:eastAsia="Times New Roman" w:hAnsi="Calibri" w:cs="Calibri"/>
                      <w:color w:val="000000"/>
                      <w:sz w:val="18"/>
                      <w:szCs w:val="18"/>
                    </w:rPr>
                  </w:rPrChange>
                </w:rPr>
                <w:delText>10</w:delText>
              </w:r>
            </w:del>
          </w:p>
        </w:tc>
        <w:tc>
          <w:tcPr>
            <w:tcW w:w="919" w:type="dxa"/>
            <w:tcBorders>
              <w:top w:val="nil"/>
              <w:left w:val="nil"/>
              <w:bottom w:val="single" w:sz="8" w:space="0" w:color="auto"/>
              <w:right w:val="single" w:sz="8" w:space="0" w:color="auto"/>
            </w:tcBorders>
            <w:shd w:val="clear" w:color="auto" w:fill="auto"/>
            <w:vAlign w:val="center"/>
            <w:hideMark/>
          </w:tcPr>
          <w:p w14:paraId="12A994E6" w14:textId="4EF2CE04" w:rsidR="00DD456E" w:rsidRPr="007C4EA8" w:rsidDel="00982B65" w:rsidRDefault="00DD456E">
            <w:pPr>
              <w:pStyle w:val="ListParagraph"/>
              <w:numPr>
                <w:ilvl w:val="1"/>
                <w:numId w:val="23"/>
              </w:numPr>
              <w:spacing w:before="120" w:after="120"/>
              <w:contextualSpacing w:val="0"/>
              <w:rPr>
                <w:del w:id="3682" w:author="Sekar Subramanian" w:date="2021-07-16T12:26:00Z"/>
                <w:rFonts w:asciiTheme="minorHAnsi" w:eastAsia="Times New Roman" w:hAnsiTheme="minorHAnsi" w:cstheme="minorHAnsi"/>
                <w:color w:val="000000"/>
                <w:sz w:val="28"/>
                <w:szCs w:val="28"/>
                <w:rPrChange w:id="3683" w:author="Sekar Subramanian" w:date="2021-07-16T13:10:00Z">
                  <w:rPr>
                    <w:del w:id="3684" w:author="Sekar Subramanian" w:date="2021-07-16T12:26:00Z"/>
                    <w:rFonts w:ascii="Calibri" w:eastAsia="Times New Roman" w:hAnsi="Calibri" w:cs="Calibri"/>
                    <w:color w:val="000000"/>
                    <w:sz w:val="18"/>
                    <w:szCs w:val="18"/>
                  </w:rPr>
                </w:rPrChange>
              </w:rPr>
              <w:pPrChange w:id="3685" w:author="Sekar Subramanian" w:date="2021-07-16T12:36:00Z">
                <w:pPr>
                  <w:spacing w:after="0" w:line="240" w:lineRule="auto"/>
                  <w:jc w:val="center"/>
                </w:pPr>
              </w:pPrChange>
            </w:pPr>
            <w:del w:id="3686" w:author="Sekar Subramanian" w:date="2021-07-16T12:26:00Z">
              <w:r w:rsidRPr="007C4EA8" w:rsidDel="00982B65">
                <w:rPr>
                  <w:rFonts w:asciiTheme="minorHAnsi" w:eastAsia="Times New Roman" w:hAnsiTheme="minorHAnsi" w:cstheme="minorHAnsi"/>
                  <w:color w:val="000000"/>
                  <w:sz w:val="28"/>
                  <w:szCs w:val="28"/>
                  <w:rPrChange w:id="3687"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0EC1F9D3" w14:textId="6224ED1E" w:rsidR="00DD456E" w:rsidRPr="007C4EA8" w:rsidDel="00982B65" w:rsidRDefault="00DD456E">
            <w:pPr>
              <w:pStyle w:val="ListParagraph"/>
              <w:numPr>
                <w:ilvl w:val="1"/>
                <w:numId w:val="23"/>
              </w:numPr>
              <w:spacing w:before="120" w:after="120"/>
              <w:contextualSpacing w:val="0"/>
              <w:rPr>
                <w:del w:id="3688" w:author="Sekar Subramanian" w:date="2021-07-16T12:26:00Z"/>
                <w:rFonts w:asciiTheme="minorHAnsi" w:eastAsia="Times New Roman" w:hAnsiTheme="minorHAnsi" w:cstheme="minorHAnsi"/>
                <w:color w:val="000000"/>
                <w:sz w:val="28"/>
                <w:szCs w:val="28"/>
                <w:rPrChange w:id="3689" w:author="Sekar Subramanian" w:date="2021-07-16T13:10:00Z">
                  <w:rPr>
                    <w:del w:id="3690" w:author="Sekar Subramanian" w:date="2021-07-16T12:26:00Z"/>
                    <w:rFonts w:ascii="Calibri" w:eastAsia="Times New Roman" w:hAnsi="Calibri" w:cs="Calibri"/>
                    <w:color w:val="000000"/>
                    <w:sz w:val="18"/>
                    <w:szCs w:val="18"/>
                  </w:rPr>
                </w:rPrChange>
              </w:rPr>
              <w:pPrChange w:id="3691" w:author="Sekar Subramanian" w:date="2021-07-16T12:36:00Z">
                <w:pPr>
                  <w:spacing w:after="0" w:line="240" w:lineRule="auto"/>
                  <w:jc w:val="center"/>
                </w:pPr>
              </w:pPrChange>
            </w:pPr>
            <w:del w:id="3692" w:author="Sekar Subramanian" w:date="2021-07-16T12:26:00Z">
              <w:r w:rsidRPr="007C4EA8" w:rsidDel="00982B65">
                <w:rPr>
                  <w:rFonts w:asciiTheme="minorHAnsi" w:eastAsia="Times New Roman" w:hAnsiTheme="minorHAnsi" w:cstheme="minorHAnsi"/>
                  <w:color w:val="000000"/>
                  <w:sz w:val="28"/>
                  <w:szCs w:val="28"/>
                  <w:rPrChange w:id="3693"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4299C4F5" w14:textId="2CDE3EE5" w:rsidR="00DD456E" w:rsidRPr="007C4EA8" w:rsidDel="00982B65" w:rsidRDefault="00DD456E">
            <w:pPr>
              <w:pStyle w:val="ListParagraph"/>
              <w:numPr>
                <w:ilvl w:val="1"/>
                <w:numId w:val="23"/>
              </w:numPr>
              <w:spacing w:before="120" w:after="120"/>
              <w:contextualSpacing w:val="0"/>
              <w:rPr>
                <w:del w:id="3694" w:author="Sekar Subramanian" w:date="2021-07-16T12:26:00Z"/>
                <w:rFonts w:asciiTheme="minorHAnsi" w:eastAsia="Times New Roman" w:hAnsiTheme="minorHAnsi" w:cstheme="minorHAnsi"/>
                <w:color w:val="000000"/>
                <w:sz w:val="28"/>
                <w:szCs w:val="28"/>
                <w:rPrChange w:id="3695" w:author="Sekar Subramanian" w:date="2021-07-16T13:10:00Z">
                  <w:rPr>
                    <w:del w:id="3696" w:author="Sekar Subramanian" w:date="2021-07-16T12:26:00Z"/>
                    <w:rFonts w:ascii="Calibri" w:eastAsia="Times New Roman" w:hAnsi="Calibri" w:cs="Calibri"/>
                    <w:color w:val="000000"/>
                    <w:sz w:val="18"/>
                    <w:szCs w:val="18"/>
                  </w:rPr>
                </w:rPrChange>
              </w:rPr>
              <w:pPrChange w:id="3697" w:author="Sekar Subramanian" w:date="2021-07-16T12:36:00Z">
                <w:pPr>
                  <w:spacing w:after="0" w:line="240" w:lineRule="auto"/>
                  <w:jc w:val="center"/>
                </w:pPr>
              </w:pPrChange>
            </w:pPr>
            <w:del w:id="3698" w:author="Sekar Subramanian" w:date="2021-07-16T12:26:00Z">
              <w:r w:rsidRPr="007C4EA8" w:rsidDel="00982B65">
                <w:rPr>
                  <w:rFonts w:asciiTheme="minorHAnsi" w:eastAsia="Times New Roman" w:hAnsiTheme="minorHAnsi" w:cstheme="minorHAnsi"/>
                  <w:color w:val="000000"/>
                  <w:sz w:val="28"/>
                  <w:szCs w:val="28"/>
                  <w:rPrChange w:id="3699"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07B7D01F" w14:textId="06924BE0" w:rsidTr="00DD456E">
        <w:trPr>
          <w:trHeight w:val="315"/>
          <w:del w:id="3700"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613A43F4" w14:textId="0B954EE9" w:rsidR="00DD456E" w:rsidRPr="007C4EA8" w:rsidDel="00982B65" w:rsidRDefault="00DD456E">
            <w:pPr>
              <w:pStyle w:val="ListParagraph"/>
              <w:numPr>
                <w:ilvl w:val="1"/>
                <w:numId w:val="23"/>
              </w:numPr>
              <w:spacing w:before="120" w:after="120"/>
              <w:contextualSpacing w:val="0"/>
              <w:rPr>
                <w:del w:id="3701" w:author="Sekar Subramanian" w:date="2021-07-16T12:26:00Z"/>
                <w:rFonts w:asciiTheme="minorHAnsi" w:eastAsia="Times New Roman" w:hAnsiTheme="minorHAnsi" w:cstheme="minorHAnsi"/>
                <w:color w:val="000000"/>
                <w:sz w:val="28"/>
                <w:szCs w:val="28"/>
                <w:rPrChange w:id="3702" w:author="Sekar Subramanian" w:date="2021-07-16T13:10:00Z">
                  <w:rPr>
                    <w:del w:id="3703" w:author="Sekar Subramanian" w:date="2021-07-16T12:26:00Z"/>
                    <w:rFonts w:ascii="Calibri" w:eastAsia="Times New Roman" w:hAnsi="Calibri" w:cs="Calibri"/>
                    <w:color w:val="000000"/>
                    <w:sz w:val="18"/>
                    <w:szCs w:val="18"/>
                  </w:rPr>
                </w:rPrChange>
              </w:rPr>
              <w:pPrChange w:id="3704" w:author="Sekar Subramanian" w:date="2021-07-16T12:36:00Z">
                <w:pPr>
                  <w:spacing w:after="0" w:line="240" w:lineRule="auto"/>
                  <w:jc w:val="center"/>
                </w:pPr>
              </w:pPrChange>
            </w:pPr>
            <w:del w:id="3705" w:author="Sekar Subramanian" w:date="2021-07-16T12:26:00Z">
              <w:r w:rsidRPr="007C4EA8" w:rsidDel="00982B65">
                <w:rPr>
                  <w:rFonts w:asciiTheme="minorHAnsi" w:eastAsia="Times New Roman" w:hAnsiTheme="minorHAnsi" w:cstheme="minorHAnsi"/>
                  <w:color w:val="000000"/>
                  <w:sz w:val="28"/>
                  <w:szCs w:val="28"/>
                  <w:rPrChange w:id="3706" w:author="Sekar Subramanian" w:date="2021-07-16T13:10:00Z">
                    <w:rPr>
                      <w:rFonts w:ascii="Calibri" w:eastAsia="Times New Roman" w:hAnsi="Calibri" w:cs="Calibri"/>
                      <w:color w:val="000000"/>
                      <w:sz w:val="18"/>
                      <w:szCs w:val="18"/>
                    </w:rPr>
                  </w:rPrChange>
                </w:rPr>
                <w:delText>5,102</w:delText>
              </w:r>
            </w:del>
          </w:p>
        </w:tc>
        <w:tc>
          <w:tcPr>
            <w:tcW w:w="1170" w:type="dxa"/>
            <w:tcBorders>
              <w:top w:val="nil"/>
              <w:left w:val="nil"/>
              <w:bottom w:val="single" w:sz="8" w:space="0" w:color="auto"/>
              <w:right w:val="single" w:sz="8" w:space="0" w:color="auto"/>
            </w:tcBorders>
            <w:shd w:val="clear" w:color="auto" w:fill="auto"/>
            <w:vAlign w:val="center"/>
            <w:hideMark/>
          </w:tcPr>
          <w:p w14:paraId="134DD15E" w14:textId="12966FF2" w:rsidR="00DD456E" w:rsidRPr="007C4EA8" w:rsidDel="00982B65" w:rsidRDefault="00DD456E">
            <w:pPr>
              <w:pStyle w:val="ListParagraph"/>
              <w:numPr>
                <w:ilvl w:val="1"/>
                <w:numId w:val="23"/>
              </w:numPr>
              <w:spacing w:before="120" w:after="120"/>
              <w:contextualSpacing w:val="0"/>
              <w:rPr>
                <w:del w:id="3707" w:author="Sekar Subramanian" w:date="2021-07-16T12:26:00Z"/>
                <w:rFonts w:asciiTheme="minorHAnsi" w:eastAsia="Times New Roman" w:hAnsiTheme="minorHAnsi" w:cstheme="minorHAnsi"/>
                <w:color w:val="000000"/>
                <w:sz w:val="28"/>
                <w:szCs w:val="28"/>
                <w:rPrChange w:id="3708" w:author="Sekar Subramanian" w:date="2021-07-16T13:10:00Z">
                  <w:rPr>
                    <w:del w:id="3709" w:author="Sekar Subramanian" w:date="2021-07-16T12:26:00Z"/>
                    <w:rFonts w:ascii="Calibri" w:eastAsia="Times New Roman" w:hAnsi="Calibri" w:cs="Calibri"/>
                    <w:color w:val="000000"/>
                    <w:sz w:val="18"/>
                    <w:szCs w:val="18"/>
                  </w:rPr>
                </w:rPrChange>
              </w:rPr>
              <w:pPrChange w:id="3710" w:author="Sekar Subramanian" w:date="2021-07-16T12:36:00Z">
                <w:pPr>
                  <w:spacing w:after="0" w:line="240" w:lineRule="auto"/>
                  <w:jc w:val="center"/>
                </w:pPr>
              </w:pPrChange>
            </w:pPr>
            <w:del w:id="3711" w:author="Sekar Subramanian" w:date="2021-07-16T12:26:00Z">
              <w:r w:rsidRPr="007C4EA8" w:rsidDel="00982B65">
                <w:rPr>
                  <w:rFonts w:asciiTheme="minorHAnsi" w:eastAsia="Times New Roman" w:hAnsiTheme="minorHAnsi" w:cstheme="minorHAnsi"/>
                  <w:color w:val="000000"/>
                  <w:sz w:val="28"/>
                  <w:szCs w:val="28"/>
                  <w:rPrChange w:id="3712" w:author="Sekar Subramanian" w:date="2021-07-16T13:10:00Z">
                    <w:rPr>
                      <w:rFonts w:ascii="Calibri" w:eastAsia="Times New Roman" w:hAnsi="Calibri" w:cs="Calibri"/>
                      <w:color w:val="000000"/>
                      <w:sz w:val="18"/>
                      <w:szCs w:val="18"/>
                    </w:rPr>
                  </w:rPrChange>
                </w:rPr>
                <w:delText>40,816</w:delText>
              </w:r>
            </w:del>
          </w:p>
        </w:tc>
        <w:tc>
          <w:tcPr>
            <w:tcW w:w="1073" w:type="dxa"/>
            <w:tcBorders>
              <w:top w:val="nil"/>
              <w:left w:val="nil"/>
              <w:bottom w:val="single" w:sz="8" w:space="0" w:color="auto"/>
              <w:right w:val="single" w:sz="8" w:space="0" w:color="auto"/>
            </w:tcBorders>
            <w:shd w:val="clear" w:color="auto" w:fill="auto"/>
            <w:vAlign w:val="center"/>
            <w:hideMark/>
          </w:tcPr>
          <w:p w14:paraId="2B65C1F1" w14:textId="38D0B950" w:rsidR="00DD456E" w:rsidRPr="007C4EA8" w:rsidDel="00982B65" w:rsidRDefault="00DD456E">
            <w:pPr>
              <w:pStyle w:val="ListParagraph"/>
              <w:numPr>
                <w:ilvl w:val="1"/>
                <w:numId w:val="23"/>
              </w:numPr>
              <w:spacing w:before="120" w:after="120"/>
              <w:contextualSpacing w:val="0"/>
              <w:rPr>
                <w:del w:id="3713" w:author="Sekar Subramanian" w:date="2021-07-16T12:26:00Z"/>
                <w:rFonts w:asciiTheme="minorHAnsi" w:eastAsia="Times New Roman" w:hAnsiTheme="minorHAnsi" w:cstheme="minorHAnsi"/>
                <w:color w:val="000000"/>
                <w:sz w:val="28"/>
                <w:szCs w:val="28"/>
                <w:rPrChange w:id="3714" w:author="Sekar Subramanian" w:date="2021-07-16T13:10:00Z">
                  <w:rPr>
                    <w:del w:id="3715" w:author="Sekar Subramanian" w:date="2021-07-16T12:26:00Z"/>
                    <w:rFonts w:ascii="Calibri" w:eastAsia="Times New Roman" w:hAnsi="Calibri" w:cs="Calibri"/>
                    <w:color w:val="000000"/>
                    <w:sz w:val="18"/>
                    <w:szCs w:val="18"/>
                  </w:rPr>
                </w:rPrChange>
              </w:rPr>
              <w:pPrChange w:id="3716" w:author="Sekar Subramanian" w:date="2021-07-16T12:36:00Z">
                <w:pPr>
                  <w:spacing w:after="0" w:line="240" w:lineRule="auto"/>
                  <w:jc w:val="center"/>
                </w:pPr>
              </w:pPrChange>
            </w:pPr>
            <w:del w:id="3717" w:author="Sekar Subramanian" w:date="2021-07-16T12:26:00Z">
              <w:r w:rsidRPr="007C4EA8" w:rsidDel="00982B65">
                <w:rPr>
                  <w:rFonts w:asciiTheme="minorHAnsi" w:eastAsia="Times New Roman" w:hAnsiTheme="minorHAnsi" w:cstheme="minorHAnsi"/>
                  <w:color w:val="000000"/>
                  <w:sz w:val="28"/>
                  <w:szCs w:val="28"/>
                  <w:rPrChange w:id="3718" w:author="Sekar Subramanian" w:date="2021-07-16T13:10:00Z">
                    <w:rPr>
                      <w:rFonts w:ascii="Calibri" w:eastAsia="Times New Roman" w:hAnsi="Calibri" w:cs="Calibri"/>
                      <w:color w:val="000000"/>
                      <w:sz w:val="18"/>
                      <w:szCs w:val="18"/>
                    </w:rPr>
                  </w:rPrChange>
                </w:rPr>
                <w:delText>8</w:delText>
              </w:r>
            </w:del>
          </w:p>
        </w:tc>
        <w:tc>
          <w:tcPr>
            <w:tcW w:w="919" w:type="dxa"/>
            <w:tcBorders>
              <w:top w:val="nil"/>
              <w:left w:val="nil"/>
              <w:bottom w:val="single" w:sz="8" w:space="0" w:color="auto"/>
              <w:right w:val="single" w:sz="8" w:space="0" w:color="auto"/>
            </w:tcBorders>
            <w:shd w:val="clear" w:color="auto" w:fill="auto"/>
            <w:vAlign w:val="center"/>
            <w:hideMark/>
          </w:tcPr>
          <w:p w14:paraId="79CDF644" w14:textId="5CD740F4" w:rsidR="00DD456E" w:rsidRPr="007C4EA8" w:rsidDel="00982B65" w:rsidRDefault="00DD456E">
            <w:pPr>
              <w:pStyle w:val="ListParagraph"/>
              <w:numPr>
                <w:ilvl w:val="1"/>
                <w:numId w:val="23"/>
              </w:numPr>
              <w:spacing w:before="120" w:after="120"/>
              <w:contextualSpacing w:val="0"/>
              <w:rPr>
                <w:del w:id="3719" w:author="Sekar Subramanian" w:date="2021-07-16T12:26:00Z"/>
                <w:rFonts w:asciiTheme="minorHAnsi" w:eastAsia="Times New Roman" w:hAnsiTheme="minorHAnsi" w:cstheme="minorHAnsi"/>
                <w:color w:val="000000"/>
                <w:sz w:val="28"/>
                <w:szCs w:val="28"/>
                <w:rPrChange w:id="3720" w:author="Sekar Subramanian" w:date="2021-07-16T13:10:00Z">
                  <w:rPr>
                    <w:del w:id="3721" w:author="Sekar Subramanian" w:date="2021-07-16T12:26:00Z"/>
                    <w:rFonts w:ascii="Calibri" w:eastAsia="Times New Roman" w:hAnsi="Calibri" w:cs="Calibri"/>
                    <w:color w:val="000000"/>
                    <w:sz w:val="18"/>
                    <w:szCs w:val="18"/>
                  </w:rPr>
                </w:rPrChange>
              </w:rPr>
              <w:pPrChange w:id="3722" w:author="Sekar Subramanian" w:date="2021-07-16T12:36:00Z">
                <w:pPr>
                  <w:spacing w:after="0" w:line="240" w:lineRule="auto"/>
                  <w:jc w:val="center"/>
                </w:pPr>
              </w:pPrChange>
            </w:pPr>
            <w:del w:id="3723" w:author="Sekar Subramanian" w:date="2021-07-16T12:26:00Z">
              <w:r w:rsidRPr="007C4EA8" w:rsidDel="00982B65">
                <w:rPr>
                  <w:rFonts w:asciiTheme="minorHAnsi" w:eastAsia="Times New Roman" w:hAnsiTheme="minorHAnsi" w:cstheme="minorHAnsi"/>
                  <w:color w:val="000000"/>
                  <w:sz w:val="28"/>
                  <w:szCs w:val="28"/>
                  <w:rPrChange w:id="3724"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6D6D85FD" w14:textId="62747251" w:rsidR="00DD456E" w:rsidRPr="007C4EA8" w:rsidDel="00982B65" w:rsidRDefault="00DD456E">
            <w:pPr>
              <w:pStyle w:val="ListParagraph"/>
              <w:numPr>
                <w:ilvl w:val="1"/>
                <w:numId w:val="23"/>
              </w:numPr>
              <w:spacing w:before="120" w:after="120"/>
              <w:contextualSpacing w:val="0"/>
              <w:rPr>
                <w:del w:id="3725" w:author="Sekar Subramanian" w:date="2021-07-16T12:26:00Z"/>
                <w:rFonts w:asciiTheme="minorHAnsi" w:eastAsia="Times New Roman" w:hAnsiTheme="minorHAnsi" w:cstheme="minorHAnsi"/>
                <w:color w:val="000000"/>
                <w:sz w:val="28"/>
                <w:szCs w:val="28"/>
                <w:rPrChange w:id="3726" w:author="Sekar Subramanian" w:date="2021-07-16T13:10:00Z">
                  <w:rPr>
                    <w:del w:id="3727" w:author="Sekar Subramanian" w:date="2021-07-16T12:26:00Z"/>
                    <w:rFonts w:ascii="Calibri" w:eastAsia="Times New Roman" w:hAnsi="Calibri" w:cs="Calibri"/>
                    <w:color w:val="000000"/>
                    <w:sz w:val="18"/>
                    <w:szCs w:val="18"/>
                  </w:rPr>
                </w:rPrChange>
              </w:rPr>
              <w:pPrChange w:id="3728" w:author="Sekar Subramanian" w:date="2021-07-16T12:36:00Z">
                <w:pPr>
                  <w:spacing w:after="0" w:line="240" w:lineRule="auto"/>
                  <w:jc w:val="center"/>
                </w:pPr>
              </w:pPrChange>
            </w:pPr>
            <w:del w:id="3729" w:author="Sekar Subramanian" w:date="2021-07-16T12:26:00Z">
              <w:r w:rsidRPr="007C4EA8" w:rsidDel="00982B65">
                <w:rPr>
                  <w:rFonts w:asciiTheme="minorHAnsi" w:eastAsia="Times New Roman" w:hAnsiTheme="minorHAnsi" w:cstheme="minorHAnsi"/>
                  <w:color w:val="000000"/>
                  <w:sz w:val="28"/>
                  <w:szCs w:val="28"/>
                  <w:rPrChange w:id="3730"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DBA1B58" w14:textId="00278126" w:rsidR="00DD456E" w:rsidRPr="007C4EA8" w:rsidDel="00982B65" w:rsidRDefault="00DD456E">
            <w:pPr>
              <w:pStyle w:val="ListParagraph"/>
              <w:numPr>
                <w:ilvl w:val="1"/>
                <w:numId w:val="23"/>
              </w:numPr>
              <w:spacing w:before="120" w:after="120"/>
              <w:contextualSpacing w:val="0"/>
              <w:rPr>
                <w:del w:id="3731" w:author="Sekar Subramanian" w:date="2021-07-16T12:26:00Z"/>
                <w:rFonts w:asciiTheme="minorHAnsi" w:eastAsia="Times New Roman" w:hAnsiTheme="minorHAnsi" w:cstheme="minorHAnsi"/>
                <w:color w:val="000000"/>
                <w:sz w:val="28"/>
                <w:szCs w:val="28"/>
                <w:rPrChange w:id="3732" w:author="Sekar Subramanian" w:date="2021-07-16T13:10:00Z">
                  <w:rPr>
                    <w:del w:id="3733" w:author="Sekar Subramanian" w:date="2021-07-16T12:26:00Z"/>
                    <w:rFonts w:ascii="Calibri" w:eastAsia="Times New Roman" w:hAnsi="Calibri" w:cs="Calibri"/>
                    <w:color w:val="000000"/>
                    <w:sz w:val="18"/>
                    <w:szCs w:val="18"/>
                  </w:rPr>
                </w:rPrChange>
              </w:rPr>
              <w:pPrChange w:id="3734" w:author="Sekar Subramanian" w:date="2021-07-16T12:36:00Z">
                <w:pPr>
                  <w:spacing w:after="0" w:line="240" w:lineRule="auto"/>
                  <w:jc w:val="center"/>
                </w:pPr>
              </w:pPrChange>
            </w:pPr>
            <w:del w:id="3735" w:author="Sekar Subramanian" w:date="2021-07-16T12:26:00Z">
              <w:r w:rsidRPr="007C4EA8" w:rsidDel="00982B65">
                <w:rPr>
                  <w:rFonts w:asciiTheme="minorHAnsi" w:eastAsia="Times New Roman" w:hAnsiTheme="minorHAnsi" w:cstheme="minorHAnsi"/>
                  <w:color w:val="000000"/>
                  <w:sz w:val="28"/>
                  <w:szCs w:val="28"/>
                  <w:rPrChange w:id="3736"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43527C4E" w14:textId="36604409" w:rsidTr="00DD456E">
        <w:trPr>
          <w:trHeight w:val="315"/>
          <w:del w:id="3737"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31B7DDE0" w14:textId="7886BFC7" w:rsidR="00DD456E" w:rsidRPr="007C4EA8" w:rsidDel="00982B65" w:rsidRDefault="00DD456E">
            <w:pPr>
              <w:pStyle w:val="ListParagraph"/>
              <w:numPr>
                <w:ilvl w:val="1"/>
                <w:numId w:val="23"/>
              </w:numPr>
              <w:spacing w:before="120" w:after="120"/>
              <w:contextualSpacing w:val="0"/>
              <w:rPr>
                <w:del w:id="3738" w:author="Sekar Subramanian" w:date="2021-07-16T12:26:00Z"/>
                <w:rFonts w:asciiTheme="minorHAnsi" w:eastAsia="Times New Roman" w:hAnsiTheme="minorHAnsi" w:cstheme="minorHAnsi"/>
                <w:color w:val="000000"/>
                <w:sz w:val="28"/>
                <w:szCs w:val="28"/>
                <w:rPrChange w:id="3739" w:author="Sekar Subramanian" w:date="2021-07-16T13:10:00Z">
                  <w:rPr>
                    <w:del w:id="3740" w:author="Sekar Subramanian" w:date="2021-07-16T12:26:00Z"/>
                    <w:rFonts w:ascii="Calibri" w:eastAsia="Times New Roman" w:hAnsi="Calibri" w:cs="Calibri"/>
                    <w:color w:val="000000"/>
                    <w:sz w:val="18"/>
                    <w:szCs w:val="18"/>
                  </w:rPr>
                </w:rPrChange>
              </w:rPr>
              <w:pPrChange w:id="3741" w:author="Sekar Subramanian" w:date="2021-07-16T12:36:00Z">
                <w:pPr>
                  <w:spacing w:after="0" w:line="240" w:lineRule="auto"/>
                  <w:jc w:val="center"/>
                </w:pPr>
              </w:pPrChange>
            </w:pPr>
            <w:del w:id="3742" w:author="Sekar Subramanian" w:date="2021-07-16T12:26:00Z">
              <w:r w:rsidRPr="007C4EA8" w:rsidDel="00982B65">
                <w:rPr>
                  <w:rFonts w:asciiTheme="minorHAnsi" w:eastAsia="Times New Roman" w:hAnsiTheme="minorHAnsi" w:cstheme="minorHAnsi"/>
                  <w:color w:val="000000"/>
                  <w:sz w:val="28"/>
                  <w:szCs w:val="28"/>
                  <w:rPrChange w:id="3743" w:author="Sekar Subramanian" w:date="2021-07-16T13:10:00Z">
                    <w:rPr>
                      <w:rFonts w:ascii="Calibri" w:eastAsia="Times New Roman" w:hAnsi="Calibri" w:cs="Calibri"/>
                      <w:color w:val="000000"/>
                      <w:sz w:val="18"/>
                      <w:szCs w:val="18"/>
                    </w:rPr>
                  </w:rPrChange>
                </w:rPr>
                <w:delText>3,205</w:delText>
              </w:r>
            </w:del>
          </w:p>
        </w:tc>
        <w:tc>
          <w:tcPr>
            <w:tcW w:w="1170" w:type="dxa"/>
            <w:tcBorders>
              <w:top w:val="nil"/>
              <w:left w:val="nil"/>
              <w:bottom w:val="single" w:sz="8" w:space="0" w:color="auto"/>
              <w:right w:val="single" w:sz="8" w:space="0" w:color="auto"/>
            </w:tcBorders>
            <w:shd w:val="clear" w:color="auto" w:fill="auto"/>
            <w:vAlign w:val="center"/>
            <w:hideMark/>
          </w:tcPr>
          <w:p w14:paraId="75C79F15" w14:textId="73F68BE1" w:rsidR="00DD456E" w:rsidRPr="007C4EA8" w:rsidDel="00982B65" w:rsidRDefault="00DD456E">
            <w:pPr>
              <w:pStyle w:val="ListParagraph"/>
              <w:numPr>
                <w:ilvl w:val="1"/>
                <w:numId w:val="23"/>
              </w:numPr>
              <w:spacing w:before="120" w:after="120"/>
              <w:contextualSpacing w:val="0"/>
              <w:rPr>
                <w:del w:id="3744" w:author="Sekar Subramanian" w:date="2021-07-16T12:26:00Z"/>
                <w:rFonts w:asciiTheme="minorHAnsi" w:eastAsia="Times New Roman" w:hAnsiTheme="minorHAnsi" w:cstheme="minorHAnsi"/>
                <w:color w:val="000000"/>
                <w:sz w:val="28"/>
                <w:szCs w:val="28"/>
                <w:rPrChange w:id="3745" w:author="Sekar Subramanian" w:date="2021-07-16T13:10:00Z">
                  <w:rPr>
                    <w:del w:id="3746" w:author="Sekar Subramanian" w:date="2021-07-16T12:26:00Z"/>
                    <w:rFonts w:ascii="Calibri" w:eastAsia="Times New Roman" w:hAnsi="Calibri" w:cs="Calibri"/>
                    <w:color w:val="000000"/>
                    <w:sz w:val="18"/>
                    <w:szCs w:val="18"/>
                  </w:rPr>
                </w:rPrChange>
              </w:rPr>
              <w:pPrChange w:id="3747" w:author="Sekar Subramanian" w:date="2021-07-16T12:36:00Z">
                <w:pPr>
                  <w:spacing w:after="0" w:line="240" w:lineRule="auto"/>
                  <w:jc w:val="center"/>
                </w:pPr>
              </w:pPrChange>
            </w:pPr>
            <w:del w:id="3748" w:author="Sekar Subramanian" w:date="2021-07-16T12:26:00Z">
              <w:r w:rsidRPr="007C4EA8" w:rsidDel="00982B65">
                <w:rPr>
                  <w:rFonts w:asciiTheme="minorHAnsi" w:eastAsia="Times New Roman" w:hAnsiTheme="minorHAnsi" w:cstheme="minorHAnsi"/>
                  <w:color w:val="000000"/>
                  <w:sz w:val="28"/>
                  <w:szCs w:val="28"/>
                  <w:rPrChange w:id="3749" w:author="Sekar Subramanian" w:date="2021-07-16T13:10:00Z">
                    <w:rPr>
                      <w:rFonts w:ascii="Calibri" w:eastAsia="Times New Roman" w:hAnsi="Calibri" w:cs="Calibri"/>
                      <w:color w:val="000000"/>
                      <w:sz w:val="18"/>
                      <w:szCs w:val="18"/>
                    </w:rPr>
                  </w:rPrChange>
                </w:rPr>
                <w:delText>57,690</w:delText>
              </w:r>
            </w:del>
          </w:p>
        </w:tc>
        <w:tc>
          <w:tcPr>
            <w:tcW w:w="1073" w:type="dxa"/>
            <w:tcBorders>
              <w:top w:val="nil"/>
              <w:left w:val="nil"/>
              <w:bottom w:val="single" w:sz="8" w:space="0" w:color="auto"/>
              <w:right w:val="single" w:sz="8" w:space="0" w:color="auto"/>
            </w:tcBorders>
            <w:shd w:val="clear" w:color="auto" w:fill="auto"/>
            <w:vAlign w:val="center"/>
            <w:hideMark/>
          </w:tcPr>
          <w:p w14:paraId="062ED820" w14:textId="2ED940A5" w:rsidR="00DD456E" w:rsidRPr="007C4EA8" w:rsidDel="00982B65" w:rsidRDefault="00DD456E">
            <w:pPr>
              <w:pStyle w:val="ListParagraph"/>
              <w:numPr>
                <w:ilvl w:val="1"/>
                <w:numId w:val="23"/>
              </w:numPr>
              <w:spacing w:before="120" w:after="120"/>
              <w:contextualSpacing w:val="0"/>
              <w:rPr>
                <w:del w:id="3750" w:author="Sekar Subramanian" w:date="2021-07-16T12:26:00Z"/>
                <w:rFonts w:asciiTheme="minorHAnsi" w:eastAsia="Times New Roman" w:hAnsiTheme="minorHAnsi" w:cstheme="minorHAnsi"/>
                <w:color w:val="000000"/>
                <w:sz w:val="28"/>
                <w:szCs w:val="28"/>
                <w:rPrChange w:id="3751" w:author="Sekar Subramanian" w:date="2021-07-16T13:10:00Z">
                  <w:rPr>
                    <w:del w:id="3752" w:author="Sekar Subramanian" w:date="2021-07-16T12:26:00Z"/>
                    <w:rFonts w:ascii="Calibri" w:eastAsia="Times New Roman" w:hAnsi="Calibri" w:cs="Calibri"/>
                    <w:color w:val="000000"/>
                    <w:sz w:val="18"/>
                    <w:szCs w:val="18"/>
                  </w:rPr>
                </w:rPrChange>
              </w:rPr>
              <w:pPrChange w:id="3753" w:author="Sekar Subramanian" w:date="2021-07-16T12:36:00Z">
                <w:pPr>
                  <w:spacing w:after="0" w:line="240" w:lineRule="auto"/>
                  <w:jc w:val="center"/>
                </w:pPr>
              </w:pPrChange>
            </w:pPr>
            <w:del w:id="3754" w:author="Sekar Subramanian" w:date="2021-07-16T12:26:00Z">
              <w:r w:rsidRPr="007C4EA8" w:rsidDel="00982B65">
                <w:rPr>
                  <w:rFonts w:asciiTheme="minorHAnsi" w:eastAsia="Times New Roman" w:hAnsiTheme="minorHAnsi" w:cstheme="minorHAnsi"/>
                  <w:color w:val="000000"/>
                  <w:sz w:val="28"/>
                  <w:szCs w:val="28"/>
                  <w:rPrChange w:id="3755" w:author="Sekar Subramanian" w:date="2021-07-16T13:10:00Z">
                    <w:rPr>
                      <w:rFonts w:ascii="Calibri" w:eastAsia="Times New Roman" w:hAnsi="Calibri" w:cs="Calibri"/>
                      <w:color w:val="000000"/>
                      <w:sz w:val="18"/>
                      <w:szCs w:val="18"/>
                    </w:rPr>
                  </w:rPrChange>
                </w:rPr>
                <w:delText>18</w:delText>
              </w:r>
            </w:del>
          </w:p>
        </w:tc>
        <w:tc>
          <w:tcPr>
            <w:tcW w:w="919" w:type="dxa"/>
            <w:tcBorders>
              <w:top w:val="nil"/>
              <w:left w:val="nil"/>
              <w:bottom w:val="single" w:sz="8" w:space="0" w:color="auto"/>
              <w:right w:val="single" w:sz="8" w:space="0" w:color="auto"/>
            </w:tcBorders>
            <w:shd w:val="clear" w:color="auto" w:fill="auto"/>
            <w:vAlign w:val="center"/>
            <w:hideMark/>
          </w:tcPr>
          <w:p w14:paraId="4E2601E4" w14:textId="74C4BBE0" w:rsidR="00DD456E" w:rsidRPr="007C4EA8" w:rsidDel="00982B65" w:rsidRDefault="00DD456E">
            <w:pPr>
              <w:pStyle w:val="ListParagraph"/>
              <w:numPr>
                <w:ilvl w:val="1"/>
                <w:numId w:val="23"/>
              </w:numPr>
              <w:spacing w:before="120" w:after="120"/>
              <w:contextualSpacing w:val="0"/>
              <w:rPr>
                <w:del w:id="3756" w:author="Sekar Subramanian" w:date="2021-07-16T12:26:00Z"/>
                <w:rFonts w:asciiTheme="minorHAnsi" w:eastAsia="Times New Roman" w:hAnsiTheme="minorHAnsi" w:cstheme="minorHAnsi"/>
                <w:color w:val="000000"/>
                <w:sz w:val="28"/>
                <w:szCs w:val="28"/>
                <w:rPrChange w:id="3757" w:author="Sekar Subramanian" w:date="2021-07-16T13:10:00Z">
                  <w:rPr>
                    <w:del w:id="3758" w:author="Sekar Subramanian" w:date="2021-07-16T12:26:00Z"/>
                    <w:rFonts w:ascii="Calibri" w:eastAsia="Times New Roman" w:hAnsi="Calibri" w:cs="Calibri"/>
                    <w:color w:val="000000"/>
                    <w:sz w:val="18"/>
                    <w:szCs w:val="18"/>
                  </w:rPr>
                </w:rPrChange>
              </w:rPr>
              <w:pPrChange w:id="3759" w:author="Sekar Subramanian" w:date="2021-07-16T12:36:00Z">
                <w:pPr>
                  <w:spacing w:after="0" w:line="240" w:lineRule="auto"/>
                  <w:jc w:val="center"/>
                </w:pPr>
              </w:pPrChange>
            </w:pPr>
            <w:del w:id="3760" w:author="Sekar Subramanian" w:date="2021-07-16T12:26:00Z">
              <w:r w:rsidRPr="007C4EA8" w:rsidDel="00982B65">
                <w:rPr>
                  <w:rFonts w:asciiTheme="minorHAnsi" w:eastAsia="Times New Roman" w:hAnsiTheme="minorHAnsi" w:cstheme="minorHAnsi"/>
                  <w:color w:val="000000"/>
                  <w:sz w:val="28"/>
                  <w:szCs w:val="28"/>
                  <w:rPrChange w:id="3761"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3235F7F" w14:textId="523F8BCC" w:rsidR="00DD456E" w:rsidRPr="007C4EA8" w:rsidDel="00982B65" w:rsidRDefault="00DD456E">
            <w:pPr>
              <w:pStyle w:val="ListParagraph"/>
              <w:numPr>
                <w:ilvl w:val="1"/>
                <w:numId w:val="23"/>
              </w:numPr>
              <w:spacing w:before="120" w:after="120"/>
              <w:contextualSpacing w:val="0"/>
              <w:rPr>
                <w:del w:id="3762" w:author="Sekar Subramanian" w:date="2021-07-16T12:26:00Z"/>
                <w:rFonts w:asciiTheme="minorHAnsi" w:eastAsia="Times New Roman" w:hAnsiTheme="minorHAnsi" w:cstheme="minorHAnsi"/>
                <w:color w:val="000000"/>
                <w:sz w:val="28"/>
                <w:szCs w:val="28"/>
                <w:rPrChange w:id="3763" w:author="Sekar Subramanian" w:date="2021-07-16T13:10:00Z">
                  <w:rPr>
                    <w:del w:id="3764" w:author="Sekar Subramanian" w:date="2021-07-16T12:26:00Z"/>
                    <w:rFonts w:ascii="Calibri" w:eastAsia="Times New Roman" w:hAnsi="Calibri" w:cs="Calibri"/>
                    <w:color w:val="000000"/>
                    <w:sz w:val="18"/>
                    <w:szCs w:val="18"/>
                  </w:rPr>
                </w:rPrChange>
              </w:rPr>
              <w:pPrChange w:id="3765" w:author="Sekar Subramanian" w:date="2021-07-16T12:36:00Z">
                <w:pPr>
                  <w:spacing w:after="0" w:line="240" w:lineRule="auto"/>
                  <w:jc w:val="center"/>
                </w:pPr>
              </w:pPrChange>
            </w:pPr>
            <w:del w:id="3766" w:author="Sekar Subramanian" w:date="2021-07-16T12:26:00Z">
              <w:r w:rsidRPr="007C4EA8" w:rsidDel="00982B65">
                <w:rPr>
                  <w:rFonts w:asciiTheme="minorHAnsi" w:eastAsia="Times New Roman" w:hAnsiTheme="minorHAnsi" w:cstheme="minorHAnsi"/>
                  <w:color w:val="000000"/>
                  <w:sz w:val="28"/>
                  <w:szCs w:val="28"/>
                  <w:rPrChange w:id="3767"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F13528C" w14:textId="1D67E8F2" w:rsidR="00DD456E" w:rsidRPr="007C4EA8" w:rsidDel="00982B65" w:rsidRDefault="00DD456E">
            <w:pPr>
              <w:pStyle w:val="ListParagraph"/>
              <w:numPr>
                <w:ilvl w:val="1"/>
                <w:numId w:val="23"/>
              </w:numPr>
              <w:spacing w:before="120" w:after="120"/>
              <w:contextualSpacing w:val="0"/>
              <w:rPr>
                <w:del w:id="3768" w:author="Sekar Subramanian" w:date="2021-07-16T12:26:00Z"/>
                <w:rFonts w:asciiTheme="minorHAnsi" w:eastAsia="Times New Roman" w:hAnsiTheme="minorHAnsi" w:cstheme="minorHAnsi"/>
                <w:color w:val="000000"/>
                <w:sz w:val="28"/>
                <w:szCs w:val="28"/>
                <w:rPrChange w:id="3769" w:author="Sekar Subramanian" w:date="2021-07-16T13:10:00Z">
                  <w:rPr>
                    <w:del w:id="3770" w:author="Sekar Subramanian" w:date="2021-07-16T12:26:00Z"/>
                    <w:rFonts w:ascii="Calibri" w:eastAsia="Times New Roman" w:hAnsi="Calibri" w:cs="Calibri"/>
                    <w:color w:val="000000"/>
                    <w:sz w:val="18"/>
                    <w:szCs w:val="18"/>
                  </w:rPr>
                </w:rPrChange>
              </w:rPr>
              <w:pPrChange w:id="3771" w:author="Sekar Subramanian" w:date="2021-07-16T12:36:00Z">
                <w:pPr>
                  <w:spacing w:after="0" w:line="240" w:lineRule="auto"/>
                  <w:jc w:val="center"/>
                </w:pPr>
              </w:pPrChange>
            </w:pPr>
            <w:del w:id="3772" w:author="Sekar Subramanian" w:date="2021-07-16T12:26:00Z">
              <w:r w:rsidRPr="007C4EA8" w:rsidDel="00982B65">
                <w:rPr>
                  <w:rFonts w:asciiTheme="minorHAnsi" w:eastAsia="Times New Roman" w:hAnsiTheme="minorHAnsi" w:cstheme="minorHAnsi"/>
                  <w:color w:val="000000"/>
                  <w:sz w:val="28"/>
                  <w:szCs w:val="28"/>
                  <w:rPrChange w:id="3773" w:author="Sekar Subramanian" w:date="2021-07-16T13:10:00Z">
                    <w:rPr>
                      <w:rFonts w:ascii="Calibri" w:eastAsia="Times New Roman" w:hAnsi="Calibri" w:cs="Calibri"/>
                      <w:color w:val="000000"/>
                      <w:sz w:val="18"/>
                      <w:szCs w:val="18"/>
                    </w:rPr>
                  </w:rPrChange>
                </w:rPr>
                <w:delText>1</w:delText>
              </w:r>
            </w:del>
          </w:p>
        </w:tc>
      </w:tr>
      <w:tr w:rsidR="00DD456E" w:rsidRPr="007C4EA8" w:rsidDel="00982B65" w14:paraId="4E156362" w14:textId="4F32DE85" w:rsidTr="00DD456E">
        <w:trPr>
          <w:trHeight w:val="315"/>
          <w:del w:id="3774"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E77A60F" w14:textId="0ADCCB9D" w:rsidR="00DD456E" w:rsidRPr="007C4EA8" w:rsidDel="00982B65" w:rsidRDefault="00DD456E">
            <w:pPr>
              <w:pStyle w:val="ListParagraph"/>
              <w:numPr>
                <w:ilvl w:val="1"/>
                <w:numId w:val="23"/>
              </w:numPr>
              <w:spacing w:before="120" w:after="120"/>
              <w:contextualSpacing w:val="0"/>
              <w:rPr>
                <w:del w:id="3775" w:author="Sekar Subramanian" w:date="2021-07-16T12:26:00Z"/>
                <w:rFonts w:asciiTheme="minorHAnsi" w:eastAsia="Times New Roman" w:hAnsiTheme="minorHAnsi" w:cstheme="minorHAnsi"/>
                <w:color w:val="000000"/>
                <w:sz w:val="28"/>
                <w:szCs w:val="28"/>
                <w:rPrChange w:id="3776" w:author="Sekar Subramanian" w:date="2021-07-16T13:10:00Z">
                  <w:rPr>
                    <w:del w:id="3777" w:author="Sekar Subramanian" w:date="2021-07-16T12:26:00Z"/>
                    <w:rFonts w:ascii="Calibri" w:eastAsia="Times New Roman" w:hAnsi="Calibri" w:cs="Calibri"/>
                    <w:color w:val="000000"/>
                    <w:sz w:val="18"/>
                    <w:szCs w:val="18"/>
                  </w:rPr>
                </w:rPrChange>
              </w:rPr>
              <w:pPrChange w:id="3778" w:author="Sekar Subramanian" w:date="2021-07-16T12:36:00Z">
                <w:pPr>
                  <w:spacing w:after="0" w:line="240" w:lineRule="auto"/>
                  <w:jc w:val="center"/>
                </w:pPr>
              </w:pPrChange>
            </w:pPr>
            <w:del w:id="3779" w:author="Sekar Subramanian" w:date="2021-07-16T12:26:00Z">
              <w:r w:rsidRPr="007C4EA8" w:rsidDel="00982B65">
                <w:rPr>
                  <w:rFonts w:asciiTheme="minorHAnsi" w:eastAsia="Times New Roman" w:hAnsiTheme="minorHAnsi" w:cstheme="minorHAnsi"/>
                  <w:color w:val="000000"/>
                  <w:sz w:val="28"/>
                  <w:szCs w:val="28"/>
                  <w:rPrChange w:id="3780" w:author="Sekar Subramanian" w:date="2021-07-16T13:10:00Z">
                    <w:rPr>
                      <w:rFonts w:ascii="Calibri" w:eastAsia="Times New Roman" w:hAnsi="Calibri" w:cs="Calibri"/>
                      <w:color w:val="000000"/>
                      <w:sz w:val="18"/>
                      <w:szCs w:val="18"/>
                    </w:rPr>
                  </w:rPrChange>
                </w:rPr>
                <w:delText>2,298</w:delText>
              </w:r>
            </w:del>
          </w:p>
        </w:tc>
        <w:tc>
          <w:tcPr>
            <w:tcW w:w="1170" w:type="dxa"/>
            <w:tcBorders>
              <w:top w:val="nil"/>
              <w:left w:val="nil"/>
              <w:bottom w:val="single" w:sz="8" w:space="0" w:color="auto"/>
              <w:right w:val="single" w:sz="8" w:space="0" w:color="auto"/>
            </w:tcBorders>
            <w:shd w:val="clear" w:color="auto" w:fill="auto"/>
            <w:vAlign w:val="center"/>
            <w:hideMark/>
          </w:tcPr>
          <w:p w14:paraId="5F2A729A" w14:textId="57DD7437" w:rsidR="00DD456E" w:rsidRPr="007C4EA8" w:rsidDel="00982B65" w:rsidRDefault="00DD456E">
            <w:pPr>
              <w:pStyle w:val="ListParagraph"/>
              <w:numPr>
                <w:ilvl w:val="1"/>
                <w:numId w:val="23"/>
              </w:numPr>
              <w:spacing w:before="120" w:after="120"/>
              <w:contextualSpacing w:val="0"/>
              <w:rPr>
                <w:del w:id="3781" w:author="Sekar Subramanian" w:date="2021-07-16T12:26:00Z"/>
                <w:rFonts w:asciiTheme="minorHAnsi" w:eastAsia="Times New Roman" w:hAnsiTheme="minorHAnsi" w:cstheme="minorHAnsi"/>
                <w:color w:val="000000"/>
                <w:sz w:val="28"/>
                <w:szCs w:val="28"/>
                <w:rPrChange w:id="3782" w:author="Sekar Subramanian" w:date="2021-07-16T13:10:00Z">
                  <w:rPr>
                    <w:del w:id="3783" w:author="Sekar Subramanian" w:date="2021-07-16T12:26:00Z"/>
                    <w:rFonts w:ascii="Calibri" w:eastAsia="Times New Roman" w:hAnsi="Calibri" w:cs="Calibri"/>
                    <w:color w:val="000000"/>
                    <w:sz w:val="18"/>
                    <w:szCs w:val="18"/>
                  </w:rPr>
                </w:rPrChange>
              </w:rPr>
              <w:pPrChange w:id="3784" w:author="Sekar Subramanian" w:date="2021-07-16T12:36:00Z">
                <w:pPr>
                  <w:spacing w:after="0" w:line="240" w:lineRule="auto"/>
                  <w:jc w:val="center"/>
                </w:pPr>
              </w:pPrChange>
            </w:pPr>
            <w:del w:id="3785" w:author="Sekar Subramanian" w:date="2021-07-16T12:26:00Z">
              <w:r w:rsidRPr="007C4EA8" w:rsidDel="00982B65">
                <w:rPr>
                  <w:rFonts w:asciiTheme="minorHAnsi" w:eastAsia="Times New Roman" w:hAnsiTheme="minorHAnsi" w:cstheme="minorHAnsi"/>
                  <w:color w:val="000000"/>
                  <w:sz w:val="28"/>
                  <w:szCs w:val="28"/>
                  <w:rPrChange w:id="3786" w:author="Sekar Subramanian" w:date="2021-07-16T13:10:00Z">
                    <w:rPr>
                      <w:rFonts w:ascii="Calibri" w:eastAsia="Times New Roman" w:hAnsi="Calibri" w:cs="Calibri"/>
                      <w:color w:val="000000"/>
                      <w:sz w:val="18"/>
                      <w:szCs w:val="18"/>
                    </w:rPr>
                  </w:rPrChange>
                </w:rPr>
                <w:delText>20,682</w:delText>
              </w:r>
            </w:del>
          </w:p>
        </w:tc>
        <w:tc>
          <w:tcPr>
            <w:tcW w:w="1073" w:type="dxa"/>
            <w:tcBorders>
              <w:top w:val="nil"/>
              <w:left w:val="nil"/>
              <w:bottom w:val="single" w:sz="8" w:space="0" w:color="auto"/>
              <w:right w:val="single" w:sz="8" w:space="0" w:color="auto"/>
            </w:tcBorders>
            <w:shd w:val="clear" w:color="auto" w:fill="auto"/>
            <w:vAlign w:val="center"/>
            <w:hideMark/>
          </w:tcPr>
          <w:p w14:paraId="7A7B6006" w14:textId="1CB50297" w:rsidR="00DD456E" w:rsidRPr="007C4EA8" w:rsidDel="00982B65" w:rsidRDefault="00DD456E">
            <w:pPr>
              <w:pStyle w:val="ListParagraph"/>
              <w:numPr>
                <w:ilvl w:val="1"/>
                <w:numId w:val="23"/>
              </w:numPr>
              <w:spacing w:before="120" w:after="120"/>
              <w:contextualSpacing w:val="0"/>
              <w:rPr>
                <w:del w:id="3787" w:author="Sekar Subramanian" w:date="2021-07-16T12:26:00Z"/>
                <w:rFonts w:asciiTheme="minorHAnsi" w:eastAsia="Times New Roman" w:hAnsiTheme="minorHAnsi" w:cstheme="minorHAnsi"/>
                <w:color w:val="000000"/>
                <w:sz w:val="28"/>
                <w:szCs w:val="28"/>
                <w:rPrChange w:id="3788" w:author="Sekar Subramanian" w:date="2021-07-16T13:10:00Z">
                  <w:rPr>
                    <w:del w:id="3789" w:author="Sekar Subramanian" w:date="2021-07-16T12:26:00Z"/>
                    <w:rFonts w:ascii="Calibri" w:eastAsia="Times New Roman" w:hAnsi="Calibri" w:cs="Calibri"/>
                    <w:color w:val="000000"/>
                    <w:sz w:val="18"/>
                    <w:szCs w:val="18"/>
                  </w:rPr>
                </w:rPrChange>
              </w:rPr>
              <w:pPrChange w:id="3790" w:author="Sekar Subramanian" w:date="2021-07-16T12:36:00Z">
                <w:pPr>
                  <w:spacing w:after="0" w:line="240" w:lineRule="auto"/>
                  <w:jc w:val="center"/>
                </w:pPr>
              </w:pPrChange>
            </w:pPr>
            <w:del w:id="3791" w:author="Sekar Subramanian" w:date="2021-07-16T12:26:00Z">
              <w:r w:rsidRPr="007C4EA8" w:rsidDel="00982B65">
                <w:rPr>
                  <w:rFonts w:asciiTheme="minorHAnsi" w:eastAsia="Times New Roman" w:hAnsiTheme="minorHAnsi" w:cstheme="minorHAnsi"/>
                  <w:color w:val="000000"/>
                  <w:sz w:val="28"/>
                  <w:szCs w:val="28"/>
                  <w:rPrChange w:id="3792" w:author="Sekar Subramanian" w:date="2021-07-16T13:10:00Z">
                    <w:rPr>
                      <w:rFonts w:ascii="Calibri" w:eastAsia="Times New Roman" w:hAnsi="Calibri" w:cs="Calibri"/>
                      <w:color w:val="000000"/>
                      <w:sz w:val="18"/>
                      <w:szCs w:val="18"/>
                    </w:rPr>
                  </w:rPrChange>
                </w:rPr>
                <w:delText>9</w:delText>
              </w:r>
            </w:del>
          </w:p>
        </w:tc>
        <w:tc>
          <w:tcPr>
            <w:tcW w:w="919" w:type="dxa"/>
            <w:tcBorders>
              <w:top w:val="nil"/>
              <w:left w:val="nil"/>
              <w:bottom w:val="single" w:sz="8" w:space="0" w:color="auto"/>
              <w:right w:val="single" w:sz="8" w:space="0" w:color="auto"/>
            </w:tcBorders>
            <w:shd w:val="clear" w:color="auto" w:fill="auto"/>
            <w:vAlign w:val="center"/>
            <w:hideMark/>
          </w:tcPr>
          <w:p w14:paraId="6A1FBD77" w14:textId="6252A9C7" w:rsidR="00DD456E" w:rsidRPr="007C4EA8" w:rsidDel="00982B65" w:rsidRDefault="00DD456E">
            <w:pPr>
              <w:pStyle w:val="ListParagraph"/>
              <w:numPr>
                <w:ilvl w:val="1"/>
                <w:numId w:val="23"/>
              </w:numPr>
              <w:spacing w:before="120" w:after="120"/>
              <w:contextualSpacing w:val="0"/>
              <w:rPr>
                <w:del w:id="3793" w:author="Sekar Subramanian" w:date="2021-07-16T12:26:00Z"/>
                <w:rFonts w:asciiTheme="minorHAnsi" w:eastAsia="Times New Roman" w:hAnsiTheme="minorHAnsi" w:cstheme="minorHAnsi"/>
                <w:color w:val="000000"/>
                <w:sz w:val="28"/>
                <w:szCs w:val="28"/>
                <w:rPrChange w:id="3794" w:author="Sekar Subramanian" w:date="2021-07-16T13:10:00Z">
                  <w:rPr>
                    <w:del w:id="3795" w:author="Sekar Subramanian" w:date="2021-07-16T12:26:00Z"/>
                    <w:rFonts w:ascii="Calibri" w:eastAsia="Times New Roman" w:hAnsi="Calibri" w:cs="Calibri"/>
                    <w:color w:val="000000"/>
                    <w:sz w:val="18"/>
                    <w:szCs w:val="18"/>
                  </w:rPr>
                </w:rPrChange>
              </w:rPr>
              <w:pPrChange w:id="3796" w:author="Sekar Subramanian" w:date="2021-07-16T12:36:00Z">
                <w:pPr>
                  <w:spacing w:after="0" w:line="240" w:lineRule="auto"/>
                  <w:jc w:val="center"/>
                </w:pPr>
              </w:pPrChange>
            </w:pPr>
            <w:del w:id="3797" w:author="Sekar Subramanian" w:date="2021-07-16T12:26:00Z">
              <w:r w:rsidRPr="007C4EA8" w:rsidDel="00982B65">
                <w:rPr>
                  <w:rFonts w:asciiTheme="minorHAnsi" w:eastAsia="Times New Roman" w:hAnsiTheme="minorHAnsi" w:cstheme="minorHAnsi"/>
                  <w:color w:val="000000"/>
                  <w:sz w:val="28"/>
                  <w:szCs w:val="28"/>
                  <w:rPrChange w:id="3798"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5EB45EA9" w14:textId="2418C53C" w:rsidR="00DD456E" w:rsidRPr="007C4EA8" w:rsidDel="00982B65" w:rsidRDefault="00DD456E">
            <w:pPr>
              <w:pStyle w:val="ListParagraph"/>
              <w:numPr>
                <w:ilvl w:val="1"/>
                <w:numId w:val="23"/>
              </w:numPr>
              <w:spacing w:before="120" w:after="120"/>
              <w:contextualSpacing w:val="0"/>
              <w:rPr>
                <w:del w:id="3799" w:author="Sekar Subramanian" w:date="2021-07-16T12:26:00Z"/>
                <w:rFonts w:asciiTheme="minorHAnsi" w:eastAsia="Times New Roman" w:hAnsiTheme="minorHAnsi" w:cstheme="minorHAnsi"/>
                <w:color w:val="000000"/>
                <w:sz w:val="28"/>
                <w:szCs w:val="28"/>
                <w:rPrChange w:id="3800" w:author="Sekar Subramanian" w:date="2021-07-16T13:10:00Z">
                  <w:rPr>
                    <w:del w:id="3801" w:author="Sekar Subramanian" w:date="2021-07-16T12:26:00Z"/>
                    <w:rFonts w:ascii="Calibri" w:eastAsia="Times New Roman" w:hAnsi="Calibri" w:cs="Calibri"/>
                    <w:color w:val="000000"/>
                    <w:sz w:val="18"/>
                    <w:szCs w:val="18"/>
                  </w:rPr>
                </w:rPrChange>
              </w:rPr>
              <w:pPrChange w:id="3802" w:author="Sekar Subramanian" w:date="2021-07-16T12:36:00Z">
                <w:pPr>
                  <w:spacing w:after="0" w:line="240" w:lineRule="auto"/>
                  <w:jc w:val="center"/>
                </w:pPr>
              </w:pPrChange>
            </w:pPr>
            <w:del w:id="3803" w:author="Sekar Subramanian" w:date="2021-07-16T12:26:00Z">
              <w:r w:rsidRPr="007C4EA8" w:rsidDel="00982B65">
                <w:rPr>
                  <w:rFonts w:asciiTheme="minorHAnsi" w:eastAsia="Times New Roman" w:hAnsiTheme="minorHAnsi" w:cstheme="minorHAnsi"/>
                  <w:color w:val="000000"/>
                  <w:sz w:val="28"/>
                  <w:szCs w:val="28"/>
                  <w:rPrChange w:id="3804"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48A070D4" w14:textId="49C2BF54" w:rsidR="00DD456E" w:rsidRPr="007C4EA8" w:rsidDel="00982B65" w:rsidRDefault="00DD456E">
            <w:pPr>
              <w:pStyle w:val="ListParagraph"/>
              <w:numPr>
                <w:ilvl w:val="1"/>
                <w:numId w:val="23"/>
              </w:numPr>
              <w:spacing w:before="120" w:after="120"/>
              <w:contextualSpacing w:val="0"/>
              <w:rPr>
                <w:del w:id="3805" w:author="Sekar Subramanian" w:date="2021-07-16T12:26:00Z"/>
                <w:rFonts w:asciiTheme="minorHAnsi" w:eastAsia="Times New Roman" w:hAnsiTheme="minorHAnsi" w:cstheme="minorHAnsi"/>
                <w:color w:val="000000"/>
                <w:sz w:val="28"/>
                <w:szCs w:val="28"/>
                <w:rPrChange w:id="3806" w:author="Sekar Subramanian" w:date="2021-07-16T13:10:00Z">
                  <w:rPr>
                    <w:del w:id="3807" w:author="Sekar Subramanian" w:date="2021-07-16T12:26:00Z"/>
                    <w:rFonts w:ascii="Calibri" w:eastAsia="Times New Roman" w:hAnsi="Calibri" w:cs="Calibri"/>
                    <w:color w:val="000000"/>
                    <w:sz w:val="18"/>
                    <w:szCs w:val="18"/>
                  </w:rPr>
                </w:rPrChange>
              </w:rPr>
              <w:pPrChange w:id="3808" w:author="Sekar Subramanian" w:date="2021-07-16T12:36:00Z">
                <w:pPr>
                  <w:spacing w:after="0" w:line="240" w:lineRule="auto"/>
                  <w:jc w:val="center"/>
                </w:pPr>
              </w:pPrChange>
            </w:pPr>
            <w:del w:id="3809" w:author="Sekar Subramanian" w:date="2021-07-16T12:26:00Z">
              <w:r w:rsidRPr="007C4EA8" w:rsidDel="00982B65">
                <w:rPr>
                  <w:rFonts w:asciiTheme="minorHAnsi" w:eastAsia="Times New Roman" w:hAnsiTheme="minorHAnsi" w:cstheme="minorHAnsi"/>
                  <w:color w:val="000000"/>
                  <w:sz w:val="28"/>
                  <w:szCs w:val="28"/>
                  <w:rPrChange w:id="3810"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C4C4F61" w14:textId="19CBFE44" w:rsidTr="00DD456E">
        <w:trPr>
          <w:trHeight w:val="315"/>
          <w:del w:id="3811"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59295CC" w14:textId="31A75008" w:rsidR="00DD456E" w:rsidRPr="007C4EA8" w:rsidDel="00982B65" w:rsidRDefault="00DD456E">
            <w:pPr>
              <w:pStyle w:val="ListParagraph"/>
              <w:numPr>
                <w:ilvl w:val="1"/>
                <w:numId w:val="23"/>
              </w:numPr>
              <w:spacing w:before="120" w:after="120"/>
              <w:contextualSpacing w:val="0"/>
              <w:rPr>
                <w:del w:id="3812" w:author="Sekar Subramanian" w:date="2021-07-16T12:26:00Z"/>
                <w:rFonts w:asciiTheme="minorHAnsi" w:eastAsia="Times New Roman" w:hAnsiTheme="minorHAnsi" w:cstheme="minorHAnsi"/>
                <w:color w:val="000000"/>
                <w:sz w:val="28"/>
                <w:szCs w:val="28"/>
                <w:rPrChange w:id="3813" w:author="Sekar Subramanian" w:date="2021-07-16T13:10:00Z">
                  <w:rPr>
                    <w:del w:id="3814" w:author="Sekar Subramanian" w:date="2021-07-16T12:26:00Z"/>
                    <w:rFonts w:ascii="Calibri" w:eastAsia="Times New Roman" w:hAnsi="Calibri" w:cs="Calibri"/>
                    <w:color w:val="000000"/>
                    <w:sz w:val="18"/>
                    <w:szCs w:val="18"/>
                  </w:rPr>
                </w:rPrChange>
              </w:rPr>
              <w:pPrChange w:id="3815" w:author="Sekar Subramanian" w:date="2021-07-16T12:36:00Z">
                <w:pPr>
                  <w:spacing w:after="0" w:line="240" w:lineRule="auto"/>
                  <w:jc w:val="center"/>
                </w:pPr>
              </w:pPrChange>
            </w:pPr>
            <w:del w:id="3816" w:author="Sekar Subramanian" w:date="2021-07-16T12:26:00Z">
              <w:r w:rsidRPr="007C4EA8" w:rsidDel="00982B65">
                <w:rPr>
                  <w:rFonts w:asciiTheme="minorHAnsi" w:eastAsia="Times New Roman" w:hAnsiTheme="minorHAnsi" w:cstheme="minorHAnsi"/>
                  <w:color w:val="000000"/>
                  <w:sz w:val="28"/>
                  <w:szCs w:val="28"/>
                  <w:rPrChange w:id="3817" w:author="Sekar Subramanian" w:date="2021-07-16T13:10:00Z">
                    <w:rPr>
                      <w:rFonts w:ascii="Calibri" w:eastAsia="Times New Roman" w:hAnsi="Calibri" w:cs="Calibri"/>
                      <w:color w:val="000000"/>
                      <w:sz w:val="18"/>
                      <w:szCs w:val="18"/>
                    </w:rPr>
                  </w:rPrChange>
                </w:rPr>
                <w:delText>2,569</w:delText>
              </w:r>
            </w:del>
          </w:p>
        </w:tc>
        <w:tc>
          <w:tcPr>
            <w:tcW w:w="1170" w:type="dxa"/>
            <w:tcBorders>
              <w:top w:val="nil"/>
              <w:left w:val="nil"/>
              <w:bottom w:val="single" w:sz="8" w:space="0" w:color="auto"/>
              <w:right w:val="single" w:sz="8" w:space="0" w:color="auto"/>
            </w:tcBorders>
            <w:shd w:val="clear" w:color="auto" w:fill="auto"/>
            <w:vAlign w:val="center"/>
            <w:hideMark/>
          </w:tcPr>
          <w:p w14:paraId="03897BDE" w14:textId="385F92B7" w:rsidR="00DD456E" w:rsidRPr="007C4EA8" w:rsidDel="00982B65" w:rsidRDefault="00DD456E">
            <w:pPr>
              <w:pStyle w:val="ListParagraph"/>
              <w:numPr>
                <w:ilvl w:val="1"/>
                <w:numId w:val="23"/>
              </w:numPr>
              <w:spacing w:before="120" w:after="120"/>
              <w:contextualSpacing w:val="0"/>
              <w:rPr>
                <w:del w:id="3818" w:author="Sekar Subramanian" w:date="2021-07-16T12:26:00Z"/>
                <w:rFonts w:asciiTheme="minorHAnsi" w:eastAsia="Times New Roman" w:hAnsiTheme="minorHAnsi" w:cstheme="minorHAnsi"/>
                <w:color w:val="000000"/>
                <w:sz w:val="28"/>
                <w:szCs w:val="28"/>
                <w:rPrChange w:id="3819" w:author="Sekar Subramanian" w:date="2021-07-16T13:10:00Z">
                  <w:rPr>
                    <w:del w:id="3820" w:author="Sekar Subramanian" w:date="2021-07-16T12:26:00Z"/>
                    <w:rFonts w:ascii="Calibri" w:eastAsia="Times New Roman" w:hAnsi="Calibri" w:cs="Calibri"/>
                    <w:color w:val="000000"/>
                    <w:sz w:val="18"/>
                    <w:szCs w:val="18"/>
                  </w:rPr>
                </w:rPrChange>
              </w:rPr>
              <w:pPrChange w:id="3821" w:author="Sekar Subramanian" w:date="2021-07-16T12:36:00Z">
                <w:pPr>
                  <w:spacing w:after="0" w:line="240" w:lineRule="auto"/>
                  <w:jc w:val="center"/>
                </w:pPr>
              </w:pPrChange>
            </w:pPr>
            <w:del w:id="3822" w:author="Sekar Subramanian" w:date="2021-07-16T12:26:00Z">
              <w:r w:rsidRPr="007C4EA8" w:rsidDel="00982B65">
                <w:rPr>
                  <w:rFonts w:asciiTheme="minorHAnsi" w:eastAsia="Times New Roman" w:hAnsiTheme="minorHAnsi" w:cstheme="minorHAnsi"/>
                  <w:color w:val="000000"/>
                  <w:sz w:val="28"/>
                  <w:szCs w:val="28"/>
                  <w:rPrChange w:id="3823" w:author="Sekar Subramanian" w:date="2021-07-16T13:10:00Z">
                    <w:rPr>
                      <w:rFonts w:ascii="Calibri" w:eastAsia="Times New Roman" w:hAnsi="Calibri" w:cs="Calibri"/>
                      <w:color w:val="000000"/>
                      <w:sz w:val="18"/>
                      <w:szCs w:val="18"/>
                    </w:rPr>
                  </w:rPrChange>
                </w:rPr>
                <w:delText>12,845</w:delText>
              </w:r>
            </w:del>
          </w:p>
        </w:tc>
        <w:tc>
          <w:tcPr>
            <w:tcW w:w="1073" w:type="dxa"/>
            <w:tcBorders>
              <w:top w:val="nil"/>
              <w:left w:val="nil"/>
              <w:bottom w:val="single" w:sz="8" w:space="0" w:color="auto"/>
              <w:right w:val="single" w:sz="8" w:space="0" w:color="auto"/>
            </w:tcBorders>
            <w:shd w:val="clear" w:color="auto" w:fill="auto"/>
            <w:vAlign w:val="center"/>
            <w:hideMark/>
          </w:tcPr>
          <w:p w14:paraId="4C61B56F" w14:textId="2F7CD34B" w:rsidR="00DD456E" w:rsidRPr="007C4EA8" w:rsidDel="00982B65" w:rsidRDefault="00DD456E">
            <w:pPr>
              <w:pStyle w:val="ListParagraph"/>
              <w:numPr>
                <w:ilvl w:val="1"/>
                <w:numId w:val="23"/>
              </w:numPr>
              <w:spacing w:before="120" w:after="120"/>
              <w:contextualSpacing w:val="0"/>
              <w:rPr>
                <w:del w:id="3824" w:author="Sekar Subramanian" w:date="2021-07-16T12:26:00Z"/>
                <w:rFonts w:asciiTheme="minorHAnsi" w:eastAsia="Times New Roman" w:hAnsiTheme="minorHAnsi" w:cstheme="minorHAnsi"/>
                <w:color w:val="000000"/>
                <w:sz w:val="28"/>
                <w:szCs w:val="28"/>
                <w:rPrChange w:id="3825" w:author="Sekar Subramanian" w:date="2021-07-16T13:10:00Z">
                  <w:rPr>
                    <w:del w:id="3826" w:author="Sekar Subramanian" w:date="2021-07-16T12:26:00Z"/>
                    <w:rFonts w:ascii="Calibri" w:eastAsia="Times New Roman" w:hAnsi="Calibri" w:cs="Calibri"/>
                    <w:color w:val="000000"/>
                    <w:sz w:val="18"/>
                    <w:szCs w:val="18"/>
                  </w:rPr>
                </w:rPrChange>
              </w:rPr>
              <w:pPrChange w:id="3827" w:author="Sekar Subramanian" w:date="2021-07-16T12:36:00Z">
                <w:pPr>
                  <w:spacing w:after="0" w:line="240" w:lineRule="auto"/>
                  <w:jc w:val="center"/>
                </w:pPr>
              </w:pPrChange>
            </w:pPr>
            <w:del w:id="3828" w:author="Sekar Subramanian" w:date="2021-07-16T12:26:00Z">
              <w:r w:rsidRPr="007C4EA8" w:rsidDel="00982B65">
                <w:rPr>
                  <w:rFonts w:asciiTheme="minorHAnsi" w:eastAsia="Times New Roman" w:hAnsiTheme="minorHAnsi" w:cstheme="minorHAnsi"/>
                  <w:color w:val="000000"/>
                  <w:sz w:val="28"/>
                  <w:szCs w:val="28"/>
                  <w:rPrChange w:id="3829" w:author="Sekar Subramanian" w:date="2021-07-16T13:10:00Z">
                    <w:rPr>
                      <w:rFonts w:ascii="Calibri" w:eastAsia="Times New Roman" w:hAnsi="Calibri" w:cs="Calibri"/>
                      <w:color w:val="000000"/>
                      <w:sz w:val="18"/>
                      <w:szCs w:val="18"/>
                    </w:rPr>
                  </w:rPrChange>
                </w:rPr>
                <w:delText>5</w:delText>
              </w:r>
            </w:del>
          </w:p>
        </w:tc>
        <w:tc>
          <w:tcPr>
            <w:tcW w:w="919" w:type="dxa"/>
            <w:tcBorders>
              <w:top w:val="nil"/>
              <w:left w:val="nil"/>
              <w:bottom w:val="single" w:sz="8" w:space="0" w:color="auto"/>
              <w:right w:val="single" w:sz="8" w:space="0" w:color="auto"/>
            </w:tcBorders>
            <w:shd w:val="clear" w:color="auto" w:fill="auto"/>
            <w:vAlign w:val="center"/>
            <w:hideMark/>
          </w:tcPr>
          <w:p w14:paraId="5B7A4F98" w14:textId="64705EBF" w:rsidR="00DD456E" w:rsidRPr="007C4EA8" w:rsidDel="00982B65" w:rsidRDefault="00DD456E">
            <w:pPr>
              <w:pStyle w:val="ListParagraph"/>
              <w:numPr>
                <w:ilvl w:val="1"/>
                <w:numId w:val="23"/>
              </w:numPr>
              <w:spacing w:before="120" w:after="120"/>
              <w:contextualSpacing w:val="0"/>
              <w:rPr>
                <w:del w:id="3830" w:author="Sekar Subramanian" w:date="2021-07-16T12:26:00Z"/>
                <w:rFonts w:asciiTheme="minorHAnsi" w:eastAsia="Times New Roman" w:hAnsiTheme="minorHAnsi" w:cstheme="minorHAnsi"/>
                <w:color w:val="000000"/>
                <w:sz w:val="28"/>
                <w:szCs w:val="28"/>
                <w:rPrChange w:id="3831" w:author="Sekar Subramanian" w:date="2021-07-16T13:10:00Z">
                  <w:rPr>
                    <w:del w:id="3832" w:author="Sekar Subramanian" w:date="2021-07-16T12:26:00Z"/>
                    <w:rFonts w:ascii="Calibri" w:eastAsia="Times New Roman" w:hAnsi="Calibri" w:cs="Calibri"/>
                    <w:color w:val="000000"/>
                    <w:sz w:val="18"/>
                    <w:szCs w:val="18"/>
                  </w:rPr>
                </w:rPrChange>
              </w:rPr>
              <w:pPrChange w:id="3833" w:author="Sekar Subramanian" w:date="2021-07-16T12:36:00Z">
                <w:pPr>
                  <w:spacing w:after="0" w:line="240" w:lineRule="auto"/>
                  <w:jc w:val="center"/>
                </w:pPr>
              </w:pPrChange>
            </w:pPr>
            <w:del w:id="3834" w:author="Sekar Subramanian" w:date="2021-07-16T12:26:00Z">
              <w:r w:rsidRPr="007C4EA8" w:rsidDel="00982B65">
                <w:rPr>
                  <w:rFonts w:asciiTheme="minorHAnsi" w:eastAsia="Times New Roman" w:hAnsiTheme="minorHAnsi" w:cstheme="minorHAnsi"/>
                  <w:color w:val="000000"/>
                  <w:sz w:val="28"/>
                  <w:szCs w:val="28"/>
                  <w:rPrChange w:id="3835"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7E4C661D" w14:textId="19F209BD" w:rsidR="00DD456E" w:rsidRPr="007C4EA8" w:rsidDel="00982B65" w:rsidRDefault="00DD456E">
            <w:pPr>
              <w:pStyle w:val="ListParagraph"/>
              <w:numPr>
                <w:ilvl w:val="1"/>
                <w:numId w:val="23"/>
              </w:numPr>
              <w:spacing w:before="120" w:after="120"/>
              <w:contextualSpacing w:val="0"/>
              <w:rPr>
                <w:del w:id="3836" w:author="Sekar Subramanian" w:date="2021-07-16T12:26:00Z"/>
                <w:rFonts w:asciiTheme="minorHAnsi" w:eastAsia="Times New Roman" w:hAnsiTheme="minorHAnsi" w:cstheme="minorHAnsi"/>
                <w:color w:val="000000"/>
                <w:sz w:val="28"/>
                <w:szCs w:val="28"/>
                <w:rPrChange w:id="3837" w:author="Sekar Subramanian" w:date="2021-07-16T13:10:00Z">
                  <w:rPr>
                    <w:del w:id="3838" w:author="Sekar Subramanian" w:date="2021-07-16T12:26:00Z"/>
                    <w:rFonts w:ascii="Calibri" w:eastAsia="Times New Roman" w:hAnsi="Calibri" w:cs="Calibri"/>
                    <w:color w:val="000000"/>
                    <w:sz w:val="18"/>
                    <w:szCs w:val="18"/>
                  </w:rPr>
                </w:rPrChange>
              </w:rPr>
              <w:pPrChange w:id="3839" w:author="Sekar Subramanian" w:date="2021-07-16T12:36:00Z">
                <w:pPr>
                  <w:spacing w:after="0" w:line="240" w:lineRule="auto"/>
                  <w:jc w:val="center"/>
                </w:pPr>
              </w:pPrChange>
            </w:pPr>
            <w:del w:id="3840" w:author="Sekar Subramanian" w:date="2021-07-16T12:26:00Z">
              <w:r w:rsidRPr="007C4EA8" w:rsidDel="00982B65">
                <w:rPr>
                  <w:rFonts w:asciiTheme="minorHAnsi" w:eastAsia="Times New Roman" w:hAnsiTheme="minorHAnsi" w:cstheme="minorHAnsi"/>
                  <w:color w:val="000000"/>
                  <w:sz w:val="28"/>
                  <w:szCs w:val="28"/>
                  <w:rPrChange w:id="3841"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53F655F4" w14:textId="576005D1" w:rsidR="00DD456E" w:rsidRPr="007C4EA8" w:rsidDel="00982B65" w:rsidRDefault="00DD456E">
            <w:pPr>
              <w:pStyle w:val="ListParagraph"/>
              <w:numPr>
                <w:ilvl w:val="1"/>
                <w:numId w:val="23"/>
              </w:numPr>
              <w:spacing w:before="120" w:after="120"/>
              <w:contextualSpacing w:val="0"/>
              <w:rPr>
                <w:del w:id="3842" w:author="Sekar Subramanian" w:date="2021-07-16T12:26:00Z"/>
                <w:rFonts w:asciiTheme="minorHAnsi" w:eastAsia="Times New Roman" w:hAnsiTheme="minorHAnsi" w:cstheme="minorHAnsi"/>
                <w:color w:val="000000"/>
                <w:sz w:val="28"/>
                <w:szCs w:val="28"/>
                <w:rPrChange w:id="3843" w:author="Sekar Subramanian" w:date="2021-07-16T13:10:00Z">
                  <w:rPr>
                    <w:del w:id="3844" w:author="Sekar Subramanian" w:date="2021-07-16T12:26:00Z"/>
                    <w:rFonts w:ascii="Calibri" w:eastAsia="Times New Roman" w:hAnsi="Calibri" w:cs="Calibri"/>
                    <w:color w:val="000000"/>
                    <w:sz w:val="18"/>
                    <w:szCs w:val="18"/>
                  </w:rPr>
                </w:rPrChange>
              </w:rPr>
              <w:pPrChange w:id="3845" w:author="Sekar Subramanian" w:date="2021-07-16T12:36:00Z">
                <w:pPr>
                  <w:spacing w:after="0" w:line="240" w:lineRule="auto"/>
                  <w:jc w:val="center"/>
                </w:pPr>
              </w:pPrChange>
            </w:pPr>
            <w:del w:id="3846" w:author="Sekar Subramanian" w:date="2021-07-16T12:26:00Z">
              <w:r w:rsidRPr="007C4EA8" w:rsidDel="00982B65">
                <w:rPr>
                  <w:rFonts w:asciiTheme="minorHAnsi" w:eastAsia="Times New Roman" w:hAnsiTheme="minorHAnsi" w:cstheme="minorHAnsi"/>
                  <w:color w:val="000000"/>
                  <w:sz w:val="28"/>
                  <w:szCs w:val="28"/>
                  <w:rPrChange w:id="3847"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572DD64" w14:textId="1D1CBCE0" w:rsidTr="00DD456E">
        <w:trPr>
          <w:trHeight w:val="315"/>
          <w:del w:id="3848"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68DF8A2" w14:textId="3856FC94" w:rsidR="00DD456E" w:rsidRPr="007C4EA8" w:rsidDel="00982B65" w:rsidRDefault="00DD456E">
            <w:pPr>
              <w:pStyle w:val="ListParagraph"/>
              <w:numPr>
                <w:ilvl w:val="1"/>
                <w:numId w:val="23"/>
              </w:numPr>
              <w:spacing w:before="120" w:after="120"/>
              <w:contextualSpacing w:val="0"/>
              <w:rPr>
                <w:del w:id="3849" w:author="Sekar Subramanian" w:date="2021-07-16T12:26:00Z"/>
                <w:rFonts w:asciiTheme="minorHAnsi" w:eastAsia="Times New Roman" w:hAnsiTheme="minorHAnsi" w:cstheme="minorHAnsi"/>
                <w:color w:val="000000"/>
                <w:sz w:val="28"/>
                <w:szCs w:val="28"/>
                <w:rPrChange w:id="3850" w:author="Sekar Subramanian" w:date="2021-07-16T13:10:00Z">
                  <w:rPr>
                    <w:del w:id="3851" w:author="Sekar Subramanian" w:date="2021-07-16T12:26:00Z"/>
                    <w:rFonts w:ascii="Calibri" w:eastAsia="Times New Roman" w:hAnsi="Calibri" w:cs="Calibri"/>
                    <w:color w:val="000000"/>
                    <w:sz w:val="18"/>
                    <w:szCs w:val="18"/>
                  </w:rPr>
                </w:rPrChange>
              </w:rPr>
              <w:pPrChange w:id="3852" w:author="Sekar Subramanian" w:date="2021-07-16T12:36:00Z">
                <w:pPr>
                  <w:spacing w:after="0" w:line="240" w:lineRule="auto"/>
                  <w:jc w:val="center"/>
                </w:pPr>
              </w:pPrChange>
            </w:pPr>
            <w:del w:id="3853" w:author="Sekar Subramanian" w:date="2021-07-16T12:26:00Z">
              <w:r w:rsidRPr="007C4EA8" w:rsidDel="00982B65">
                <w:rPr>
                  <w:rFonts w:asciiTheme="minorHAnsi" w:eastAsia="Times New Roman" w:hAnsiTheme="minorHAnsi" w:cstheme="minorHAnsi"/>
                  <w:color w:val="000000"/>
                  <w:sz w:val="28"/>
                  <w:szCs w:val="28"/>
                  <w:rPrChange w:id="3854" w:author="Sekar Subramanian" w:date="2021-07-16T13:10:00Z">
                    <w:rPr>
                      <w:rFonts w:ascii="Calibri" w:eastAsia="Times New Roman" w:hAnsi="Calibri" w:cs="Calibri"/>
                      <w:color w:val="000000"/>
                      <w:sz w:val="18"/>
                      <w:szCs w:val="18"/>
                    </w:rPr>
                  </w:rPrChange>
                </w:rPr>
                <w:delText>2,562</w:delText>
              </w:r>
            </w:del>
          </w:p>
        </w:tc>
        <w:tc>
          <w:tcPr>
            <w:tcW w:w="1170" w:type="dxa"/>
            <w:tcBorders>
              <w:top w:val="nil"/>
              <w:left w:val="nil"/>
              <w:bottom w:val="single" w:sz="8" w:space="0" w:color="auto"/>
              <w:right w:val="single" w:sz="8" w:space="0" w:color="auto"/>
            </w:tcBorders>
            <w:shd w:val="clear" w:color="auto" w:fill="auto"/>
            <w:vAlign w:val="center"/>
            <w:hideMark/>
          </w:tcPr>
          <w:p w14:paraId="0F8821C4" w14:textId="21A15A18" w:rsidR="00DD456E" w:rsidRPr="007C4EA8" w:rsidDel="00982B65" w:rsidRDefault="00DD456E">
            <w:pPr>
              <w:pStyle w:val="ListParagraph"/>
              <w:numPr>
                <w:ilvl w:val="1"/>
                <w:numId w:val="23"/>
              </w:numPr>
              <w:spacing w:before="120" w:after="120"/>
              <w:contextualSpacing w:val="0"/>
              <w:rPr>
                <w:del w:id="3855" w:author="Sekar Subramanian" w:date="2021-07-16T12:26:00Z"/>
                <w:rFonts w:asciiTheme="minorHAnsi" w:eastAsia="Times New Roman" w:hAnsiTheme="minorHAnsi" w:cstheme="minorHAnsi"/>
                <w:color w:val="000000"/>
                <w:sz w:val="28"/>
                <w:szCs w:val="28"/>
                <w:rPrChange w:id="3856" w:author="Sekar Subramanian" w:date="2021-07-16T13:10:00Z">
                  <w:rPr>
                    <w:del w:id="3857" w:author="Sekar Subramanian" w:date="2021-07-16T12:26:00Z"/>
                    <w:rFonts w:ascii="Calibri" w:eastAsia="Times New Roman" w:hAnsi="Calibri" w:cs="Calibri"/>
                    <w:color w:val="000000"/>
                    <w:sz w:val="18"/>
                    <w:szCs w:val="18"/>
                  </w:rPr>
                </w:rPrChange>
              </w:rPr>
              <w:pPrChange w:id="3858" w:author="Sekar Subramanian" w:date="2021-07-16T12:36:00Z">
                <w:pPr>
                  <w:spacing w:after="0" w:line="240" w:lineRule="auto"/>
                  <w:jc w:val="center"/>
                </w:pPr>
              </w:pPrChange>
            </w:pPr>
            <w:del w:id="3859" w:author="Sekar Subramanian" w:date="2021-07-16T12:26:00Z">
              <w:r w:rsidRPr="007C4EA8" w:rsidDel="00982B65">
                <w:rPr>
                  <w:rFonts w:asciiTheme="minorHAnsi" w:eastAsia="Times New Roman" w:hAnsiTheme="minorHAnsi" w:cstheme="minorHAnsi"/>
                  <w:color w:val="000000"/>
                  <w:sz w:val="28"/>
                  <w:szCs w:val="28"/>
                  <w:rPrChange w:id="3860" w:author="Sekar Subramanian" w:date="2021-07-16T13:10:00Z">
                    <w:rPr>
                      <w:rFonts w:ascii="Calibri" w:eastAsia="Times New Roman" w:hAnsi="Calibri" w:cs="Calibri"/>
                      <w:color w:val="000000"/>
                      <w:sz w:val="18"/>
                      <w:szCs w:val="18"/>
                    </w:rPr>
                  </w:rPrChange>
                </w:rPr>
                <w:delText>25,620</w:delText>
              </w:r>
            </w:del>
          </w:p>
        </w:tc>
        <w:tc>
          <w:tcPr>
            <w:tcW w:w="1073" w:type="dxa"/>
            <w:tcBorders>
              <w:top w:val="nil"/>
              <w:left w:val="nil"/>
              <w:bottom w:val="single" w:sz="8" w:space="0" w:color="auto"/>
              <w:right w:val="single" w:sz="8" w:space="0" w:color="auto"/>
            </w:tcBorders>
            <w:shd w:val="clear" w:color="auto" w:fill="auto"/>
            <w:vAlign w:val="center"/>
            <w:hideMark/>
          </w:tcPr>
          <w:p w14:paraId="7484178B" w14:textId="0D93DA59" w:rsidR="00DD456E" w:rsidRPr="007C4EA8" w:rsidDel="00982B65" w:rsidRDefault="00DD456E">
            <w:pPr>
              <w:pStyle w:val="ListParagraph"/>
              <w:numPr>
                <w:ilvl w:val="1"/>
                <w:numId w:val="23"/>
              </w:numPr>
              <w:spacing w:before="120" w:after="120"/>
              <w:contextualSpacing w:val="0"/>
              <w:rPr>
                <w:del w:id="3861" w:author="Sekar Subramanian" w:date="2021-07-16T12:26:00Z"/>
                <w:rFonts w:asciiTheme="minorHAnsi" w:eastAsia="Times New Roman" w:hAnsiTheme="minorHAnsi" w:cstheme="minorHAnsi"/>
                <w:color w:val="000000"/>
                <w:sz w:val="28"/>
                <w:szCs w:val="28"/>
                <w:rPrChange w:id="3862" w:author="Sekar Subramanian" w:date="2021-07-16T13:10:00Z">
                  <w:rPr>
                    <w:del w:id="3863" w:author="Sekar Subramanian" w:date="2021-07-16T12:26:00Z"/>
                    <w:rFonts w:ascii="Calibri" w:eastAsia="Times New Roman" w:hAnsi="Calibri" w:cs="Calibri"/>
                    <w:color w:val="000000"/>
                    <w:sz w:val="18"/>
                    <w:szCs w:val="18"/>
                  </w:rPr>
                </w:rPrChange>
              </w:rPr>
              <w:pPrChange w:id="3864" w:author="Sekar Subramanian" w:date="2021-07-16T12:36:00Z">
                <w:pPr>
                  <w:spacing w:after="0" w:line="240" w:lineRule="auto"/>
                  <w:jc w:val="center"/>
                </w:pPr>
              </w:pPrChange>
            </w:pPr>
            <w:del w:id="3865" w:author="Sekar Subramanian" w:date="2021-07-16T12:26:00Z">
              <w:r w:rsidRPr="007C4EA8" w:rsidDel="00982B65">
                <w:rPr>
                  <w:rFonts w:asciiTheme="minorHAnsi" w:eastAsia="Times New Roman" w:hAnsiTheme="minorHAnsi" w:cstheme="minorHAnsi"/>
                  <w:color w:val="000000"/>
                  <w:sz w:val="28"/>
                  <w:szCs w:val="28"/>
                  <w:rPrChange w:id="3866" w:author="Sekar Subramanian" w:date="2021-07-16T13:10:00Z">
                    <w:rPr>
                      <w:rFonts w:ascii="Calibri" w:eastAsia="Times New Roman" w:hAnsi="Calibri" w:cs="Calibri"/>
                      <w:color w:val="000000"/>
                      <w:sz w:val="18"/>
                      <w:szCs w:val="18"/>
                    </w:rPr>
                  </w:rPrChange>
                </w:rPr>
                <w:delText>10</w:delText>
              </w:r>
            </w:del>
          </w:p>
        </w:tc>
        <w:tc>
          <w:tcPr>
            <w:tcW w:w="919" w:type="dxa"/>
            <w:tcBorders>
              <w:top w:val="nil"/>
              <w:left w:val="nil"/>
              <w:bottom w:val="single" w:sz="8" w:space="0" w:color="auto"/>
              <w:right w:val="single" w:sz="8" w:space="0" w:color="auto"/>
            </w:tcBorders>
            <w:shd w:val="clear" w:color="auto" w:fill="auto"/>
            <w:vAlign w:val="center"/>
            <w:hideMark/>
          </w:tcPr>
          <w:p w14:paraId="0A882A4F" w14:textId="4B4C5FD9" w:rsidR="00DD456E" w:rsidRPr="007C4EA8" w:rsidDel="00982B65" w:rsidRDefault="00DD456E">
            <w:pPr>
              <w:pStyle w:val="ListParagraph"/>
              <w:numPr>
                <w:ilvl w:val="1"/>
                <w:numId w:val="23"/>
              </w:numPr>
              <w:spacing w:before="120" w:after="120"/>
              <w:contextualSpacing w:val="0"/>
              <w:rPr>
                <w:del w:id="3867" w:author="Sekar Subramanian" w:date="2021-07-16T12:26:00Z"/>
                <w:rFonts w:asciiTheme="minorHAnsi" w:eastAsia="Times New Roman" w:hAnsiTheme="minorHAnsi" w:cstheme="minorHAnsi"/>
                <w:color w:val="000000"/>
                <w:sz w:val="28"/>
                <w:szCs w:val="28"/>
                <w:rPrChange w:id="3868" w:author="Sekar Subramanian" w:date="2021-07-16T13:10:00Z">
                  <w:rPr>
                    <w:del w:id="3869" w:author="Sekar Subramanian" w:date="2021-07-16T12:26:00Z"/>
                    <w:rFonts w:ascii="Calibri" w:eastAsia="Times New Roman" w:hAnsi="Calibri" w:cs="Calibri"/>
                    <w:color w:val="000000"/>
                    <w:sz w:val="18"/>
                    <w:szCs w:val="18"/>
                  </w:rPr>
                </w:rPrChange>
              </w:rPr>
              <w:pPrChange w:id="3870" w:author="Sekar Subramanian" w:date="2021-07-16T12:36:00Z">
                <w:pPr>
                  <w:spacing w:after="0" w:line="240" w:lineRule="auto"/>
                  <w:jc w:val="center"/>
                </w:pPr>
              </w:pPrChange>
            </w:pPr>
            <w:del w:id="3871" w:author="Sekar Subramanian" w:date="2021-07-16T12:26:00Z">
              <w:r w:rsidRPr="007C4EA8" w:rsidDel="00982B65">
                <w:rPr>
                  <w:rFonts w:asciiTheme="minorHAnsi" w:eastAsia="Times New Roman" w:hAnsiTheme="minorHAnsi" w:cstheme="minorHAnsi"/>
                  <w:color w:val="000000"/>
                  <w:sz w:val="28"/>
                  <w:szCs w:val="28"/>
                  <w:rPrChange w:id="3872"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24CBC116" w14:textId="1B053A42" w:rsidR="00DD456E" w:rsidRPr="007C4EA8" w:rsidDel="00982B65" w:rsidRDefault="00DD456E">
            <w:pPr>
              <w:pStyle w:val="ListParagraph"/>
              <w:numPr>
                <w:ilvl w:val="1"/>
                <w:numId w:val="23"/>
              </w:numPr>
              <w:spacing w:before="120" w:after="120"/>
              <w:contextualSpacing w:val="0"/>
              <w:rPr>
                <w:del w:id="3873" w:author="Sekar Subramanian" w:date="2021-07-16T12:26:00Z"/>
                <w:rFonts w:asciiTheme="minorHAnsi" w:eastAsia="Times New Roman" w:hAnsiTheme="minorHAnsi" w:cstheme="minorHAnsi"/>
                <w:color w:val="000000"/>
                <w:sz w:val="28"/>
                <w:szCs w:val="28"/>
                <w:rPrChange w:id="3874" w:author="Sekar Subramanian" w:date="2021-07-16T13:10:00Z">
                  <w:rPr>
                    <w:del w:id="3875" w:author="Sekar Subramanian" w:date="2021-07-16T12:26:00Z"/>
                    <w:rFonts w:ascii="Calibri" w:eastAsia="Times New Roman" w:hAnsi="Calibri" w:cs="Calibri"/>
                    <w:color w:val="000000"/>
                    <w:sz w:val="18"/>
                    <w:szCs w:val="18"/>
                  </w:rPr>
                </w:rPrChange>
              </w:rPr>
              <w:pPrChange w:id="3876" w:author="Sekar Subramanian" w:date="2021-07-16T12:36:00Z">
                <w:pPr>
                  <w:spacing w:after="0" w:line="240" w:lineRule="auto"/>
                  <w:jc w:val="center"/>
                </w:pPr>
              </w:pPrChange>
            </w:pPr>
            <w:del w:id="3877" w:author="Sekar Subramanian" w:date="2021-07-16T12:26:00Z">
              <w:r w:rsidRPr="007C4EA8" w:rsidDel="00982B65">
                <w:rPr>
                  <w:rFonts w:asciiTheme="minorHAnsi" w:eastAsia="Times New Roman" w:hAnsiTheme="minorHAnsi" w:cstheme="minorHAnsi"/>
                  <w:color w:val="000000"/>
                  <w:sz w:val="28"/>
                  <w:szCs w:val="28"/>
                  <w:rPrChange w:id="3878"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37BB3F29" w14:textId="295E2E23" w:rsidR="00DD456E" w:rsidRPr="007C4EA8" w:rsidDel="00982B65" w:rsidRDefault="00DD456E">
            <w:pPr>
              <w:pStyle w:val="ListParagraph"/>
              <w:numPr>
                <w:ilvl w:val="1"/>
                <w:numId w:val="23"/>
              </w:numPr>
              <w:spacing w:before="120" w:after="120"/>
              <w:contextualSpacing w:val="0"/>
              <w:rPr>
                <w:del w:id="3879" w:author="Sekar Subramanian" w:date="2021-07-16T12:26:00Z"/>
                <w:rFonts w:asciiTheme="minorHAnsi" w:eastAsia="Times New Roman" w:hAnsiTheme="minorHAnsi" w:cstheme="minorHAnsi"/>
                <w:color w:val="000000"/>
                <w:sz w:val="28"/>
                <w:szCs w:val="28"/>
                <w:rPrChange w:id="3880" w:author="Sekar Subramanian" w:date="2021-07-16T13:10:00Z">
                  <w:rPr>
                    <w:del w:id="3881" w:author="Sekar Subramanian" w:date="2021-07-16T12:26:00Z"/>
                    <w:rFonts w:ascii="Calibri" w:eastAsia="Times New Roman" w:hAnsi="Calibri" w:cs="Calibri"/>
                    <w:color w:val="000000"/>
                    <w:sz w:val="18"/>
                    <w:szCs w:val="18"/>
                  </w:rPr>
                </w:rPrChange>
              </w:rPr>
              <w:pPrChange w:id="3882" w:author="Sekar Subramanian" w:date="2021-07-16T12:36:00Z">
                <w:pPr>
                  <w:spacing w:after="0" w:line="240" w:lineRule="auto"/>
                  <w:jc w:val="center"/>
                </w:pPr>
              </w:pPrChange>
            </w:pPr>
            <w:del w:id="3883" w:author="Sekar Subramanian" w:date="2021-07-16T12:26:00Z">
              <w:r w:rsidRPr="007C4EA8" w:rsidDel="00982B65">
                <w:rPr>
                  <w:rFonts w:asciiTheme="minorHAnsi" w:eastAsia="Times New Roman" w:hAnsiTheme="minorHAnsi" w:cstheme="minorHAnsi"/>
                  <w:color w:val="000000"/>
                  <w:sz w:val="28"/>
                  <w:szCs w:val="28"/>
                  <w:rPrChange w:id="3884"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46BEF22E" w14:textId="29BF8FC1" w:rsidTr="00DD456E">
        <w:trPr>
          <w:trHeight w:val="315"/>
          <w:del w:id="3885"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2A40278" w14:textId="2EF9F22C" w:rsidR="00DD456E" w:rsidRPr="007C4EA8" w:rsidDel="00982B65" w:rsidRDefault="00DD456E">
            <w:pPr>
              <w:pStyle w:val="ListParagraph"/>
              <w:numPr>
                <w:ilvl w:val="1"/>
                <w:numId w:val="23"/>
              </w:numPr>
              <w:spacing w:before="120" w:after="120"/>
              <w:contextualSpacing w:val="0"/>
              <w:rPr>
                <w:del w:id="3886" w:author="Sekar Subramanian" w:date="2021-07-16T12:26:00Z"/>
                <w:rFonts w:asciiTheme="minorHAnsi" w:eastAsia="Times New Roman" w:hAnsiTheme="minorHAnsi" w:cstheme="minorHAnsi"/>
                <w:color w:val="000000"/>
                <w:sz w:val="28"/>
                <w:szCs w:val="28"/>
                <w:rPrChange w:id="3887" w:author="Sekar Subramanian" w:date="2021-07-16T13:10:00Z">
                  <w:rPr>
                    <w:del w:id="3888" w:author="Sekar Subramanian" w:date="2021-07-16T12:26:00Z"/>
                    <w:rFonts w:ascii="Calibri" w:eastAsia="Times New Roman" w:hAnsi="Calibri" w:cs="Calibri"/>
                    <w:color w:val="000000"/>
                    <w:sz w:val="18"/>
                    <w:szCs w:val="18"/>
                  </w:rPr>
                </w:rPrChange>
              </w:rPr>
              <w:pPrChange w:id="3889" w:author="Sekar Subramanian" w:date="2021-07-16T12:36:00Z">
                <w:pPr>
                  <w:spacing w:after="0" w:line="240" w:lineRule="auto"/>
                  <w:jc w:val="center"/>
                </w:pPr>
              </w:pPrChange>
            </w:pPr>
            <w:del w:id="3890" w:author="Sekar Subramanian" w:date="2021-07-16T12:26:00Z">
              <w:r w:rsidRPr="007C4EA8" w:rsidDel="00982B65">
                <w:rPr>
                  <w:rFonts w:asciiTheme="minorHAnsi" w:eastAsia="Times New Roman" w:hAnsiTheme="minorHAnsi" w:cstheme="minorHAnsi"/>
                  <w:color w:val="000000"/>
                  <w:sz w:val="28"/>
                  <w:szCs w:val="28"/>
                  <w:rPrChange w:id="3891" w:author="Sekar Subramanian" w:date="2021-07-16T13:10:00Z">
                    <w:rPr>
                      <w:rFonts w:ascii="Calibri" w:eastAsia="Times New Roman" w:hAnsi="Calibri" w:cs="Calibri"/>
                      <w:color w:val="000000"/>
                      <w:sz w:val="18"/>
                      <w:szCs w:val="18"/>
                    </w:rPr>
                  </w:rPrChange>
                </w:rPr>
                <w:delText>2,652</w:delText>
              </w:r>
            </w:del>
          </w:p>
        </w:tc>
        <w:tc>
          <w:tcPr>
            <w:tcW w:w="1170" w:type="dxa"/>
            <w:tcBorders>
              <w:top w:val="nil"/>
              <w:left w:val="nil"/>
              <w:bottom w:val="single" w:sz="8" w:space="0" w:color="auto"/>
              <w:right w:val="single" w:sz="8" w:space="0" w:color="auto"/>
            </w:tcBorders>
            <w:shd w:val="clear" w:color="auto" w:fill="auto"/>
            <w:vAlign w:val="center"/>
            <w:hideMark/>
          </w:tcPr>
          <w:p w14:paraId="28FF97D4" w14:textId="4870676A" w:rsidR="00DD456E" w:rsidRPr="007C4EA8" w:rsidDel="00982B65" w:rsidRDefault="00DD456E">
            <w:pPr>
              <w:pStyle w:val="ListParagraph"/>
              <w:numPr>
                <w:ilvl w:val="1"/>
                <w:numId w:val="23"/>
              </w:numPr>
              <w:spacing w:before="120" w:after="120"/>
              <w:contextualSpacing w:val="0"/>
              <w:rPr>
                <w:del w:id="3892" w:author="Sekar Subramanian" w:date="2021-07-16T12:26:00Z"/>
                <w:rFonts w:asciiTheme="minorHAnsi" w:eastAsia="Times New Roman" w:hAnsiTheme="minorHAnsi" w:cstheme="minorHAnsi"/>
                <w:color w:val="000000"/>
                <w:sz w:val="28"/>
                <w:szCs w:val="28"/>
                <w:rPrChange w:id="3893" w:author="Sekar Subramanian" w:date="2021-07-16T13:10:00Z">
                  <w:rPr>
                    <w:del w:id="3894" w:author="Sekar Subramanian" w:date="2021-07-16T12:26:00Z"/>
                    <w:rFonts w:ascii="Calibri" w:eastAsia="Times New Roman" w:hAnsi="Calibri" w:cs="Calibri"/>
                    <w:color w:val="000000"/>
                    <w:sz w:val="18"/>
                    <w:szCs w:val="18"/>
                  </w:rPr>
                </w:rPrChange>
              </w:rPr>
              <w:pPrChange w:id="3895" w:author="Sekar Subramanian" w:date="2021-07-16T12:36:00Z">
                <w:pPr>
                  <w:spacing w:after="0" w:line="240" w:lineRule="auto"/>
                  <w:jc w:val="center"/>
                </w:pPr>
              </w:pPrChange>
            </w:pPr>
            <w:del w:id="3896" w:author="Sekar Subramanian" w:date="2021-07-16T12:26:00Z">
              <w:r w:rsidRPr="007C4EA8" w:rsidDel="00982B65">
                <w:rPr>
                  <w:rFonts w:asciiTheme="minorHAnsi" w:eastAsia="Times New Roman" w:hAnsiTheme="minorHAnsi" w:cstheme="minorHAnsi"/>
                  <w:color w:val="000000"/>
                  <w:sz w:val="28"/>
                  <w:szCs w:val="28"/>
                  <w:rPrChange w:id="3897" w:author="Sekar Subramanian" w:date="2021-07-16T13:10:00Z">
                    <w:rPr>
                      <w:rFonts w:ascii="Calibri" w:eastAsia="Times New Roman" w:hAnsi="Calibri" w:cs="Calibri"/>
                      <w:color w:val="000000"/>
                      <w:sz w:val="18"/>
                      <w:szCs w:val="18"/>
                    </w:rPr>
                  </w:rPrChange>
                </w:rPr>
                <w:delText>42,432</w:delText>
              </w:r>
            </w:del>
          </w:p>
        </w:tc>
        <w:tc>
          <w:tcPr>
            <w:tcW w:w="1073" w:type="dxa"/>
            <w:tcBorders>
              <w:top w:val="nil"/>
              <w:left w:val="nil"/>
              <w:bottom w:val="single" w:sz="8" w:space="0" w:color="auto"/>
              <w:right w:val="single" w:sz="8" w:space="0" w:color="auto"/>
            </w:tcBorders>
            <w:shd w:val="clear" w:color="auto" w:fill="auto"/>
            <w:vAlign w:val="center"/>
            <w:hideMark/>
          </w:tcPr>
          <w:p w14:paraId="70705882" w14:textId="6F67BFDC" w:rsidR="00DD456E" w:rsidRPr="007C4EA8" w:rsidDel="00982B65" w:rsidRDefault="00DD456E">
            <w:pPr>
              <w:pStyle w:val="ListParagraph"/>
              <w:numPr>
                <w:ilvl w:val="1"/>
                <w:numId w:val="23"/>
              </w:numPr>
              <w:spacing w:before="120" w:after="120"/>
              <w:contextualSpacing w:val="0"/>
              <w:rPr>
                <w:del w:id="3898" w:author="Sekar Subramanian" w:date="2021-07-16T12:26:00Z"/>
                <w:rFonts w:asciiTheme="minorHAnsi" w:eastAsia="Times New Roman" w:hAnsiTheme="minorHAnsi" w:cstheme="minorHAnsi"/>
                <w:color w:val="000000"/>
                <w:sz w:val="28"/>
                <w:szCs w:val="28"/>
                <w:rPrChange w:id="3899" w:author="Sekar Subramanian" w:date="2021-07-16T13:10:00Z">
                  <w:rPr>
                    <w:del w:id="3900" w:author="Sekar Subramanian" w:date="2021-07-16T12:26:00Z"/>
                    <w:rFonts w:ascii="Calibri" w:eastAsia="Times New Roman" w:hAnsi="Calibri" w:cs="Calibri"/>
                    <w:color w:val="000000"/>
                    <w:sz w:val="18"/>
                    <w:szCs w:val="18"/>
                  </w:rPr>
                </w:rPrChange>
              </w:rPr>
              <w:pPrChange w:id="3901" w:author="Sekar Subramanian" w:date="2021-07-16T12:36:00Z">
                <w:pPr>
                  <w:spacing w:after="0" w:line="240" w:lineRule="auto"/>
                  <w:jc w:val="center"/>
                </w:pPr>
              </w:pPrChange>
            </w:pPr>
            <w:del w:id="3902" w:author="Sekar Subramanian" w:date="2021-07-16T12:26:00Z">
              <w:r w:rsidRPr="007C4EA8" w:rsidDel="00982B65">
                <w:rPr>
                  <w:rFonts w:asciiTheme="minorHAnsi" w:eastAsia="Times New Roman" w:hAnsiTheme="minorHAnsi" w:cstheme="minorHAnsi"/>
                  <w:color w:val="000000"/>
                  <w:sz w:val="28"/>
                  <w:szCs w:val="28"/>
                  <w:rPrChange w:id="3903" w:author="Sekar Subramanian" w:date="2021-07-16T13:10:00Z">
                    <w:rPr>
                      <w:rFonts w:ascii="Calibri" w:eastAsia="Times New Roman" w:hAnsi="Calibri" w:cs="Calibri"/>
                      <w:color w:val="000000"/>
                      <w:sz w:val="18"/>
                      <w:szCs w:val="18"/>
                    </w:rPr>
                  </w:rPrChange>
                </w:rPr>
                <w:delText>16</w:delText>
              </w:r>
            </w:del>
          </w:p>
        </w:tc>
        <w:tc>
          <w:tcPr>
            <w:tcW w:w="919" w:type="dxa"/>
            <w:tcBorders>
              <w:top w:val="nil"/>
              <w:left w:val="nil"/>
              <w:bottom w:val="single" w:sz="8" w:space="0" w:color="auto"/>
              <w:right w:val="single" w:sz="8" w:space="0" w:color="auto"/>
            </w:tcBorders>
            <w:shd w:val="clear" w:color="auto" w:fill="auto"/>
            <w:vAlign w:val="center"/>
            <w:hideMark/>
          </w:tcPr>
          <w:p w14:paraId="210071C8" w14:textId="5F90E66C" w:rsidR="00DD456E" w:rsidRPr="007C4EA8" w:rsidDel="00982B65" w:rsidRDefault="00DD456E">
            <w:pPr>
              <w:pStyle w:val="ListParagraph"/>
              <w:numPr>
                <w:ilvl w:val="1"/>
                <w:numId w:val="23"/>
              </w:numPr>
              <w:spacing w:before="120" w:after="120"/>
              <w:contextualSpacing w:val="0"/>
              <w:rPr>
                <w:del w:id="3904" w:author="Sekar Subramanian" w:date="2021-07-16T12:26:00Z"/>
                <w:rFonts w:asciiTheme="minorHAnsi" w:eastAsia="Times New Roman" w:hAnsiTheme="minorHAnsi" w:cstheme="minorHAnsi"/>
                <w:color w:val="000000"/>
                <w:sz w:val="28"/>
                <w:szCs w:val="28"/>
                <w:rPrChange w:id="3905" w:author="Sekar Subramanian" w:date="2021-07-16T13:10:00Z">
                  <w:rPr>
                    <w:del w:id="3906" w:author="Sekar Subramanian" w:date="2021-07-16T12:26:00Z"/>
                    <w:rFonts w:ascii="Calibri" w:eastAsia="Times New Roman" w:hAnsi="Calibri" w:cs="Calibri"/>
                    <w:color w:val="000000"/>
                    <w:sz w:val="18"/>
                    <w:szCs w:val="18"/>
                  </w:rPr>
                </w:rPrChange>
              </w:rPr>
              <w:pPrChange w:id="3907" w:author="Sekar Subramanian" w:date="2021-07-16T12:36:00Z">
                <w:pPr>
                  <w:spacing w:after="0" w:line="240" w:lineRule="auto"/>
                  <w:jc w:val="center"/>
                </w:pPr>
              </w:pPrChange>
            </w:pPr>
            <w:del w:id="3908" w:author="Sekar Subramanian" w:date="2021-07-16T12:26:00Z">
              <w:r w:rsidRPr="007C4EA8" w:rsidDel="00982B65">
                <w:rPr>
                  <w:rFonts w:asciiTheme="minorHAnsi" w:eastAsia="Times New Roman" w:hAnsiTheme="minorHAnsi" w:cstheme="minorHAnsi"/>
                  <w:color w:val="000000"/>
                  <w:sz w:val="28"/>
                  <w:szCs w:val="28"/>
                  <w:rPrChange w:id="3909"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919D78E" w14:textId="61D7B650" w:rsidR="00DD456E" w:rsidRPr="007C4EA8" w:rsidDel="00982B65" w:rsidRDefault="00DD456E">
            <w:pPr>
              <w:pStyle w:val="ListParagraph"/>
              <w:numPr>
                <w:ilvl w:val="1"/>
                <w:numId w:val="23"/>
              </w:numPr>
              <w:spacing w:before="120" w:after="120"/>
              <w:contextualSpacing w:val="0"/>
              <w:rPr>
                <w:del w:id="3910" w:author="Sekar Subramanian" w:date="2021-07-16T12:26:00Z"/>
                <w:rFonts w:asciiTheme="minorHAnsi" w:eastAsia="Times New Roman" w:hAnsiTheme="minorHAnsi" w:cstheme="minorHAnsi"/>
                <w:color w:val="000000"/>
                <w:sz w:val="28"/>
                <w:szCs w:val="28"/>
                <w:rPrChange w:id="3911" w:author="Sekar Subramanian" w:date="2021-07-16T13:10:00Z">
                  <w:rPr>
                    <w:del w:id="3912" w:author="Sekar Subramanian" w:date="2021-07-16T12:26:00Z"/>
                    <w:rFonts w:ascii="Calibri" w:eastAsia="Times New Roman" w:hAnsi="Calibri" w:cs="Calibri"/>
                    <w:color w:val="000000"/>
                    <w:sz w:val="18"/>
                    <w:szCs w:val="18"/>
                  </w:rPr>
                </w:rPrChange>
              </w:rPr>
              <w:pPrChange w:id="3913" w:author="Sekar Subramanian" w:date="2021-07-16T12:36:00Z">
                <w:pPr>
                  <w:spacing w:after="0" w:line="240" w:lineRule="auto"/>
                  <w:jc w:val="center"/>
                </w:pPr>
              </w:pPrChange>
            </w:pPr>
            <w:del w:id="3914" w:author="Sekar Subramanian" w:date="2021-07-16T12:26:00Z">
              <w:r w:rsidRPr="007C4EA8" w:rsidDel="00982B65">
                <w:rPr>
                  <w:rFonts w:asciiTheme="minorHAnsi" w:eastAsia="Times New Roman" w:hAnsiTheme="minorHAnsi" w:cstheme="minorHAnsi"/>
                  <w:color w:val="000000"/>
                  <w:sz w:val="28"/>
                  <w:szCs w:val="28"/>
                  <w:rPrChange w:id="3915"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5F6F2A84" w14:textId="0280FEE7" w:rsidR="00DD456E" w:rsidRPr="007C4EA8" w:rsidDel="00982B65" w:rsidRDefault="00DD456E">
            <w:pPr>
              <w:pStyle w:val="ListParagraph"/>
              <w:numPr>
                <w:ilvl w:val="1"/>
                <w:numId w:val="23"/>
              </w:numPr>
              <w:spacing w:before="120" w:after="120"/>
              <w:contextualSpacing w:val="0"/>
              <w:rPr>
                <w:del w:id="3916" w:author="Sekar Subramanian" w:date="2021-07-16T12:26:00Z"/>
                <w:rFonts w:asciiTheme="minorHAnsi" w:eastAsia="Times New Roman" w:hAnsiTheme="minorHAnsi" w:cstheme="minorHAnsi"/>
                <w:color w:val="000000"/>
                <w:sz w:val="28"/>
                <w:szCs w:val="28"/>
                <w:rPrChange w:id="3917" w:author="Sekar Subramanian" w:date="2021-07-16T13:10:00Z">
                  <w:rPr>
                    <w:del w:id="3918" w:author="Sekar Subramanian" w:date="2021-07-16T12:26:00Z"/>
                    <w:rFonts w:ascii="Calibri" w:eastAsia="Times New Roman" w:hAnsi="Calibri" w:cs="Calibri"/>
                    <w:color w:val="000000"/>
                    <w:sz w:val="18"/>
                    <w:szCs w:val="18"/>
                  </w:rPr>
                </w:rPrChange>
              </w:rPr>
              <w:pPrChange w:id="3919" w:author="Sekar Subramanian" w:date="2021-07-16T12:36:00Z">
                <w:pPr>
                  <w:spacing w:after="0" w:line="240" w:lineRule="auto"/>
                  <w:jc w:val="center"/>
                </w:pPr>
              </w:pPrChange>
            </w:pPr>
            <w:del w:id="3920" w:author="Sekar Subramanian" w:date="2021-07-16T12:26:00Z">
              <w:r w:rsidRPr="007C4EA8" w:rsidDel="00982B65">
                <w:rPr>
                  <w:rFonts w:asciiTheme="minorHAnsi" w:eastAsia="Times New Roman" w:hAnsiTheme="minorHAnsi" w:cstheme="minorHAnsi"/>
                  <w:color w:val="000000"/>
                  <w:sz w:val="28"/>
                  <w:szCs w:val="28"/>
                  <w:rPrChange w:id="3921" w:author="Sekar Subramanian" w:date="2021-07-16T13:10:00Z">
                    <w:rPr>
                      <w:rFonts w:ascii="Calibri" w:eastAsia="Times New Roman" w:hAnsi="Calibri" w:cs="Calibri"/>
                      <w:color w:val="000000"/>
                      <w:sz w:val="18"/>
                      <w:szCs w:val="18"/>
                    </w:rPr>
                  </w:rPrChange>
                </w:rPr>
                <w:delText>1</w:delText>
              </w:r>
            </w:del>
          </w:p>
        </w:tc>
      </w:tr>
      <w:tr w:rsidR="00DD456E" w:rsidRPr="007C4EA8" w:rsidDel="00982B65" w14:paraId="4426334B" w14:textId="40445D5C" w:rsidTr="00DD456E">
        <w:trPr>
          <w:trHeight w:val="315"/>
          <w:del w:id="3922"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65D9B97" w14:textId="0D54E255" w:rsidR="00DD456E" w:rsidRPr="007C4EA8" w:rsidDel="00982B65" w:rsidRDefault="00DD456E">
            <w:pPr>
              <w:pStyle w:val="ListParagraph"/>
              <w:numPr>
                <w:ilvl w:val="1"/>
                <w:numId w:val="23"/>
              </w:numPr>
              <w:spacing w:before="120" w:after="120"/>
              <w:contextualSpacing w:val="0"/>
              <w:rPr>
                <w:del w:id="3923" w:author="Sekar Subramanian" w:date="2021-07-16T12:26:00Z"/>
                <w:rFonts w:asciiTheme="minorHAnsi" w:eastAsia="Times New Roman" w:hAnsiTheme="minorHAnsi" w:cstheme="minorHAnsi"/>
                <w:color w:val="000000"/>
                <w:sz w:val="28"/>
                <w:szCs w:val="28"/>
                <w:rPrChange w:id="3924" w:author="Sekar Subramanian" w:date="2021-07-16T13:10:00Z">
                  <w:rPr>
                    <w:del w:id="3925" w:author="Sekar Subramanian" w:date="2021-07-16T12:26:00Z"/>
                    <w:rFonts w:ascii="Calibri" w:eastAsia="Times New Roman" w:hAnsi="Calibri" w:cs="Calibri"/>
                    <w:color w:val="000000"/>
                    <w:sz w:val="18"/>
                    <w:szCs w:val="18"/>
                  </w:rPr>
                </w:rPrChange>
              </w:rPr>
              <w:pPrChange w:id="3926" w:author="Sekar Subramanian" w:date="2021-07-16T12:36:00Z">
                <w:pPr>
                  <w:spacing w:after="0" w:line="240" w:lineRule="auto"/>
                  <w:jc w:val="center"/>
                </w:pPr>
              </w:pPrChange>
            </w:pPr>
            <w:del w:id="3927" w:author="Sekar Subramanian" w:date="2021-07-16T12:26:00Z">
              <w:r w:rsidRPr="007C4EA8" w:rsidDel="00982B65">
                <w:rPr>
                  <w:rFonts w:asciiTheme="minorHAnsi" w:eastAsia="Times New Roman" w:hAnsiTheme="minorHAnsi" w:cstheme="minorHAnsi"/>
                  <w:color w:val="000000"/>
                  <w:sz w:val="28"/>
                  <w:szCs w:val="28"/>
                  <w:rPrChange w:id="3928" w:author="Sekar Subramanian" w:date="2021-07-16T13:10:00Z">
                    <w:rPr>
                      <w:rFonts w:ascii="Calibri" w:eastAsia="Times New Roman" w:hAnsi="Calibri" w:cs="Calibri"/>
                      <w:color w:val="000000"/>
                      <w:sz w:val="18"/>
                      <w:szCs w:val="18"/>
                    </w:rPr>
                  </w:rPrChange>
                </w:rPr>
                <w:delText>3,236</w:delText>
              </w:r>
            </w:del>
          </w:p>
        </w:tc>
        <w:tc>
          <w:tcPr>
            <w:tcW w:w="1170" w:type="dxa"/>
            <w:tcBorders>
              <w:top w:val="nil"/>
              <w:left w:val="nil"/>
              <w:bottom w:val="single" w:sz="8" w:space="0" w:color="auto"/>
              <w:right w:val="single" w:sz="8" w:space="0" w:color="auto"/>
            </w:tcBorders>
            <w:shd w:val="clear" w:color="auto" w:fill="auto"/>
            <w:vAlign w:val="center"/>
            <w:hideMark/>
          </w:tcPr>
          <w:p w14:paraId="7026B144" w14:textId="7D23B7F3" w:rsidR="00DD456E" w:rsidRPr="007C4EA8" w:rsidDel="00982B65" w:rsidRDefault="00DD456E">
            <w:pPr>
              <w:pStyle w:val="ListParagraph"/>
              <w:numPr>
                <w:ilvl w:val="1"/>
                <w:numId w:val="23"/>
              </w:numPr>
              <w:spacing w:before="120" w:after="120"/>
              <w:contextualSpacing w:val="0"/>
              <w:rPr>
                <w:del w:id="3929" w:author="Sekar Subramanian" w:date="2021-07-16T12:26:00Z"/>
                <w:rFonts w:asciiTheme="minorHAnsi" w:eastAsia="Times New Roman" w:hAnsiTheme="minorHAnsi" w:cstheme="minorHAnsi"/>
                <w:color w:val="000000"/>
                <w:sz w:val="28"/>
                <w:szCs w:val="28"/>
                <w:rPrChange w:id="3930" w:author="Sekar Subramanian" w:date="2021-07-16T13:10:00Z">
                  <w:rPr>
                    <w:del w:id="3931" w:author="Sekar Subramanian" w:date="2021-07-16T12:26:00Z"/>
                    <w:rFonts w:ascii="Calibri" w:eastAsia="Times New Roman" w:hAnsi="Calibri" w:cs="Calibri"/>
                    <w:color w:val="000000"/>
                    <w:sz w:val="18"/>
                    <w:szCs w:val="18"/>
                  </w:rPr>
                </w:rPrChange>
              </w:rPr>
              <w:pPrChange w:id="3932" w:author="Sekar Subramanian" w:date="2021-07-16T12:36:00Z">
                <w:pPr>
                  <w:spacing w:after="0" w:line="240" w:lineRule="auto"/>
                  <w:jc w:val="center"/>
                </w:pPr>
              </w:pPrChange>
            </w:pPr>
            <w:del w:id="3933" w:author="Sekar Subramanian" w:date="2021-07-16T12:26:00Z">
              <w:r w:rsidRPr="007C4EA8" w:rsidDel="00982B65">
                <w:rPr>
                  <w:rFonts w:asciiTheme="minorHAnsi" w:eastAsia="Times New Roman" w:hAnsiTheme="minorHAnsi" w:cstheme="minorHAnsi"/>
                  <w:color w:val="000000"/>
                  <w:sz w:val="28"/>
                  <w:szCs w:val="28"/>
                  <w:rPrChange w:id="3934" w:author="Sekar Subramanian" w:date="2021-07-16T13:10:00Z">
                    <w:rPr>
                      <w:rFonts w:ascii="Calibri" w:eastAsia="Times New Roman" w:hAnsi="Calibri" w:cs="Calibri"/>
                      <w:color w:val="000000"/>
                      <w:sz w:val="18"/>
                      <w:szCs w:val="18"/>
                    </w:rPr>
                  </w:rPrChange>
                </w:rPr>
                <w:delText>38,832</w:delText>
              </w:r>
            </w:del>
          </w:p>
        </w:tc>
        <w:tc>
          <w:tcPr>
            <w:tcW w:w="1073" w:type="dxa"/>
            <w:tcBorders>
              <w:top w:val="nil"/>
              <w:left w:val="nil"/>
              <w:bottom w:val="single" w:sz="8" w:space="0" w:color="auto"/>
              <w:right w:val="single" w:sz="8" w:space="0" w:color="auto"/>
            </w:tcBorders>
            <w:shd w:val="clear" w:color="auto" w:fill="auto"/>
            <w:vAlign w:val="center"/>
            <w:hideMark/>
          </w:tcPr>
          <w:p w14:paraId="176B6D80" w14:textId="76A197B5" w:rsidR="00DD456E" w:rsidRPr="007C4EA8" w:rsidDel="00982B65" w:rsidRDefault="00DD456E">
            <w:pPr>
              <w:pStyle w:val="ListParagraph"/>
              <w:numPr>
                <w:ilvl w:val="1"/>
                <w:numId w:val="23"/>
              </w:numPr>
              <w:spacing w:before="120" w:after="120"/>
              <w:contextualSpacing w:val="0"/>
              <w:rPr>
                <w:del w:id="3935" w:author="Sekar Subramanian" w:date="2021-07-16T12:26:00Z"/>
                <w:rFonts w:asciiTheme="minorHAnsi" w:eastAsia="Times New Roman" w:hAnsiTheme="minorHAnsi" w:cstheme="minorHAnsi"/>
                <w:color w:val="000000"/>
                <w:sz w:val="28"/>
                <w:szCs w:val="28"/>
                <w:rPrChange w:id="3936" w:author="Sekar Subramanian" w:date="2021-07-16T13:10:00Z">
                  <w:rPr>
                    <w:del w:id="3937" w:author="Sekar Subramanian" w:date="2021-07-16T12:26:00Z"/>
                    <w:rFonts w:ascii="Calibri" w:eastAsia="Times New Roman" w:hAnsi="Calibri" w:cs="Calibri"/>
                    <w:color w:val="000000"/>
                    <w:sz w:val="18"/>
                    <w:szCs w:val="18"/>
                  </w:rPr>
                </w:rPrChange>
              </w:rPr>
              <w:pPrChange w:id="3938" w:author="Sekar Subramanian" w:date="2021-07-16T12:36:00Z">
                <w:pPr>
                  <w:spacing w:after="0" w:line="240" w:lineRule="auto"/>
                  <w:jc w:val="center"/>
                </w:pPr>
              </w:pPrChange>
            </w:pPr>
            <w:del w:id="3939" w:author="Sekar Subramanian" w:date="2021-07-16T12:26:00Z">
              <w:r w:rsidRPr="007C4EA8" w:rsidDel="00982B65">
                <w:rPr>
                  <w:rFonts w:asciiTheme="minorHAnsi" w:eastAsia="Times New Roman" w:hAnsiTheme="minorHAnsi" w:cstheme="minorHAnsi"/>
                  <w:color w:val="000000"/>
                  <w:sz w:val="28"/>
                  <w:szCs w:val="28"/>
                  <w:rPrChange w:id="3940" w:author="Sekar Subramanian" w:date="2021-07-16T13:10:00Z">
                    <w:rPr>
                      <w:rFonts w:ascii="Calibri" w:eastAsia="Times New Roman" w:hAnsi="Calibri" w:cs="Calibri"/>
                      <w:color w:val="000000"/>
                      <w:sz w:val="18"/>
                      <w:szCs w:val="18"/>
                    </w:rPr>
                  </w:rPrChange>
                </w:rPr>
                <w:delText>12</w:delText>
              </w:r>
            </w:del>
          </w:p>
        </w:tc>
        <w:tc>
          <w:tcPr>
            <w:tcW w:w="919" w:type="dxa"/>
            <w:tcBorders>
              <w:top w:val="nil"/>
              <w:left w:val="nil"/>
              <w:bottom w:val="single" w:sz="8" w:space="0" w:color="auto"/>
              <w:right w:val="single" w:sz="8" w:space="0" w:color="auto"/>
            </w:tcBorders>
            <w:shd w:val="clear" w:color="auto" w:fill="auto"/>
            <w:vAlign w:val="center"/>
            <w:hideMark/>
          </w:tcPr>
          <w:p w14:paraId="0F547B47" w14:textId="07887D07" w:rsidR="00DD456E" w:rsidRPr="007C4EA8" w:rsidDel="00982B65" w:rsidRDefault="00DD456E">
            <w:pPr>
              <w:pStyle w:val="ListParagraph"/>
              <w:numPr>
                <w:ilvl w:val="1"/>
                <w:numId w:val="23"/>
              </w:numPr>
              <w:spacing w:before="120" w:after="120"/>
              <w:contextualSpacing w:val="0"/>
              <w:rPr>
                <w:del w:id="3941" w:author="Sekar Subramanian" w:date="2021-07-16T12:26:00Z"/>
                <w:rFonts w:asciiTheme="minorHAnsi" w:eastAsia="Times New Roman" w:hAnsiTheme="minorHAnsi" w:cstheme="minorHAnsi"/>
                <w:color w:val="000000"/>
                <w:sz w:val="28"/>
                <w:szCs w:val="28"/>
                <w:rPrChange w:id="3942" w:author="Sekar Subramanian" w:date="2021-07-16T13:10:00Z">
                  <w:rPr>
                    <w:del w:id="3943" w:author="Sekar Subramanian" w:date="2021-07-16T12:26:00Z"/>
                    <w:rFonts w:ascii="Calibri" w:eastAsia="Times New Roman" w:hAnsi="Calibri" w:cs="Calibri"/>
                    <w:color w:val="000000"/>
                    <w:sz w:val="18"/>
                    <w:szCs w:val="18"/>
                  </w:rPr>
                </w:rPrChange>
              </w:rPr>
              <w:pPrChange w:id="3944" w:author="Sekar Subramanian" w:date="2021-07-16T12:36:00Z">
                <w:pPr>
                  <w:spacing w:after="0" w:line="240" w:lineRule="auto"/>
                  <w:jc w:val="center"/>
                </w:pPr>
              </w:pPrChange>
            </w:pPr>
            <w:del w:id="3945" w:author="Sekar Subramanian" w:date="2021-07-16T12:26:00Z">
              <w:r w:rsidRPr="007C4EA8" w:rsidDel="00982B65">
                <w:rPr>
                  <w:rFonts w:asciiTheme="minorHAnsi" w:eastAsia="Times New Roman" w:hAnsiTheme="minorHAnsi" w:cstheme="minorHAnsi"/>
                  <w:color w:val="000000"/>
                  <w:sz w:val="28"/>
                  <w:szCs w:val="28"/>
                  <w:rPrChange w:id="3946"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370A19FA" w14:textId="6C050AB8" w:rsidR="00DD456E" w:rsidRPr="007C4EA8" w:rsidDel="00982B65" w:rsidRDefault="00DD456E">
            <w:pPr>
              <w:pStyle w:val="ListParagraph"/>
              <w:numPr>
                <w:ilvl w:val="1"/>
                <w:numId w:val="23"/>
              </w:numPr>
              <w:spacing w:before="120" w:after="120"/>
              <w:contextualSpacing w:val="0"/>
              <w:rPr>
                <w:del w:id="3947" w:author="Sekar Subramanian" w:date="2021-07-16T12:26:00Z"/>
                <w:rFonts w:asciiTheme="minorHAnsi" w:eastAsia="Times New Roman" w:hAnsiTheme="minorHAnsi" w:cstheme="minorHAnsi"/>
                <w:color w:val="000000"/>
                <w:sz w:val="28"/>
                <w:szCs w:val="28"/>
                <w:rPrChange w:id="3948" w:author="Sekar Subramanian" w:date="2021-07-16T13:10:00Z">
                  <w:rPr>
                    <w:del w:id="3949" w:author="Sekar Subramanian" w:date="2021-07-16T12:26:00Z"/>
                    <w:rFonts w:ascii="Calibri" w:eastAsia="Times New Roman" w:hAnsi="Calibri" w:cs="Calibri"/>
                    <w:color w:val="000000"/>
                    <w:sz w:val="18"/>
                    <w:szCs w:val="18"/>
                  </w:rPr>
                </w:rPrChange>
              </w:rPr>
              <w:pPrChange w:id="3950" w:author="Sekar Subramanian" w:date="2021-07-16T12:36:00Z">
                <w:pPr>
                  <w:spacing w:after="0" w:line="240" w:lineRule="auto"/>
                  <w:jc w:val="center"/>
                </w:pPr>
              </w:pPrChange>
            </w:pPr>
            <w:del w:id="3951" w:author="Sekar Subramanian" w:date="2021-07-16T12:26:00Z">
              <w:r w:rsidRPr="007C4EA8" w:rsidDel="00982B65">
                <w:rPr>
                  <w:rFonts w:asciiTheme="minorHAnsi" w:eastAsia="Times New Roman" w:hAnsiTheme="minorHAnsi" w:cstheme="minorHAnsi"/>
                  <w:color w:val="000000"/>
                  <w:sz w:val="28"/>
                  <w:szCs w:val="28"/>
                  <w:rPrChange w:id="3952" w:author="Sekar Subramanian" w:date="2021-07-16T13:10:00Z">
                    <w:rPr>
                      <w:rFonts w:ascii="Calibri" w:eastAsia="Times New Roman" w:hAnsi="Calibri" w:cs="Calibri"/>
                      <w:color w:val="000000"/>
                      <w:sz w:val="18"/>
                      <w:szCs w:val="18"/>
                    </w:rPr>
                  </w:rPrChange>
                </w:rPr>
                <w:delText>1</w:delText>
              </w:r>
            </w:del>
          </w:p>
        </w:tc>
        <w:tc>
          <w:tcPr>
            <w:tcW w:w="1409" w:type="dxa"/>
            <w:tcBorders>
              <w:top w:val="nil"/>
              <w:left w:val="nil"/>
              <w:bottom w:val="single" w:sz="8" w:space="0" w:color="auto"/>
              <w:right w:val="single" w:sz="8" w:space="0" w:color="auto"/>
            </w:tcBorders>
            <w:shd w:val="clear" w:color="auto" w:fill="auto"/>
            <w:vAlign w:val="center"/>
            <w:hideMark/>
          </w:tcPr>
          <w:p w14:paraId="199354BA" w14:textId="786E7325" w:rsidR="00DD456E" w:rsidRPr="007C4EA8" w:rsidDel="00982B65" w:rsidRDefault="00DD456E">
            <w:pPr>
              <w:pStyle w:val="ListParagraph"/>
              <w:numPr>
                <w:ilvl w:val="1"/>
                <w:numId w:val="23"/>
              </w:numPr>
              <w:spacing w:before="120" w:after="120"/>
              <w:contextualSpacing w:val="0"/>
              <w:rPr>
                <w:del w:id="3953" w:author="Sekar Subramanian" w:date="2021-07-16T12:26:00Z"/>
                <w:rFonts w:asciiTheme="minorHAnsi" w:eastAsia="Times New Roman" w:hAnsiTheme="minorHAnsi" w:cstheme="minorHAnsi"/>
                <w:color w:val="000000"/>
                <w:sz w:val="28"/>
                <w:szCs w:val="28"/>
                <w:rPrChange w:id="3954" w:author="Sekar Subramanian" w:date="2021-07-16T13:10:00Z">
                  <w:rPr>
                    <w:del w:id="3955" w:author="Sekar Subramanian" w:date="2021-07-16T12:26:00Z"/>
                    <w:rFonts w:ascii="Calibri" w:eastAsia="Times New Roman" w:hAnsi="Calibri" w:cs="Calibri"/>
                    <w:color w:val="000000"/>
                    <w:sz w:val="18"/>
                    <w:szCs w:val="18"/>
                  </w:rPr>
                </w:rPrChange>
              </w:rPr>
              <w:pPrChange w:id="3956" w:author="Sekar Subramanian" w:date="2021-07-16T12:36:00Z">
                <w:pPr>
                  <w:spacing w:after="0" w:line="240" w:lineRule="auto"/>
                  <w:jc w:val="center"/>
                </w:pPr>
              </w:pPrChange>
            </w:pPr>
            <w:del w:id="3957" w:author="Sekar Subramanian" w:date="2021-07-16T12:26:00Z">
              <w:r w:rsidRPr="007C4EA8" w:rsidDel="00982B65">
                <w:rPr>
                  <w:rFonts w:asciiTheme="minorHAnsi" w:eastAsia="Times New Roman" w:hAnsiTheme="minorHAnsi" w:cstheme="minorHAnsi"/>
                  <w:color w:val="000000"/>
                  <w:sz w:val="28"/>
                  <w:szCs w:val="28"/>
                  <w:rPrChange w:id="3958"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E426D67" w14:textId="19232639" w:rsidTr="00DD456E">
        <w:trPr>
          <w:trHeight w:val="315"/>
          <w:del w:id="3959"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88AA847" w14:textId="37F32788" w:rsidR="00DD456E" w:rsidRPr="007C4EA8" w:rsidDel="00982B65" w:rsidRDefault="00DD456E">
            <w:pPr>
              <w:pStyle w:val="ListParagraph"/>
              <w:numPr>
                <w:ilvl w:val="1"/>
                <w:numId w:val="23"/>
              </w:numPr>
              <w:spacing w:before="120" w:after="120"/>
              <w:contextualSpacing w:val="0"/>
              <w:rPr>
                <w:del w:id="3960" w:author="Sekar Subramanian" w:date="2021-07-16T12:26:00Z"/>
                <w:rFonts w:asciiTheme="minorHAnsi" w:eastAsia="Times New Roman" w:hAnsiTheme="minorHAnsi" w:cstheme="minorHAnsi"/>
                <w:color w:val="000000"/>
                <w:sz w:val="28"/>
                <w:szCs w:val="28"/>
                <w:rPrChange w:id="3961" w:author="Sekar Subramanian" w:date="2021-07-16T13:10:00Z">
                  <w:rPr>
                    <w:del w:id="3962" w:author="Sekar Subramanian" w:date="2021-07-16T12:26:00Z"/>
                    <w:rFonts w:ascii="Calibri" w:eastAsia="Times New Roman" w:hAnsi="Calibri" w:cs="Calibri"/>
                    <w:color w:val="000000"/>
                    <w:sz w:val="18"/>
                    <w:szCs w:val="18"/>
                  </w:rPr>
                </w:rPrChange>
              </w:rPr>
              <w:pPrChange w:id="3963" w:author="Sekar Subramanian" w:date="2021-07-16T12:36:00Z">
                <w:pPr>
                  <w:spacing w:after="0" w:line="240" w:lineRule="auto"/>
                  <w:jc w:val="center"/>
                </w:pPr>
              </w:pPrChange>
            </w:pPr>
            <w:del w:id="3964" w:author="Sekar Subramanian" w:date="2021-07-16T12:26:00Z">
              <w:r w:rsidRPr="007C4EA8" w:rsidDel="00982B65">
                <w:rPr>
                  <w:rFonts w:asciiTheme="minorHAnsi" w:eastAsia="Times New Roman" w:hAnsiTheme="minorHAnsi" w:cstheme="minorHAnsi"/>
                  <w:color w:val="000000"/>
                  <w:sz w:val="28"/>
                  <w:szCs w:val="28"/>
                  <w:rPrChange w:id="3965" w:author="Sekar Subramanian" w:date="2021-07-16T13:10:00Z">
                    <w:rPr>
                      <w:rFonts w:ascii="Calibri" w:eastAsia="Times New Roman" w:hAnsi="Calibri" w:cs="Calibri"/>
                      <w:color w:val="000000"/>
                      <w:sz w:val="18"/>
                      <w:szCs w:val="18"/>
                    </w:rPr>
                  </w:rPrChange>
                </w:rPr>
                <w:delText>3,836</w:delText>
              </w:r>
            </w:del>
          </w:p>
        </w:tc>
        <w:tc>
          <w:tcPr>
            <w:tcW w:w="1170" w:type="dxa"/>
            <w:tcBorders>
              <w:top w:val="nil"/>
              <w:left w:val="nil"/>
              <w:bottom w:val="single" w:sz="8" w:space="0" w:color="auto"/>
              <w:right w:val="single" w:sz="8" w:space="0" w:color="auto"/>
            </w:tcBorders>
            <w:shd w:val="clear" w:color="auto" w:fill="auto"/>
            <w:vAlign w:val="center"/>
            <w:hideMark/>
          </w:tcPr>
          <w:p w14:paraId="4A667213" w14:textId="6EED1893" w:rsidR="00DD456E" w:rsidRPr="007C4EA8" w:rsidDel="00982B65" w:rsidRDefault="00DD456E">
            <w:pPr>
              <w:pStyle w:val="ListParagraph"/>
              <w:numPr>
                <w:ilvl w:val="1"/>
                <w:numId w:val="23"/>
              </w:numPr>
              <w:spacing w:before="120" w:after="120"/>
              <w:contextualSpacing w:val="0"/>
              <w:rPr>
                <w:del w:id="3966" w:author="Sekar Subramanian" w:date="2021-07-16T12:26:00Z"/>
                <w:rFonts w:asciiTheme="minorHAnsi" w:eastAsia="Times New Roman" w:hAnsiTheme="minorHAnsi" w:cstheme="minorHAnsi"/>
                <w:color w:val="000000"/>
                <w:sz w:val="28"/>
                <w:szCs w:val="28"/>
                <w:rPrChange w:id="3967" w:author="Sekar Subramanian" w:date="2021-07-16T13:10:00Z">
                  <w:rPr>
                    <w:del w:id="3968" w:author="Sekar Subramanian" w:date="2021-07-16T12:26:00Z"/>
                    <w:rFonts w:ascii="Calibri" w:eastAsia="Times New Roman" w:hAnsi="Calibri" w:cs="Calibri"/>
                    <w:color w:val="000000"/>
                    <w:sz w:val="18"/>
                    <w:szCs w:val="18"/>
                  </w:rPr>
                </w:rPrChange>
              </w:rPr>
              <w:pPrChange w:id="3969" w:author="Sekar Subramanian" w:date="2021-07-16T12:36:00Z">
                <w:pPr>
                  <w:spacing w:after="0" w:line="240" w:lineRule="auto"/>
                  <w:jc w:val="center"/>
                </w:pPr>
              </w:pPrChange>
            </w:pPr>
            <w:del w:id="3970" w:author="Sekar Subramanian" w:date="2021-07-16T12:26:00Z">
              <w:r w:rsidRPr="007C4EA8" w:rsidDel="00982B65">
                <w:rPr>
                  <w:rFonts w:asciiTheme="minorHAnsi" w:eastAsia="Times New Roman" w:hAnsiTheme="minorHAnsi" w:cstheme="minorHAnsi"/>
                  <w:color w:val="000000"/>
                  <w:sz w:val="28"/>
                  <w:szCs w:val="28"/>
                  <w:rPrChange w:id="3971" w:author="Sekar Subramanian" w:date="2021-07-16T13:10:00Z">
                    <w:rPr>
                      <w:rFonts w:ascii="Calibri" w:eastAsia="Times New Roman" w:hAnsi="Calibri" w:cs="Calibri"/>
                      <w:color w:val="000000"/>
                      <w:sz w:val="18"/>
                      <w:szCs w:val="18"/>
                    </w:rPr>
                  </w:rPrChange>
                </w:rPr>
                <w:delText>11,508</w:delText>
              </w:r>
            </w:del>
          </w:p>
        </w:tc>
        <w:tc>
          <w:tcPr>
            <w:tcW w:w="1073" w:type="dxa"/>
            <w:tcBorders>
              <w:top w:val="nil"/>
              <w:left w:val="nil"/>
              <w:bottom w:val="single" w:sz="8" w:space="0" w:color="auto"/>
              <w:right w:val="single" w:sz="8" w:space="0" w:color="auto"/>
            </w:tcBorders>
            <w:shd w:val="clear" w:color="auto" w:fill="auto"/>
            <w:vAlign w:val="center"/>
            <w:hideMark/>
          </w:tcPr>
          <w:p w14:paraId="57332B47" w14:textId="32C20656" w:rsidR="00DD456E" w:rsidRPr="007C4EA8" w:rsidDel="00982B65" w:rsidRDefault="00DD456E">
            <w:pPr>
              <w:pStyle w:val="ListParagraph"/>
              <w:numPr>
                <w:ilvl w:val="1"/>
                <w:numId w:val="23"/>
              </w:numPr>
              <w:spacing w:before="120" w:after="120"/>
              <w:contextualSpacing w:val="0"/>
              <w:rPr>
                <w:del w:id="3972" w:author="Sekar Subramanian" w:date="2021-07-16T12:26:00Z"/>
                <w:rFonts w:asciiTheme="minorHAnsi" w:eastAsia="Times New Roman" w:hAnsiTheme="minorHAnsi" w:cstheme="minorHAnsi"/>
                <w:color w:val="000000"/>
                <w:sz w:val="28"/>
                <w:szCs w:val="28"/>
                <w:rPrChange w:id="3973" w:author="Sekar Subramanian" w:date="2021-07-16T13:10:00Z">
                  <w:rPr>
                    <w:del w:id="3974" w:author="Sekar Subramanian" w:date="2021-07-16T12:26:00Z"/>
                    <w:rFonts w:ascii="Calibri" w:eastAsia="Times New Roman" w:hAnsi="Calibri" w:cs="Calibri"/>
                    <w:color w:val="000000"/>
                    <w:sz w:val="18"/>
                    <w:szCs w:val="18"/>
                  </w:rPr>
                </w:rPrChange>
              </w:rPr>
              <w:pPrChange w:id="3975" w:author="Sekar Subramanian" w:date="2021-07-16T12:36:00Z">
                <w:pPr>
                  <w:spacing w:after="0" w:line="240" w:lineRule="auto"/>
                  <w:jc w:val="center"/>
                </w:pPr>
              </w:pPrChange>
            </w:pPr>
            <w:del w:id="3976" w:author="Sekar Subramanian" w:date="2021-07-16T12:26:00Z">
              <w:r w:rsidRPr="007C4EA8" w:rsidDel="00982B65">
                <w:rPr>
                  <w:rFonts w:asciiTheme="minorHAnsi" w:eastAsia="Times New Roman" w:hAnsiTheme="minorHAnsi" w:cstheme="minorHAnsi"/>
                  <w:color w:val="000000"/>
                  <w:sz w:val="28"/>
                  <w:szCs w:val="28"/>
                  <w:rPrChange w:id="3977" w:author="Sekar Subramanian" w:date="2021-07-16T13:10:00Z">
                    <w:rPr>
                      <w:rFonts w:ascii="Calibri" w:eastAsia="Times New Roman" w:hAnsi="Calibri" w:cs="Calibri"/>
                      <w:color w:val="000000"/>
                      <w:sz w:val="18"/>
                      <w:szCs w:val="18"/>
                    </w:rPr>
                  </w:rPrChange>
                </w:rPr>
                <w:delText>3</w:delText>
              </w:r>
            </w:del>
          </w:p>
        </w:tc>
        <w:tc>
          <w:tcPr>
            <w:tcW w:w="919" w:type="dxa"/>
            <w:tcBorders>
              <w:top w:val="nil"/>
              <w:left w:val="nil"/>
              <w:bottom w:val="single" w:sz="8" w:space="0" w:color="auto"/>
              <w:right w:val="single" w:sz="8" w:space="0" w:color="auto"/>
            </w:tcBorders>
            <w:shd w:val="clear" w:color="auto" w:fill="auto"/>
            <w:vAlign w:val="center"/>
            <w:hideMark/>
          </w:tcPr>
          <w:p w14:paraId="61101D9B" w14:textId="55651705" w:rsidR="00DD456E" w:rsidRPr="007C4EA8" w:rsidDel="00982B65" w:rsidRDefault="00DD456E">
            <w:pPr>
              <w:pStyle w:val="ListParagraph"/>
              <w:numPr>
                <w:ilvl w:val="1"/>
                <w:numId w:val="23"/>
              </w:numPr>
              <w:spacing w:before="120" w:after="120"/>
              <w:contextualSpacing w:val="0"/>
              <w:rPr>
                <w:del w:id="3978" w:author="Sekar Subramanian" w:date="2021-07-16T12:26:00Z"/>
                <w:rFonts w:asciiTheme="minorHAnsi" w:eastAsia="Times New Roman" w:hAnsiTheme="minorHAnsi" w:cstheme="minorHAnsi"/>
                <w:color w:val="000000"/>
                <w:sz w:val="28"/>
                <w:szCs w:val="28"/>
                <w:rPrChange w:id="3979" w:author="Sekar Subramanian" w:date="2021-07-16T13:10:00Z">
                  <w:rPr>
                    <w:del w:id="3980" w:author="Sekar Subramanian" w:date="2021-07-16T12:26:00Z"/>
                    <w:rFonts w:ascii="Calibri" w:eastAsia="Times New Roman" w:hAnsi="Calibri" w:cs="Calibri"/>
                    <w:color w:val="000000"/>
                    <w:sz w:val="18"/>
                    <w:szCs w:val="18"/>
                  </w:rPr>
                </w:rPrChange>
              </w:rPr>
              <w:pPrChange w:id="3981" w:author="Sekar Subramanian" w:date="2021-07-16T12:36:00Z">
                <w:pPr>
                  <w:spacing w:after="0" w:line="240" w:lineRule="auto"/>
                  <w:jc w:val="center"/>
                </w:pPr>
              </w:pPrChange>
            </w:pPr>
            <w:del w:id="3982" w:author="Sekar Subramanian" w:date="2021-07-16T12:26:00Z">
              <w:r w:rsidRPr="007C4EA8" w:rsidDel="00982B65">
                <w:rPr>
                  <w:rFonts w:asciiTheme="minorHAnsi" w:eastAsia="Times New Roman" w:hAnsiTheme="minorHAnsi" w:cstheme="minorHAnsi"/>
                  <w:color w:val="000000"/>
                  <w:sz w:val="28"/>
                  <w:szCs w:val="28"/>
                  <w:rPrChange w:id="3983"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424CA2D8" w14:textId="4C1AF7B6" w:rsidR="00DD456E" w:rsidRPr="007C4EA8" w:rsidDel="00982B65" w:rsidRDefault="00DD456E">
            <w:pPr>
              <w:pStyle w:val="ListParagraph"/>
              <w:numPr>
                <w:ilvl w:val="1"/>
                <w:numId w:val="23"/>
              </w:numPr>
              <w:spacing w:before="120" w:after="120"/>
              <w:contextualSpacing w:val="0"/>
              <w:rPr>
                <w:del w:id="3984" w:author="Sekar Subramanian" w:date="2021-07-16T12:26:00Z"/>
                <w:rFonts w:asciiTheme="minorHAnsi" w:eastAsia="Times New Roman" w:hAnsiTheme="minorHAnsi" w:cstheme="minorHAnsi"/>
                <w:color w:val="000000"/>
                <w:sz w:val="28"/>
                <w:szCs w:val="28"/>
                <w:rPrChange w:id="3985" w:author="Sekar Subramanian" w:date="2021-07-16T13:10:00Z">
                  <w:rPr>
                    <w:del w:id="3986" w:author="Sekar Subramanian" w:date="2021-07-16T12:26:00Z"/>
                    <w:rFonts w:ascii="Calibri" w:eastAsia="Times New Roman" w:hAnsi="Calibri" w:cs="Calibri"/>
                    <w:color w:val="000000"/>
                    <w:sz w:val="18"/>
                    <w:szCs w:val="18"/>
                  </w:rPr>
                </w:rPrChange>
              </w:rPr>
              <w:pPrChange w:id="3987" w:author="Sekar Subramanian" w:date="2021-07-16T12:36:00Z">
                <w:pPr>
                  <w:spacing w:after="0" w:line="240" w:lineRule="auto"/>
                  <w:jc w:val="center"/>
                </w:pPr>
              </w:pPrChange>
            </w:pPr>
            <w:del w:id="3988" w:author="Sekar Subramanian" w:date="2021-07-16T12:26:00Z">
              <w:r w:rsidRPr="007C4EA8" w:rsidDel="00982B65">
                <w:rPr>
                  <w:rFonts w:asciiTheme="minorHAnsi" w:eastAsia="Times New Roman" w:hAnsiTheme="minorHAnsi" w:cstheme="minorHAnsi"/>
                  <w:color w:val="000000"/>
                  <w:sz w:val="28"/>
                  <w:szCs w:val="28"/>
                  <w:rPrChange w:id="3989"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11002A7" w14:textId="5F13E41D" w:rsidR="00DD456E" w:rsidRPr="007C4EA8" w:rsidDel="00982B65" w:rsidRDefault="00DD456E">
            <w:pPr>
              <w:pStyle w:val="ListParagraph"/>
              <w:numPr>
                <w:ilvl w:val="1"/>
                <w:numId w:val="23"/>
              </w:numPr>
              <w:spacing w:before="120" w:after="120"/>
              <w:contextualSpacing w:val="0"/>
              <w:rPr>
                <w:del w:id="3990" w:author="Sekar Subramanian" w:date="2021-07-16T12:26:00Z"/>
                <w:rFonts w:asciiTheme="minorHAnsi" w:eastAsia="Times New Roman" w:hAnsiTheme="minorHAnsi" w:cstheme="minorHAnsi"/>
                <w:color w:val="000000"/>
                <w:sz w:val="28"/>
                <w:szCs w:val="28"/>
                <w:rPrChange w:id="3991" w:author="Sekar Subramanian" w:date="2021-07-16T13:10:00Z">
                  <w:rPr>
                    <w:del w:id="3992" w:author="Sekar Subramanian" w:date="2021-07-16T12:26:00Z"/>
                    <w:rFonts w:ascii="Calibri" w:eastAsia="Times New Roman" w:hAnsi="Calibri" w:cs="Calibri"/>
                    <w:color w:val="000000"/>
                    <w:sz w:val="18"/>
                    <w:szCs w:val="18"/>
                  </w:rPr>
                </w:rPrChange>
              </w:rPr>
              <w:pPrChange w:id="3993" w:author="Sekar Subramanian" w:date="2021-07-16T12:36:00Z">
                <w:pPr>
                  <w:spacing w:after="0" w:line="240" w:lineRule="auto"/>
                  <w:jc w:val="center"/>
                </w:pPr>
              </w:pPrChange>
            </w:pPr>
            <w:del w:id="3994" w:author="Sekar Subramanian" w:date="2021-07-16T12:26:00Z">
              <w:r w:rsidRPr="007C4EA8" w:rsidDel="00982B65">
                <w:rPr>
                  <w:rFonts w:asciiTheme="minorHAnsi" w:eastAsia="Times New Roman" w:hAnsiTheme="minorHAnsi" w:cstheme="minorHAnsi"/>
                  <w:color w:val="000000"/>
                  <w:sz w:val="28"/>
                  <w:szCs w:val="28"/>
                  <w:rPrChange w:id="3995"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317EBE41" w14:textId="4743CA0E" w:rsidTr="00DD456E">
        <w:trPr>
          <w:trHeight w:val="151"/>
          <w:del w:id="3996"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56BCCC1" w14:textId="228F39C8" w:rsidR="00DD456E" w:rsidRPr="007C4EA8" w:rsidDel="00982B65" w:rsidRDefault="00DD456E">
            <w:pPr>
              <w:pStyle w:val="ListParagraph"/>
              <w:numPr>
                <w:ilvl w:val="1"/>
                <w:numId w:val="23"/>
              </w:numPr>
              <w:spacing w:before="120" w:after="120"/>
              <w:contextualSpacing w:val="0"/>
              <w:rPr>
                <w:del w:id="3997" w:author="Sekar Subramanian" w:date="2021-07-16T12:26:00Z"/>
                <w:rFonts w:asciiTheme="minorHAnsi" w:eastAsia="Times New Roman" w:hAnsiTheme="minorHAnsi" w:cstheme="minorHAnsi"/>
                <w:color w:val="000000"/>
                <w:sz w:val="28"/>
                <w:szCs w:val="28"/>
                <w:rPrChange w:id="3998" w:author="Sekar Subramanian" w:date="2021-07-16T13:10:00Z">
                  <w:rPr>
                    <w:del w:id="3999" w:author="Sekar Subramanian" w:date="2021-07-16T12:26:00Z"/>
                    <w:rFonts w:ascii="Calibri" w:eastAsia="Times New Roman" w:hAnsi="Calibri" w:cs="Calibri"/>
                    <w:color w:val="000000"/>
                    <w:sz w:val="18"/>
                    <w:szCs w:val="18"/>
                  </w:rPr>
                </w:rPrChange>
              </w:rPr>
              <w:pPrChange w:id="4000" w:author="Sekar Subramanian" w:date="2021-07-16T12:36:00Z">
                <w:pPr>
                  <w:spacing w:after="0" w:line="240" w:lineRule="auto"/>
                  <w:jc w:val="center"/>
                </w:pPr>
              </w:pPrChange>
            </w:pPr>
            <w:del w:id="4001" w:author="Sekar Subramanian" w:date="2021-07-16T12:26:00Z">
              <w:r w:rsidRPr="007C4EA8" w:rsidDel="00982B65">
                <w:rPr>
                  <w:rFonts w:asciiTheme="minorHAnsi" w:eastAsia="Times New Roman" w:hAnsiTheme="minorHAnsi" w:cstheme="minorHAnsi"/>
                  <w:color w:val="000000"/>
                  <w:sz w:val="28"/>
                  <w:szCs w:val="28"/>
                  <w:rPrChange w:id="4002" w:author="Sekar Subramanian" w:date="2021-07-16T13:10:00Z">
                    <w:rPr>
                      <w:rFonts w:ascii="Calibri" w:eastAsia="Times New Roman" w:hAnsi="Calibri" w:cs="Calibri"/>
                      <w:color w:val="000000"/>
                      <w:sz w:val="18"/>
                      <w:szCs w:val="18"/>
                    </w:rPr>
                  </w:rPrChange>
                </w:rPr>
                <w:delText>2,942</w:delText>
              </w:r>
            </w:del>
          </w:p>
        </w:tc>
        <w:tc>
          <w:tcPr>
            <w:tcW w:w="1170" w:type="dxa"/>
            <w:tcBorders>
              <w:top w:val="nil"/>
              <w:left w:val="nil"/>
              <w:bottom w:val="single" w:sz="8" w:space="0" w:color="auto"/>
              <w:right w:val="single" w:sz="8" w:space="0" w:color="auto"/>
            </w:tcBorders>
            <w:shd w:val="clear" w:color="auto" w:fill="auto"/>
            <w:vAlign w:val="center"/>
            <w:hideMark/>
          </w:tcPr>
          <w:p w14:paraId="539AD4C4" w14:textId="3A886EA3" w:rsidR="00DD456E" w:rsidRPr="007C4EA8" w:rsidDel="00982B65" w:rsidRDefault="00DD456E">
            <w:pPr>
              <w:pStyle w:val="ListParagraph"/>
              <w:numPr>
                <w:ilvl w:val="1"/>
                <w:numId w:val="23"/>
              </w:numPr>
              <w:spacing w:before="120" w:after="120"/>
              <w:contextualSpacing w:val="0"/>
              <w:rPr>
                <w:del w:id="4003" w:author="Sekar Subramanian" w:date="2021-07-16T12:26:00Z"/>
                <w:rFonts w:asciiTheme="minorHAnsi" w:eastAsia="Times New Roman" w:hAnsiTheme="minorHAnsi" w:cstheme="minorHAnsi"/>
                <w:color w:val="000000"/>
                <w:sz w:val="28"/>
                <w:szCs w:val="28"/>
                <w:rPrChange w:id="4004" w:author="Sekar Subramanian" w:date="2021-07-16T13:10:00Z">
                  <w:rPr>
                    <w:del w:id="4005" w:author="Sekar Subramanian" w:date="2021-07-16T12:26:00Z"/>
                    <w:rFonts w:ascii="Calibri" w:eastAsia="Times New Roman" w:hAnsi="Calibri" w:cs="Calibri"/>
                    <w:color w:val="000000"/>
                    <w:sz w:val="18"/>
                    <w:szCs w:val="18"/>
                  </w:rPr>
                </w:rPrChange>
              </w:rPr>
              <w:pPrChange w:id="4006" w:author="Sekar Subramanian" w:date="2021-07-16T12:36:00Z">
                <w:pPr>
                  <w:spacing w:after="0" w:line="240" w:lineRule="auto"/>
                  <w:jc w:val="center"/>
                </w:pPr>
              </w:pPrChange>
            </w:pPr>
            <w:del w:id="4007" w:author="Sekar Subramanian" w:date="2021-07-16T12:26:00Z">
              <w:r w:rsidRPr="007C4EA8" w:rsidDel="00982B65">
                <w:rPr>
                  <w:rFonts w:asciiTheme="minorHAnsi" w:eastAsia="Times New Roman" w:hAnsiTheme="minorHAnsi" w:cstheme="minorHAnsi"/>
                  <w:color w:val="000000"/>
                  <w:sz w:val="28"/>
                  <w:szCs w:val="28"/>
                  <w:rPrChange w:id="4008" w:author="Sekar Subramanian" w:date="2021-07-16T13:10:00Z">
                    <w:rPr>
                      <w:rFonts w:ascii="Calibri" w:eastAsia="Times New Roman" w:hAnsi="Calibri" w:cs="Calibri"/>
                      <w:color w:val="000000"/>
                      <w:sz w:val="18"/>
                      <w:szCs w:val="18"/>
                    </w:rPr>
                  </w:rPrChange>
                </w:rPr>
                <w:delText>44,130</w:delText>
              </w:r>
            </w:del>
          </w:p>
        </w:tc>
        <w:tc>
          <w:tcPr>
            <w:tcW w:w="1073" w:type="dxa"/>
            <w:tcBorders>
              <w:top w:val="nil"/>
              <w:left w:val="nil"/>
              <w:bottom w:val="single" w:sz="8" w:space="0" w:color="auto"/>
              <w:right w:val="single" w:sz="8" w:space="0" w:color="auto"/>
            </w:tcBorders>
            <w:shd w:val="clear" w:color="auto" w:fill="auto"/>
            <w:vAlign w:val="center"/>
            <w:hideMark/>
          </w:tcPr>
          <w:p w14:paraId="75E13612" w14:textId="415E0969" w:rsidR="00DD456E" w:rsidRPr="007C4EA8" w:rsidDel="00982B65" w:rsidRDefault="00DD456E">
            <w:pPr>
              <w:pStyle w:val="ListParagraph"/>
              <w:numPr>
                <w:ilvl w:val="1"/>
                <w:numId w:val="23"/>
              </w:numPr>
              <w:spacing w:before="120" w:after="120"/>
              <w:contextualSpacing w:val="0"/>
              <w:rPr>
                <w:del w:id="4009" w:author="Sekar Subramanian" w:date="2021-07-16T12:26:00Z"/>
                <w:rFonts w:asciiTheme="minorHAnsi" w:eastAsia="Times New Roman" w:hAnsiTheme="minorHAnsi" w:cstheme="minorHAnsi"/>
                <w:color w:val="000000"/>
                <w:sz w:val="28"/>
                <w:szCs w:val="28"/>
                <w:rPrChange w:id="4010" w:author="Sekar Subramanian" w:date="2021-07-16T13:10:00Z">
                  <w:rPr>
                    <w:del w:id="4011" w:author="Sekar Subramanian" w:date="2021-07-16T12:26:00Z"/>
                    <w:rFonts w:ascii="Calibri" w:eastAsia="Times New Roman" w:hAnsi="Calibri" w:cs="Calibri"/>
                    <w:color w:val="000000"/>
                    <w:sz w:val="18"/>
                    <w:szCs w:val="18"/>
                  </w:rPr>
                </w:rPrChange>
              </w:rPr>
              <w:pPrChange w:id="4012" w:author="Sekar Subramanian" w:date="2021-07-16T12:36:00Z">
                <w:pPr>
                  <w:spacing w:after="0" w:line="240" w:lineRule="auto"/>
                  <w:jc w:val="center"/>
                </w:pPr>
              </w:pPrChange>
            </w:pPr>
            <w:del w:id="4013" w:author="Sekar Subramanian" w:date="2021-07-16T12:26:00Z">
              <w:r w:rsidRPr="007C4EA8" w:rsidDel="00982B65">
                <w:rPr>
                  <w:rFonts w:asciiTheme="minorHAnsi" w:eastAsia="Times New Roman" w:hAnsiTheme="minorHAnsi" w:cstheme="minorHAnsi"/>
                  <w:color w:val="000000"/>
                  <w:sz w:val="28"/>
                  <w:szCs w:val="28"/>
                  <w:rPrChange w:id="4014" w:author="Sekar Subramanian" w:date="2021-07-16T13:10:00Z">
                    <w:rPr>
                      <w:rFonts w:ascii="Calibri" w:eastAsia="Times New Roman" w:hAnsi="Calibri" w:cs="Calibri"/>
                      <w:color w:val="000000"/>
                      <w:sz w:val="18"/>
                      <w:szCs w:val="18"/>
                    </w:rPr>
                  </w:rPrChange>
                </w:rPr>
                <w:delText>15</w:delText>
              </w:r>
            </w:del>
          </w:p>
        </w:tc>
        <w:tc>
          <w:tcPr>
            <w:tcW w:w="919" w:type="dxa"/>
            <w:tcBorders>
              <w:top w:val="nil"/>
              <w:left w:val="nil"/>
              <w:bottom w:val="single" w:sz="8" w:space="0" w:color="auto"/>
              <w:right w:val="single" w:sz="8" w:space="0" w:color="auto"/>
            </w:tcBorders>
            <w:shd w:val="clear" w:color="auto" w:fill="auto"/>
            <w:vAlign w:val="center"/>
            <w:hideMark/>
          </w:tcPr>
          <w:p w14:paraId="5BE44CB2" w14:textId="2B716D19" w:rsidR="00DD456E" w:rsidRPr="007C4EA8" w:rsidDel="00982B65" w:rsidRDefault="00DD456E">
            <w:pPr>
              <w:pStyle w:val="ListParagraph"/>
              <w:numPr>
                <w:ilvl w:val="1"/>
                <w:numId w:val="23"/>
              </w:numPr>
              <w:spacing w:before="120" w:after="120"/>
              <w:contextualSpacing w:val="0"/>
              <w:rPr>
                <w:del w:id="4015" w:author="Sekar Subramanian" w:date="2021-07-16T12:26:00Z"/>
                <w:rFonts w:asciiTheme="minorHAnsi" w:eastAsia="Times New Roman" w:hAnsiTheme="minorHAnsi" w:cstheme="minorHAnsi"/>
                <w:color w:val="000000"/>
                <w:sz w:val="28"/>
                <w:szCs w:val="28"/>
                <w:rPrChange w:id="4016" w:author="Sekar Subramanian" w:date="2021-07-16T13:10:00Z">
                  <w:rPr>
                    <w:del w:id="4017" w:author="Sekar Subramanian" w:date="2021-07-16T12:26:00Z"/>
                    <w:rFonts w:ascii="Calibri" w:eastAsia="Times New Roman" w:hAnsi="Calibri" w:cs="Calibri"/>
                    <w:color w:val="000000"/>
                    <w:sz w:val="18"/>
                    <w:szCs w:val="18"/>
                  </w:rPr>
                </w:rPrChange>
              </w:rPr>
              <w:pPrChange w:id="4018" w:author="Sekar Subramanian" w:date="2021-07-16T12:36:00Z">
                <w:pPr>
                  <w:spacing w:after="0" w:line="240" w:lineRule="auto"/>
                  <w:jc w:val="center"/>
                </w:pPr>
              </w:pPrChange>
            </w:pPr>
            <w:del w:id="4019" w:author="Sekar Subramanian" w:date="2021-07-16T12:26:00Z">
              <w:r w:rsidRPr="007C4EA8" w:rsidDel="00982B65">
                <w:rPr>
                  <w:rFonts w:asciiTheme="minorHAnsi" w:eastAsia="Times New Roman" w:hAnsiTheme="minorHAnsi" w:cstheme="minorHAnsi"/>
                  <w:color w:val="000000"/>
                  <w:sz w:val="28"/>
                  <w:szCs w:val="28"/>
                  <w:rPrChange w:id="4020"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605F21C1" w14:textId="0F38AB7C" w:rsidR="00DD456E" w:rsidRPr="007C4EA8" w:rsidDel="00982B65" w:rsidRDefault="00DD456E">
            <w:pPr>
              <w:pStyle w:val="ListParagraph"/>
              <w:numPr>
                <w:ilvl w:val="1"/>
                <w:numId w:val="23"/>
              </w:numPr>
              <w:spacing w:before="120" w:after="120"/>
              <w:contextualSpacing w:val="0"/>
              <w:rPr>
                <w:del w:id="4021" w:author="Sekar Subramanian" w:date="2021-07-16T12:26:00Z"/>
                <w:rFonts w:asciiTheme="minorHAnsi" w:eastAsia="Times New Roman" w:hAnsiTheme="minorHAnsi" w:cstheme="minorHAnsi"/>
                <w:color w:val="000000"/>
                <w:sz w:val="28"/>
                <w:szCs w:val="28"/>
                <w:rPrChange w:id="4022" w:author="Sekar Subramanian" w:date="2021-07-16T13:10:00Z">
                  <w:rPr>
                    <w:del w:id="4023" w:author="Sekar Subramanian" w:date="2021-07-16T12:26:00Z"/>
                    <w:rFonts w:ascii="Calibri" w:eastAsia="Times New Roman" w:hAnsi="Calibri" w:cs="Calibri"/>
                    <w:color w:val="000000"/>
                    <w:sz w:val="18"/>
                    <w:szCs w:val="18"/>
                  </w:rPr>
                </w:rPrChange>
              </w:rPr>
              <w:pPrChange w:id="4024" w:author="Sekar Subramanian" w:date="2021-07-16T12:36:00Z">
                <w:pPr>
                  <w:spacing w:after="0" w:line="240" w:lineRule="auto"/>
                  <w:jc w:val="center"/>
                </w:pPr>
              </w:pPrChange>
            </w:pPr>
            <w:del w:id="4025" w:author="Sekar Subramanian" w:date="2021-07-16T12:26:00Z">
              <w:r w:rsidRPr="007C4EA8" w:rsidDel="00982B65">
                <w:rPr>
                  <w:rFonts w:asciiTheme="minorHAnsi" w:eastAsia="Times New Roman" w:hAnsiTheme="minorHAnsi" w:cstheme="minorHAnsi"/>
                  <w:color w:val="000000"/>
                  <w:sz w:val="28"/>
                  <w:szCs w:val="28"/>
                  <w:rPrChange w:id="4026" w:author="Sekar Subramanian" w:date="2021-07-16T13:10:00Z">
                    <w:rPr>
                      <w:rFonts w:ascii="Calibri" w:eastAsia="Times New Roman" w:hAnsi="Calibri" w:cs="Calibri"/>
                      <w:color w:val="000000"/>
                      <w:sz w:val="18"/>
                      <w:szCs w:val="18"/>
                    </w:rPr>
                  </w:rPrChange>
                </w:rPr>
                <w:delText>1</w:delText>
              </w:r>
            </w:del>
          </w:p>
        </w:tc>
        <w:tc>
          <w:tcPr>
            <w:tcW w:w="1409" w:type="dxa"/>
            <w:tcBorders>
              <w:top w:val="nil"/>
              <w:left w:val="nil"/>
              <w:bottom w:val="single" w:sz="8" w:space="0" w:color="auto"/>
              <w:right w:val="single" w:sz="8" w:space="0" w:color="auto"/>
            </w:tcBorders>
            <w:shd w:val="clear" w:color="auto" w:fill="auto"/>
            <w:vAlign w:val="center"/>
            <w:hideMark/>
          </w:tcPr>
          <w:p w14:paraId="3C9EC1D4" w14:textId="796F8B66" w:rsidR="00DD456E" w:rsidRPr="007C4EA8" w:rsidDel="00982B65" w:rsidRDefault="00DD456E">
            <w:pPr>
              <w:pStyle w:val="ListParagraph"/>
              <w:numPr>
                <w:ilvl w:val="1"/>
                <w:numId w:val="23"/>
              </w:numPr>
              <w:spacing w:before="120" w:after="120"/>
              <w:contextualSpacing w:val="0"/>
              <w:rPr>
                <w:del w:id="4027" w:author="Sekar Subramanian" w:date="2021-07-16T12:26:00Z"/>
                <w:rFonts w:asciiTheme="minorHAnsi" w:eastAsia="Times New Roman" w:hAnsiTheme="minorHAnsi" w:cstheme="minorHAnsi"/>
                <w:color w:val="000000"/>
                <w:sz w:val="28"/>
                <w:szCs w:val="28"/>
                <w:rPrChange w:id="4028" w:author="Sekar Subramanian" w:date="2021-07-16T13:10:00Z">
                  <w:rPr>
                    <w:del w:id="4029" w:author="Sekar Subramanian" w:date="2021-07-16T12:26:00Z"/>
                    <w:rFonts w:ascii="Calibri" w:eastAsia="Times New Roman" w:hAnsi="Calibri" w:cs="Calibri"/>
                    <w:color w:val="000000"/>
                    <w:sz w:val="18"/>
                    <w:szCs w:val="18"/>
                  </w:rPr>
                </w:rPrChange>
              </w:rPr>
              <w:pPrChange w:id="4030" w:author="Sekar Subramanian" w:date="2021-07-16T12:36:00Z">
                <w:pPr>
                  <w:spacing w:after="0" w:line="240" w:lineRule="auto"/>
                  <w:jc w:val="center"/>
                </w:pPr>
              </w:pPrChange>
            </w:pPr>
            <w:del w:id="4031" w:author="Sekar Subramanian" w:date="2021-07-16T12:26:00Z">
              <w:r w:rsidRPr="007C4EA8" w:rsidDel="00982B65">
                <w:rPr>
                  <w:rFonts w:asciiTheme="minorHAnsi" w:eastAsia="Times New Roman" w:hAnsiTheme="minorHAnsi" w:cstheme="minorHAnsi"/>
                  <w:color w:val="000000"/>
                  <w:sz w:val="28"/>
                  <w:szCs w:val="28"/>
                  <w:rPrChange w:id="4032" w:author="Sekar Subramanian" w:date="2021-07-16T13:10:00Z">
                    <w:rPr>
                      <w:rFonts w:ascii="Calibri" w:eastAsia="Times New Roman" w:hAnsi="Calibri" w:cs="Calibri"/>
                      <w:color w:val="000000"/>
                      <w:sz w:val="18"/>
                      <w:szCs w:val="18"/>
                    </w:rPr>
                  </w:rPrChange>
                </w:rPr>
                <w:delText>0</w:delText>
              </w:r>
            </w:del>
          </w:p>
        </w:tc>
      </w:tr>
    </w:tbl>
    <w:p w14:paraId="59CF41F7" w14:textId="0EAB5A9F" w:rsidR="000C569F" w:rsidRPr="007C4EA8" w:rsidDel="00982B65" w:rsidRDefault="000C569F">
      <w:pPr>
        <w:pStyle w:val="ListParagraph"/>
        <w:numPr>
          <w:ilvl w:val="1"/>
          <w:numId w:val="23"/>
        </w:numPr>
        <w:spacing w:before="120" w:after="120"/>
        <w:contextualSpacing w:val="0"/>
        <w:rPr>
          <w:del w:id="4033" w:author="Sekar Subramanian" w:date="2021-07-16T12:26:00Z"/>
          <w:rFonts w:asciiTheme="minorHAnsi" w:eastAsia="Times New Roman" w:hAnsiTheme="minorHAnsi" w:cstheme="minorHAnsi"/>
          <w:sz w:val="28"/>
          <w:szCs w:val="28"/>
          <w:rPrChange w:id="4034" w:author="Sekar Subramanian" w:date="2021-07-16T13:10:00Z">
            <w:rPr>
              <w:del w:id="4035" w:author="Sekar Subramanian" w:date="2021-07-16T12:26:00Z"/>
              <w:rFonts w:ascii="Calibri" w:eastAsia="Times New Roman" w:hAnsi="Calibri" w:cs="Calibri"/>
            </w:rPr>
          </w:rPrChange>
        </w:rPr>
        <w:pPrChange w:id="4036" w:author="Sekar Subramanian" w:date="2021-07-16T12:36:00Z">
          <w:pPr>
            <w:spacing w:after="0" w:line="240" w:lineRule="auto"/>
          </w:pPr>
        </w:pPrChange>
      </w:pPr>
    </w:p>
    <w:p w14:paraId="45CC8925" w14:textId="12C7A3A6" w:rsidR="00F845F2" w:rsidRPr="007C4EA8" w:rsidDel="00982B65" w:rsidRDefault="4054DB71">
      <w:pPr>
        <w:pStyle w:val="ListParagraph"/>
        <w:numPr>
          <w:ilvl w:val="1"/>
          <w:numId w:val="23"/>
        </w:numPr>
        <w:spacing w:before="120" w:after="120"/>
        <w:contextualSpacing w:val="0"/>
        <w:rPr>
          <w:del w:id="4037" w:author="Sekar Subramanian" w:date="2021-07-16T12:26:00Z"/>
          <w:rFonts w:asciiTheme="minorHAnsi" w:eastAsia="Calibri" w:hAnsiTheme="minorHAnsi" w:cstheme="minorHAnsi"/>
          <w:sz w:val="28"/>
          <w:szCs w:val="28"/>
          <w:rPrChange w:id="4038" w:author="Sekar Subramanian" w:date="2021-07-16T13:10:00Z">
            <w:rPr>
              <w:del w:id="4039" w:author="Sekar Subramanian" w:date="2021-07-16T12:26:00Z"/>
              <w:rFonts w:ascii="Calibri" w:eastAsia="Calibri" w:hAnsi="Calibri" w:cs="Calibri"/>
            </w:rPr>
          </w:rPrChange>
        </w:rPr>
        <w:pPrChange w:id="4040" w:author="Sekar Subramanian" w:date="2021-07-16T12:36:00Z">
          <w:pPr>
            <w:numPr>
              <w:ilvl w:val="2"/>
              <w:numId w:val="26"/>
            </w:numPr>
            <w:spacing w:after="0" w:line="240" w:lineRule="auto"/>
            <w:ind w:left="2160" w:hanging="180"/>
          </w:pPr>
        </w:pPrChange>
      </w:pPr>
      <w:del w:id="4041" w:author="Sekar Subramanian" w:date="2021-07-16T12:26:00Z">
        <w:r w:rsidRPr="007C4EA8" w:rsidDel="00982B65">
          <w:rPr>
            <w:rFonts w:asciiTheme="minorHAnsi" w:eastAsia="Calibri" w:hAnsiTheme="minorHAnsi" w:cstheme="minorHAnsi"/>
            <w:sz w:val="28"/>
            <w:szCs w:val="28"/>
            <w:rPrChange w:id="4042" w:author="Sekar Subramanian" w:date="2021-07-16T13:10:00Z">
              <w:rPr>
                <w:rFonts w:ascii="Calibri" w:eastAsia="Calibri" w:hAnsi="Calibri" w:cs="Calibri"/>
              </w:rPr>
            </w:rPrChange>
          </w:rPr>
          <w:delText>Referral cost</w:delText>
        </w:r>
      </w:del>
    </w:p>
    <w:p w14:paraId="52B61F6A" w14:textId="4D3FEF3B" w:rsidR="00F845F2" w:rsidRPr="007C4EA8" w:rsidDel="00982B65" w:rsidRDefault="4054DB71">
      <w:pPr>
        <w:pStyle w:val="ListParagraph"/>
        <w:numPr>
          <w:ilvl w:val="1"/>
          <w:numId w:val="23"/>
        </w:numPr>
        <w:spacing w:before="120" w:after="120"/>
        <w:contextualSpacing w:val="0"/>
        <w:rPr>
          <w:del w:id="4043" w:author="Sekar Subramanian" w:date="2021-07-16T12:26:00Z"/>
          <w:rFonts w:asciiTheme="minorHAnsi" w:eastAsia="Times New Roman" w:hAnsiTheme="minorHAnsi" w:cstheme="minorHAnsi"/>
          <w:sz w:val="28"/>
          <w:szCs w:val="28"/>
          <w:rPrChange w:id="4044" w:author="Sekar Subramanian" w:date="2021-07-16T13:10:00Z">
            <w:rPr>
              <w:del w:id="4045" w:author="Sekar Subramanian" w:date="2021-07-16T12:26:00Z"/>
              <w:rFonts w:ascii="Calibri" w:eastAsia="Times New Roman" w:hAnsi="Calibri" w:cs="Calibri"/>
            </w:rPr>
          </w:rPrChange>
        </w:rPr>
        <w:pPrChange w:id="4046" w:author="Sekar Subramanian" w:date="2021-07-16T12:36:00Z">
          <w:pPr>
            <w:numPr>
              <w:ilvl w:val="3"/>
              <w:numId w:val="26"/>
            </w:numPr>
            <w:spacing w:after="0" w:line="240" w:lineRule="auto"/>
            <w:ind w:left="2880" w:hanging="360"/>
          </w:pPr>
        </w:pPrChange>
      </w:pPr>
      <w:del w:id="4047" w:author="Sekar Subramanian" w:date="2021-07-16T12:26:00Z">
        <w:r w:rsidRPr="007C4EA8" w:rsidDel="00982B65">
          <w:rPr>
            <w:rFonts w:asciiTheme="minorHAnsi" w:eastAsia="Times New Roman" w:hAnsiTheme="minorHAnsi" w:cstheme="minorHAnsi"/>
            <w:sz w:val="28"/>
            <w:szCs w:val="28"/>
            <w:rPrChange w:id="4048" w:author="Sekar Subramanian" w:date="2021-07-16T13:10:00Z">
              <w:rPr>
                <w:rFonts w:ascii="Calibri" w:eastAsia="Times New Roman" w:hAnsi="Calibri" w:cs="Calibri"/>
              </w:rPr>
            </w:rPrChange>
          </w:rPr>
          <w:delText>Following methods can be used to test this variable in the model.</w:delText>
        </w:r>
      </w:del>
    </w:p>
    <w:p w14:paraId="2FE01095" w14:textId="54D8EF21" w:rsidR="00F845F2" w:rsidRPr="007C4EA8" w:rsidDel="00982B65" w:rsidRDefault="4054DB71">
      <w:pPr>
        <w:pStyle w:val="ListParagraph"/>
        <w:numPr>
          <w:ilvl w:val="1"/>
          <w:numId w:val="23"/>
        </w:numPr>
        <w:spacing w:before="120" w:after="120"/>
        <w:contextualSpacing w:val="0"/>
        <w:rPr>
          <w:del w:id="4049" w:author="Sekar Subramanian" w:date="2021-07-16T12:26:00Z"/>
          <w:rFonts w:asciiTheme="minorHAnsi" w:eastAsia="Times New Roman" w:hAnsiTheme="minorHAnsi" w:cstheme="minorHAnsi"/>
          <w:sz w:val="28"/>
          <w:szCs w:val="28"/>
          <w:rPrChange w:id="4050" w:author="Sekar Subramanian" w:date="2021-07-16T13:10:00Z">
            <w:rPr>
              <w:del w:id="4051" w:author="Sekar Subramanian" w:date="2021-07-16T12:26:00Z"/>
              <w:rFonts w:ascii="Calibri" w:eastAsia="Times New Roman" w:hAnsi="Calibri" w:cs="Calibri"/>
            </w:rPr>
          </w:rPrChange>
        </w:rPr>
        <w:pPrChange w:id="4052" w:author="Sekar Subramanian" w:date="2021-07-16T12:36:00Z">
          <w:pPr>
            <w:numPr>
              <w:ilvl w:val="4"/>
              <w:numId w:val="26"/>
            </w:numPr>
            <w:spacing w:after="0" w:line="240" w:lineRule="auto"/>
            <w:ind w:left="3600" w:hanging="360"/>
          </w:pPr>
        </w:pPrChange>
      </w:pPr>
      <w:del w:id="4053" w:author="Sekar Subramanian" w:date="2021-07-16T12:26:00Z">
        <w:r w:rsidRPr="007C4EA8" w:rsidDel="00982B65">
          <w:rPr>
            <w:rFonts w:asciiTheme="minorHAnsi" w:eastAsia="Times New Roman" w:hAnsiTheme="minorHAnsi" w:cstheme="minorHAnsi"/>
            <w:sz w:val="28"/>
            <w:szCs w:val="28"/>
            <w:rPrChange w:id="4054" w:author="Sekar Subramanian" w:date="2021-07-16T13:10:00Z">
              <w:rPr>
                <w:rFonts w:ascii="Calibri" w:eastAsia="Times New Roman" w:hAnsi="Calibri" w:cs="Calibri"/>
              </w:rPr>
            </w:rPrChange>
          </w:rPr>
          <w:delText>Testing cost directly based on Referral value eg: 8gp referral, 10gbp referral etc</w:delText>
        </w:r>
      </w:del>
    </w:p>
    <w:p w14:paraId="41E8ED42" w14:textId="2C6C5E1D" w:rsidR="00F845F2" w:rsidRPr="007C4EA8" w:rsidDel="00982B65" w:rsidRDefault="4054DB71">
      <w:pPr>
        <w:pStyle w:val="ListParagraph"/>
        <w:numPr>
          <w:ilvl w:val="1"/>
          <w:numId w:val="23"/>
        </w:numPr>
        <w:spacing w:before="120" w:after="120"/>
        <w:contextualSpacing w:val="0"/>
        <w:rPr>
          <w:del w:id="4055" w:author="Sekar Subramanian" w:date="2021-07-16T12:26:00Z"/>
          <w:rFonts w:asciiTheme="minorHAnsi" w:eastAsia="Calibri" w:hAnsiTheme="minorHAnsi" w:cstheme="minorHAnsi"/>
          <w:sz w:val="28"/>
          <w:szCs w:val="28"/>
          <w:rPrChange w:id="4056" w:author="Sekar Subramanian" w:date="2021-07-16T13:10:00Z">
            <w:rPr>
              <w:del w:id="4057" w:author="Sekar Subramanian" w:date="2021-07-16T12:26:00Z"/>
              <w:rFonts w:ascii="Calibri" w:eastAsia="Calibri" w:hAnsi="Calibri" w:cs="Calibri"/>
            </w:rPr>
          </w:rPrChange>
        </w:rPr>
        <w:pPrChange w:id="4058" w:author="Sekar Subramanian" w:date="2021-07-16T12:36:00Z">
          <w:pPr>
            <w:numPr>
              <w:ilvl w:val="5"/>
              <w:numId w:val="26"/>
            </w:numPr>
            <w:spacing w:after="0" w:line="240" w:lineRule="auto"/>
            <w:ind w:left="4320" w:hanging="180"/>
          </w:pPr>
        </w:pPrChange>
      </w:pPr>
      <w:del w:id="4059" w:author="Sekar Subramanian" w:date="2021-07-16T12:26:00Z">
        <w:r w:rsidRPr="007C4EA8" w:rsidDel="00982B65">
          <w:rPr>
            <w:rFonts w:asciiTheme="minorHAnsi" w:eastAsia="Calibri" w:hAnsiTheme="minorHAnsi" w:cstheme="minorHAnsi"/>
            <w:sz w:val="28"/>
            <w:szCs w:val="28"/>
            <w:rPrChange w:id="4060" w:author="Sekar Subramanian" w:date="2021-07-16T13:10:00Z">
              <w:rPr>
                <w:rFonts w:ascii="Calibri" w:eastAsia="Calibri" w:hAnsi="Calibri" w:cs="Calibri"/>
              </w:rPr>
            </w:rPrChange>
          </w:rPr>
          <w:delText>Can apply transformations to align it with consumer behavior- Moving average of x days.</w:delText>
        </w:r>
      </w:del>
    </w:p>
    <w:p w14:paraId="1FE2E19C" w14:textId="2CCE04B8" w:rsidR="00F845F2" w:rsidRPr="007C4EA8" w:rsidDel="00982B65" w:rsidRDefault="4054DB71">
      <w:pPr>
        <w:pStyle w:val="ListParagraph"/>
        <w:numPr>
          <w:ilvl w:val="1"/>
          <w:numId w:val="23"/>
        </w:numPr>
        <w:spacing w:before="120" w:after="120"/>
        <w:contextualSpacing w:val="0"/>
        <w:rPr>
          <w:del w:id="4061" w:author="Sekar Subramanian" w:date="2021-07-16T12:26:00Z"/>
          <w:rFonts w:asciiTheme="minorHAnsi" w:eastAsia="Times New Roman" w:hAnsiTheme="minorHAnsi" w:cstheme="minorHAnsi"/>
          <w:sz w:val="28"/>
          <w:szCs w:val="28"/>
          <w:rPrChange w:id="4062" w:author="Sekar Subramanian" w:date="2021-07-16T13:10:00Z">
            <w:rPr>
              <w:del w:id="4063" w:author="Sekar Subramanian" w:date="2021-07-16T12:26:00Z"/>
              <w:rFonts w:ascii="Calibri" w:eastAsia="Times New Roman" w:hAnsi="Calibri" w:cs="Calibri"/>
            </w:rPr>
          </w:rPrChange>
        </w:rPr>
        <w:pPrChange w:id="4064" w:author="Sekar Subramanian" w:date="2021-07-16T12:36:00Z">
          <w:pPr>
            <w:numPr>
              <w:ilvl w:val="4"/>
              <w:numId w:val="26"/>
            </w:numPr>
            <w:spacing w:after="0" w:line="240" w:lineRule="auto"/>
            <w:ind w:left="3600" w:hanging="360"/>
          </w:pPr>
        </w:pPrChange>
      </w:pPr>
      <w:del w:id="4065" w:author="Sekar Subramanian" w:date="2021-07-16T12:26:00Z">
        <w:r w:rsidRPr="007C4EA8" w:rsidDel="00982B65">
          <w:rPr>
            <w:rFonts w:asciiTheme="minorHAnsi" w:eastAsia="Times New Roman" w:hAnsiTheme="minorHAnsi" w:cstheme="minorHAnsi"/>
            <w:sz w:val="28"/>
            <w:szCs w:val="28"/>
            <w:rPrChange w:id="4066" w:author="Sekar Subramanian" w:date="2021-07-16T13:10:00Z">
              <w:rPr>
                <w:rFonts w:ascii="Calibri" w:eastAsia="Times New Roman" w:hAnsi="Calibri" w:cs="Calibri"/>
              </w:rPr>
            </w:rPrChange>
          </w:rPr>
          <w:delText>Instead of using cost directly in these variables, use the per user value – Cost / Fist time activations – This will reduce the correlation that direct cost has with KPI.</w:delText>
        </w:r>
      </w:del>
    </w:p>
    <w:p w14:paraId="5DF5CEF9" w14:textId="38F88940" w:rsidR="00F845F2" w:rsidRPr="007C4EA8" w:rsidDel="00982B65" w:rsidRDefault="4054DB71">
      <w:pPr>
        <w:pStyle w:val="ListParagraph"/>
        <w:numPr>
          <w:ilvl w:val="1"/>
          <w:numId w:val="23"/>
        </w:numPr>
        <w:spacing w:before="120" w:after="120"/>
        <w:contextualSpacing w:val="0"/>
        <w:rPr>
          <w:del w:id="4067" w:author="Sekar Subramanian" w:date="2021-07-16T12:26:00Z"/>
          <w:rFonts w:asciiTheme="minorHAnsi" w:eastAsia="Calibri" w:hAnsiTheme="minorHAnsi" w:cstheme="minorHAnsi"/>
          <w:sz w:val="28"/>
          <w:szCs w:val="28"/>
          <w:rPrChange w:id="4068" w:author="Sekar Subramanian" w:date="2021-07-16T13:10:00Z">
            <w:rPr>
              <w:del w:id="4069" w:author="Sekar Subramanian" w:date="2021-07-16T12:26:00Z"/>
              <w:rFonts w:ascii="Calibri" w:eastAsia="Calibri" w:hAnsi="Calibri" w:cs="Calibri"/>
            </w:rPr>
          </w:rPrChange>
        </w:rPr>
        <w:pPrChange w:id="4070" w:author="Sekar Subramanian" w:date="2021-07-16T12:36:00Z">
          <w:pPr>
            <w:numPr>
              <w:ilvl w:val="5"/>
              <w:numId w:val="26"/>
            </w:numPr>
            <w:spacing w:after="0" w:line="240" w:lineRule="auto"/>
            <w:ind w:left="4320" w:hanging="180"/>
          </w:pPr>
        </w:pPrChange>
      </w:pPr>
      <w:del w:id="4071" w:author="Sekar Subramanian" w:date="2021-07-16T12:26:00Z">
        <w:r w:rsidRPr="007C4EA8" w:rsidDel="00982B65">
          <w:rPr>
            <w:rFonts w:asciiTheme="minorHAnsi" w:eastAsia="Calibri" w:hAnsiTheme="minorHAnsi" w:cstheme="minorHAnsi"/>
            <w:sz w:val="28"/>
            <w:szCs w:val="28"/>
            <w:rPrChange w:id="4072" w:author="Sekar Subramanian" w:date="2021-07-16T13:10:00Z">
              <w:rPr>
                <w:rFonts w:ascii="Calibri" w:eastAsia="Calibri" w:hAnsi="Calibri" w:cs="Calibri"/>
              </w:rPr>
            </w:rPrChange>
          </w:rPr>
          <w:delText xml:space="preserve">Can apply transformations to further align it with consumer behavior. </w:delText>
        </w:r>
      </w:del>
    </w:p>
    <w:p w14:paraId="3A12143A" w14:textId="35C767B8" w:rsidR="00F845F2" w:rsidRPr="007C4EA8" w:rsidDel="00982B65" w:rsidRDefault="4054DB71">
      <w:pPr>
        <w:pStyle w:val="ListParagraph"/>
        <w:numPr>
          <w:ilvl w:val="1"/>
          <w:numId w:val="23"/>
        </w:numPr>
        <w:spacing w:before="120" w:after="120"/>
        <w:contextualSpacing w:val="0"/>
        <w:rPr>
          <w:del w:id="4073" w:author="Sekar Subramanian" w:date="2021-07-16T12:26:00Z"/>
          <w:rFonts w:asciiTheme="minorHAnsi" w:eastAsia="Times New Roman" w:hAnsiTheme="minorHAnsi" w:cstheme="minorHAnsi"/>
          <w:sz w:val="28"/>
          <w:szCs w:val="28"/>
          <w:rPrChange w:id="4074" w:author="Sekar Subramanian" w:date="2021-07-16T13:10:00Z">
            <w:rPr>
              <w:del w:id="4075" w:author="Sekar Subramanian" w:date="2021-07-16T12:26:00Z"/>
              <w:rFonts w:ascii="Calibri" w:eastAsia="Times New Roman" w:hAnsi="Calibri" w:cs="Calibri"/>
            </w:rPr>
          </w:rPrChange>
        </w:rPr>
        <w:pPrChange w:id="4076" w:author="Sekar Subramanian" w:date="2021-07-16T12:36:00Z">
          <w:pPr>
            <w:numPr>
              <w:ilvl w:val="4"/>
              <w:numId w:val="26"/>
            </w:numPr>
            <w:spacing w:after="0" w:line="240" w:lineRule="auto"/>
            <w:ind w:left="3600" w:hanging="360"/>
          </w:pPr>
        </w:pPrChange>
      </w:pPr>
      <w:del w:id="4077" w:author="Sekar Subramanian" w:date="2021-07-16T12:26:00Z">
        <w:r w:rsidRPr="007C4EA8" w:rsidDel="00982B65">
          <w:rPr>
            <w:rFonts w:asciiTheme="minorHAnsi" w:eastAsia="Times New Roman" w:hAnsiTheme="minorHAnsi" w:cstheme="minorHAnsi"/>
            <w:sz w:val="28"/>
            <w:szCs w:val="28"/>
            <w:rPrChange w:id="4078" w:author="Sekar Subramanian" w:date="2021-07-16T13:10:00Z">
              <w:rPr>
                <w:rFonts w:ascii="Calibri" w:eastAsia="Times New Roman" w:hAnsi="Calibri" w:cs="Calibri"/>
              </w:rPr>
            </w:rPrChange>
          </w:rPr>
          <w:delText xml:space="preserve">Using flag variables </w:delText>
        </w:r>
      </w:del>
    </w:p>
    <w:p w14:paraId="629ED2E1" w14:textId="40D57921" w:rsidR="00F845F2" w:rsidRPr="007C4EA8" w:rsidDel="00982B65" w:rsidRDefault="4054DB71">
      <w:pPr>
        <w:pStyle w:val="ListParagraph"/>
        <w:numPr>
          <w:ilvl w:val="1"/>
          <w:numId w:val="23"/>
        </w:numPr>
        <w:spacing w:before="120" w:after="120"/>
        <w:contextualSpacing w:val="0"/>
        <w:rPr>
          <w:del w:id="4079" w:author="Sekar Subramanian" w:date="2021-07-16T12:26:00Z"/>
          <w:rFonts w:asciiTheme="minorHAnsi" w:eastAsia="Times New Roman" w:hAnsiTheme="minorHAnsi" w:cstheme="minorHAnsi"/>
          <w:b/>
          <w:bCs/>
          <w:sz w:val="28"/>
          <w:szCs w:val="28"/>
          <w:rPrChange w:id="4080" w:author="Sekar Subramanian" w:date="2021-07-16T13:10:00Z">
            <w:rPr>
              <w:del w:id="4081" w:author="Sekar Subramanian" w:date="2021-07-16T12:26:00Z"/>
              <w:rFonts w:ascii="Calibri" w:eastAsia="Times New Roman" w:hAnsi="Calibri" w:cs="Calibri"/>
              <w:b/>
              <w:bCs/>
            </w:rPr>
          </w:rPrChange>
        </w:rPr>
        <w:pPrChange w:id="4082" w:author="Sekar Subramanian" w:date="2021-07-16T12:36:00Z">
          <w:pPr>
            <w:numPr>
              <w:ilvl w:val="1"/>
              <w:numId w:val="26"/>
            </w:numPr>
            <w:spacing w:after="0" w:line="240" w:lineRule="auto"/>
            <w:ind w:left="1440" w:hanging="360"/>
          </w:pPr>
        </w:pPrChange>
      </w:pPr>
      <w:del w:id="4083" w:author="Sekar Subramanian" w:date="2021-07-16T12:26:00Z">
        <w:r w:rsidRPr="007C4EA8" w:rsidDel="00982B65">
          <w:rPr>
            <w:rFonts w:asciiTheme="minorHAnsi" w:eastAsia="Times New Roman" w:hAnsiTheme="minorHAnsi" w:cstheme="minorHAnsi"/>
            <w:b/>
            <w:bCs/>
            <w:sz w:val="28"/>
            <w:szCs w:val="28"/>
            <w:rPrChange w:id="4084" w:author="Sekar Subramanian" w:date="2021-07-16T13:10:00Z">
              <w:rPr>
                <w:rFonts w:ascii="Calibri" w:eastAsia="Times New Roman" w:hAnsi="Calibri" w:cs="Calibri"/>
                <w:b/>
                <w:bCs/>
              </w:rPr>
            </w:rPrChange>
          </w:rPr>
          <w:delText>Non-media --</w:delText>
        </w:r>
      </w:del>
    </w:p>
    <w:p w14:paraId="020CEB77" w14:textId="5BD36C6A" w:rsidR="00F845F2" w:rsidRPr="007C4EA8" w:rsidDel="00982B65" w:rsidRDefault="4054DB71">
      <w:pPr>
        <w:pStyle w:val="ListParagraph"/>
        <w:numPr>
          <w:ilvl w:val="1"/>
          <w:numId w:val="23"/>
        </w:numPr>
        <w:spacing w:before="120" w:after="120"/>
        <w:contextualSpacing w:val="0"/>
        <w:rPr>
          <w:del w:id="4085" w:author="Sekar Subramanian" w:date="2021-07-16T12:26:00Z"/>
          <w:rFonts w:asciiTheme="minorHAnsi" w:eastAsia="Calibri" w:hAnsiTheme="minorHAnsi" w:cstheme="minorHAnsi"/>
          <w:sz w:val="28"/>
          <w:szCs w:val="28"/>
          <w:rPrChange w:id="4086" w:author="Sekar Subramanian" w:date="2021-07-16T13:10:00Z">
            <w:rPr>
              <w:del w:id="4087" w:author="Sekar Subramanian" w:date="2021-07-16T12:26:00Z"/>
              <w:rFonts w:ascii="Calibri" w:eastAsia="Calibri" w:hAnsi="Calibri" w:cs="Calibri"/>
            </w:rPr>
          </w:rPrChange>
        </w:rPr>
        <w:pPrChange w:id="4088" w:author="Sekar Subramanian" w:date="2021-07-16T12:36:00Z">
          <w:pPr>
            <w:numPr>
              <w:ilvl w:val="2"/>
              <w:numId w:val="26"/>
            </w:numPr>
            <w:spacing w:after="0" w:line="240" w:lineRule="auto"/>
            <w:ind w:left="2160" w:hanging="180"/>
          </w:pPr>
        </w:pPrChange>
      </w:pPr>
      <w:del w:id="4089" w:author="Sekar Subramanian" w:date="2021-07-16T12:26:00Z">
        <w:r w:rsidRPr="007C4EA8" w:rsidDel="00982B65">
          <w:rPr>
            <w:rFonts w:asciiTheme="minorHAnsi" w:eastAsia="Calibri" w:hAnsiTheme="minorHAnsi" w:cstheme="minorHAnsi"/>
            <w:sz w:val="28"/>
            <w:szCs w:val="28"/>
            <w:rPrChange w:id="4090" w:author="Sekar Subramanian" w:date="2021-07-16T13:10:00Z">
              <w:rPr>
                <w:rFonts w:ascii="Calibri" w:eastAsia="Calibri" w:hAnsi="Calibri" w:cs="Calibri"/>
              </w:rPr>
            </w:rPrChange>
          </w:rPr>
          <w:delText xml:space="preserve">Lifecycle – </w:delText>
        </w:r>
      </w:del>
    </w:p>
    <w:p w14:paraId="44B1F305" w14:textId="564DB1C9" w:rsidR="00F845F2" w:rsidRPr="007C4EA8" w:rsidDel="00982B65" w:rsidRDefault="4054DB71">
      <w:pPr>
        <w:pStyle w:val="ListParagraph"/>
        <w:numPr>
          <w:ilvl w:val="1"/>
          <w:numId w:val="23"/>
        </w:numPr>
        <w:spacing w:before="120" w:after="120"/>
        <w:contextualSpacing w:val="0"/>
        <w:rPr>
          <w:del w:id="4091" w:author="Sekar Subramanian" w:date="2021-07-16T12:26:00Z"/>
          <w:rFonts w:asciiTheme="minorHAnsi" w:eastAsia="Times New Roman" w:hAnsiTheme="minorHAnsi" w:cstheme="minorHAnsi"/>
          <w:sz w:val="28"/>
          <w:szCs w:val="28"/>
          <w:rPrChange w:id="4092" w:author="Sekar Subramanian" w:date="2021-07-16T13:10:00Z">
            <w:rPr>
              <w:del w:id="4093" w:author="Sekar Subramanian" w:date="2021-07-16T12:26:00Z"/>
              <w:rFonts w:ascii="Calibri" w:eastAsia="Times New Roman" w:hAnsi="Calibri" w:cs="Calibri"/>
            </w:rPr>
          </w:rPrChange>
        </w:rPr>
        <w:pPrChange w:id="4094" w:author="Sekar Subramanian" w:date="2021-07-16T12:36:00Z">
          <w:pPr>
            <w:numPr>
              <w:ilvl w:val="3"/>
              <w:numId w:val="26"/>
            </w:numPr>
            <w:spacing w:after="0" w:line="240" w:lineRule="auto"/>
            <w:ind w:left="2880" w:hanging="360"/>
          </w:pPr>
        </w:pPrChange>
      </w:pPr>
      <w:del w:id="4095" w:author="Sekar Subramanian" w:date="2021-07-16T12:26:00Z">
        <w:r w:rsidRPr="007C4EA8" w:rsidDel="00982B65">
          <w:rPr>
            <w:rFonts w:asciiTheme="minorHAnsi" w:eastAsia="Times New Roman" w:hAnsiTheme="minorHAnsi" w:cstheme="minorHAnsi"/>
            <w:sz w:val="28"/>
            <w:szCs w:val="28"/>
            <w:rPrChange w:id="4096" w:author="Sekar Subramanian" w:date="2021-07-16T13:10:00Z">
              <w:rPr>
                <w:rFonts w:ascii="Calibri" w:eastAsia="Times New Roman" w:hAnsi="Calibri" w:cs="Calibri"/>
              </w:rPr>
            </w:rPrChange>
          </w:rPr>
          <w:delText>We have tested in the model by breaking the variables by message type.</w:delText>
        </w:r>
      </w:del>
    </w:p>
    <w:p w14:paraId="79C4E8E6" w14:textId="078EE2E0" w:rsidR="00F845F2" w:rsidRPr="007C4EA8" w:rsidDel="00982B65" w:rsidRDefault="4054DB71">
      <w:pPr>
        <w:pStyle w:val="ListParagraph"/>
        <w:numPr>
          <w:ilvl w:val="1"/>
          <w:numId w:val="23"/>
        </w:numPr>
        <w:spacing w:before="120" w:after="120"/>
        <w:contextualSpacing w:val="0"/>
        <w:rPr>
          <w:del w:id="4097" w:author="Sekar Subramanian" w:date="2021-07-16T12:26:00Z"/>
          <w:rFonts w:asciiTheme="minorHAnsi" w:eastAsia="Times New Roman" w:hAnsiTheme="minorHAnsi" w:cstheme="minorHAnsi"/>
          <w:sz w:val="28"/>
          <w:szCs w:val="28"/>
          <w:rPrChange w:id="4098" w:author="Sekar Subramanian" w:date="2021-07-16T13:10:00Z">
            <w:rPr>
              <w:del w:id="4099" w:author="Sekar Subramanian" w:date="2021-07-16T12:26:00Z"/>
              <w:rFonts w:ascii="Calibri" w:eastAsia="Times New Roman" w:hAnsi="Calibri" w:cs="Calibri"/>
            </w:rPr>
          </w:rPrChange>
        </w:rPr>
        <w:pPrChange w:id="4100" w:author="Sekar Subramanian" w:date="2021-07-16T12:36:00Z">
          <w:pPr>
            <w:numPr>
              <w:ilvl w:val="3"/>
              <w:numId w:val="26"/>
            </w:numPr>
            <w:spacing w:after="0" w:line="240" w:lineRule="auto"/>
            <w:ind w:left="2880" w:hanging="360"/>
          </w:pPr>
        </w:pPrChange>
      </w:pPr>
      <w:del w:id="4101" w:author="Sekar Subramanian" w:date="2021-07-16T12:26:00Z">
        <w:r w:rsidRPr="007C4EA8" w:rsidDel="00982B65">
          <w:rPr>
            <w:rFonts w:asciiTheme="minorHAnsi" w:eastAsia="Times New Roman" w:hAnsiTheme="minorHAnsi" w:cstheme="minorHAnsi"/>
            <w:sz w:val="28"/>
            <w:szCs w:val="28"/>
            <w:rPrChange w:id="4102" w:author="Sekar Subramanian" w:date="2021-07-16T13:10:00Z">
              <w:rPr>
                <w:rFonts w:ascii="Calibri" w:eastAsia="Times New Roman" w:hAnsi="Calibri" w:cs="Calibri"/>
              </w:rPr>
            </w:rPrChange>
          </w:rPr>
          <w:delText>Can apply Lag transformation to the variables where Lag value is iterative.</w:delText>
        </w:r>
      </w:del>
    </w:p>
    <w:p w14:paraId="39C243E1" w14:textId="625A2BA9" w:rsidR="008C68E9" w:rsidRPr="007C4EA8" w:rsidDel="00982B65" w:rsidRDefault="4054DB71">
      <w:pPr>
        <w:pStyle w:val="ListParagraph"/>
        <w:numPr>
          <w:ilvl w:val="1"/>
          <w:numId w:val="23"/>
        </w:numPr>
        <w:spacing w:before="120" w:after="120"/>
        <w:contextualSpacing w:val="0"/>
        <w:rPr>
          <w:del w:id="4103" w:author="Sekar Subramanian" w:date="2021-07-16T12:26:00Z"/>
          <w:rFonts w:asciiTheme="minorHAnsi" w:eastAsia="Times New Roman" w:hAnsiTheme="minorHAnsi" w:cstheme="minorHAnsi"/>
          <w:sz w:val="28"/>
          <w:szCs w:val="28"/>
          <w:rPrChange w:id="4104" w:author="Sekar Subramanian" w:date="2021-07-16T13:10:00Z">
            <w:rPr>
              <w:del w:id="4105" w:author="Sekar Subramanian" w:date="2021-07-16T12:26:00Z"/>
              <w:rFonts w:ascii="Calibri" w:eastAsia="Times New Roman" w:hAnsi="Calibri" w:cs="Calibri"/>
            </w:rPr>
          </w:rPrChange>
        </w:rPr>
        <w:pPrChange w:id="4106" w:author="Sekar Subramanian" w:date="2021-07-16T12:36:00Z">
          <w:pPr>
            <w:numPr>
              <w:ilvl w:val="4"/>
              <w:numId w:val="26"/>
            </w:numPr>
            <w:spacing w:after="0" w:line="240" w:lineRule="auto"/>
            <w:ind w:left="3600" w:hanging="360"/>
          </w:pPr>
        </w:pPrChange>
      </w:pPr>
      <w:del w:id="4107" w:author="Sekar Subramanian" w:date="2021-07-16T12:26:00Z">
        <w:r w:rsidRPr="007C4EA8" w:rsidDel="00982B65">
          <w:rPr>
            <w:rFonts w:asciiTheme="minorHAnsi" w:eastAsia="Times New Roman" w:hAnsiTheme="minorHAnsi" w:cstheme="minorHAnsi"/>
            <w:sz w:val="28"/>
            <w:szCs w:val="28"/>
            <w:rPrChange w:id="4108" w:author="Sekar Subramanian" w:date="2021-07-16T13:10:00Z">
              <w:rPr>
                <w:rFonts w:ascii="Calibri" w:eastAsia="Times New Roman" w:hAnsi="Calibri" w:cs="Calibri"/>
              </w:rPr>
            </w:rPrChange>
          </w:rPr>
          <w:delText>Lag transformation will consider the lag it takes for a user to activate after receiving the message.</w:delText>
        </w:r>
      </w:del>
    </w:p>
    <w:p w14:paraId="22B2064F" w14:textId="70AF9399" w:rsidR="008C68E9" w:rsidRPr="007C4EA8" w:rsidDel="00CA397A" w:rsidRDefault="008C68E9">
      <w:pPr>
        <w:pStyle w:val="ListParagraph"/>
        <w:numPr>
          <w:ilvl w:val="1"/>
          <w:numId w:val="23"/>
        </w:numPr>
        <w:spacing w:before="120" w:after="120"/>
        <w:contextualSpacing w:val="0"/>
        <w:rPr>
          <w:del w:id="4109" w:author="Sekar Subramanian" w:date="2021-07-16T12:28:00Z"/>
          <w:rFonts w:asciiTheme="minorHAnsi" w:hAnsiTheme="minorHAnsi" w:cstheme="minorHAnsi"/>
          <w:color w:val="000000" w:themeColor="text1"/>
          <w:sz w:val="28"/>
          <w:szCs w:val="28"/>
          <w:rPrChange w:id="4110" w:author="Sekar Subramanian" w:date="2021-07-16T13:10:00Z">
            <w:rPr>
              <w:del w:id="4111" w:author="Sekar Subramanian" w:date="2021-07-16T12:28:00Z"/>
              <w:rFonts w:asciiTheme="minorHAnsi" w:hAnsiTheme="minorHAnsi" w:cstheme="minorHAnsi"/>
              <w:color w:val="000000" w:themeColor="text1"/>
              <w:sz w:val="22"/>
              <w:szCs w:val="22"/>
            </w:rPr>
          </w:rPrChange>
        </w:rPr>
        <w:pPrChange w:id="4112" w:author="Sekar Subramanian" w:date="2021-07-16T12:36:00Z">
          <w:pPr>
            <w:pStyle w:val="Heading1"/>
            <w:numPr>
              <w:numId w:val="25"/>
            </w:numPr>
            <w:ind w:left="360" w:hanging="360"/>
          </w:pPr>
        </w:pPrChange>
      </w:pPr>
      <w:del w:id="4113" w:author="Sekar Subramanian" w:date="2021-07-16T12:28:00Z">
        <w:r w:rsidRPr="007C4EA8" w:rsidDel="00CA397A">
          <w:rPr>
            <w:rFonts w:cstheme="minorHAnsi"/>
            <w:color w:val="000000" w:themeColor="text1"/>
            <w:sz w:val="28"/>
            <w:szCs w:val="28"/>
            <w:rPrChange w:id="4114" w:author="Sekar Subramanian" w:date="2021-07-16T13:10:00Z">
              <w:rPr>
                <w:rFonts w:cstheme="minorHAnsi"/>
                <w:b w:val="0"/>
                <w:bCs w:val="0"/>
                <w:color w:val="000000" w:themeColor="text1"/>
              </w:rPr>
            </w:rPrChange>
          </w:rPr>
          <w:delText>MMx R</w:delText>
        </w:r>
        <w:r w:rsidR="00DB1898" w:rsidRPr="007C4EA8" w:rsidDel="00CA397A">
          <w:rPr>
            <w:rFonts w:cstheme="minorHAnsi"/>
            <w:color w:val="000000" w:themeColor="text1"/>
            <w:sz w:val="28"/>
            <w:szCs w:val="28"/>
            <w:rPrChange w:id="4115" w:author="Sekar Subramanian" w:date="2021-07-16T13:10:00Z">
              <w:rPr>
                <w:rFonts w:cstheme="minorHAnsi"/>
                <w:b w:val="0"/>
                <w:bCs w:val="0"/>
                <w:color w:val="000000" w:themeColor="text1"/>
              </w:rPr>
            </w:rPrChange>
          </w:rPr>
          <w:delText>eports</w:delText>
        </w:r>
      </w:del>
    </w:p>
    <w:p w14:paraId="22A8DBFE" w14:textId="5B7AD696" w:rsidR="00660B98" w:rsidRPr="007C4EA8" w:rsidDel="00CA397A" w:rsidRDefault="008C68E9">
      <w:pPr>
        <w:pStyle w:val="ListParagraph"/>
        <w:numPr>
          <w:ilvl w:val="1"/>
          <w:numId w:val="23"/>
        </w:numPr>
        <w:spacing w:before="120" w:after="120"/>
        <w:contextualSpacing w:val="0"/>
        <w:rPr>
          <w:del w:id="4116" w:author="Sekar Subramanian" w:date="2021-07-16T12:28:00Z"/>
          <w:rFonts w:asciiTheme="minorHAnsi" w:hAnsiTheme="minorHAnsi" w:cstheme="minorHAnsi"/>
          <w:sz w:val="28"/>
          <w:szCs w:val="28"/>
          <w:rPrChange w:id="4117" w:author="Sekar Subramanian" w:date="2021-07-16T13:10:00Z">
            <w:rPr>
              <w:del w:id="4118" w:author="Sekar Subramanian" w:date="2021-07-16T12:28:00Z"/>
              <w:rFonts w:asciiTheme="minorHAnsi" w:hAnsiTheme="minorHAnsi" w:cstheme="minorHAnsi"/>
              <w:sz w:val="22"/>
              <w:szCs w:val="22"/>
            </w:rPr>
          </w:rPrChange>
        </w:rPr>
        <w:pPrChange w:id="4119" w:author="Sekar Subramanian" w:date="2021-07-16T12:36:00Z">
          <w:pPr>
            <w:pStyle w:val="Heading2"/>
            <w:numPr>
              <w:ilvl w:val="1"/>
              <w:numId w:val="25"/>
            </w:numPr>
            <w:spacing w:before="0" w:after="120"/>
            <w:ind w:left="1800" w:hanging="360"/>
            <w:jc w:val="left"/>
          </w:pPr>
        </w:pPrChange>
      </w:pPr>
      <w:del w:id="4120" w:author="Sekar Subramanian" w:date="2021-07-16T12:28:00Z">
        <w:r w:rsidRPr="007C4EA8" w:rsidDel="00CA397A">
          <w:rPr>
            <w:rFonts w:cstheme="minorHAnsi"/>
            <w:sz w:val="28"/>
            <w:szCs w:val="28"/>
            <w:rPrChange w:id="4121" w:author="Sekar Subramanian" w:date="2021-07-16T13:10:00Z">
              <w:rPr>
                <w:rFonts w:cstheme="minorHAnsi"/>
                <w:b w:val="0"/>
                <w:bCs w:val="0"/>
              </w:rPr>
            </w:rPrChange>
          </w:rPr>
          <w:delText>Volume Contribution</w:delText>
        </w:r>
      </w:del>
    </w:p>
    <w:p w14:paraId="0A2B18F5" w14:textId="156C2BD3" w:rsidR="00C446AC" w:rsidRPr="007C4EA8" w:rsidDel="00E40B5D" w:rsidRDefault="008C68E9">
      <w:pPr>
        <w:pStyle w:val="ListParagraph"/>
        <w:numPr>
          <w:ilvl w:val="1"/>
          <w:numId w:val="23"/>
        </w:numPr>
        <w:spacing w:before="120" w:after="120"/>
        <w:contextualSpacing w:val="0"/>
        <w:rPr>
          <w:del w:id="4122" w:author="Sekar Subramanian" w:date="2021-07-16T12:27:00Z"/>
          <w:rFonts w:cstheme="minorHAnsi"/>
          <w:noProof/>
          <w:vanish/>
          <w:sz w:val="28"/>
          <w:szCs w:val="28"/>
          <w:rPrChange w:id="4123" w:author="Sekar Subramanian" w:date="2021-07-16T13:10:00Z">
            <w:rPr>
              <w:del w:id="4124" w:author="Sekar Subramanian" w:date="2021-07-16T12:27:00Z"/>
              <w:noProof/>
            </w:rPr>
          </w:rPrChange>
        </w:rPr>
        <w:pPrChange w:id="4125" w:author="Sekar Subramanian" w:date="2021-07-16T12:36:00Z">
          <w:pPr>
            <w:ind w:left="720"/>
          </w:pPr>
        </w:pPrChange>
      </w:pPr>
      <w:del w:id="4126" w:author="Sekar Subramanian" w:date="2021-07-16T12:28:00Z">
        <w:r w:rsidRPr="007C4EA8" w:rsidDel="00CA397A">
          <w:rPr>
            <w:rFonts w:cstheme="minorHAnsi"/>
            <w:sz w:val="28"/>
            <w:szCs w:val="28"/>
            <w:rPrChange w:id="4127" w:author="Sekar Subramanian" w:date="2021-07-16T13:10:00Z">
              <w:rPr>
                <w:rFonts w:cstheme="minorHAnsi"/>
              </w:rPr>
            </w:rPrChange>
          </w:rPr>
          <w:delText>This report decomposes total sales into baseline and incremental considering all measures from the final model. This is one of the key reports in a MMx analysis i.e. decompose total sales into base and</w:delText>
        </w:r>
        <w:r w:rsidR="00C446AC" w:rsidRPr="007C4EA8" w:rsidDel="00CA397A">
          <w:rPr>
            <w:rFonts w:cstheme="minorHAnsi"/>
            <w:sz w:val="28"/>
            <w:szCs w:val="28"/>
            <w:rPrChange w:id="4128" w:author="Sekar Subramanian" w:date="2021-07-16T13:10:00Z">
              <w:rPr>
                <w:rFonts w:cstheme="minorHAnsi"/>
              </w:rPr>
            </w:rPrChange>
          </w:rPr>
          <w:delText xml:space="preserve"> incremental</w:delText>
        </w:r>
        <w:r w:rsidRPr="007C4EA8" w:rsidDel="00CA397A">
          <w:rPr>
            <w:rFonts w:cstheme="minorHAnsi"/>
            <w:sz w:val="28"/>
            <w:szCs w:val="28"/>
            <w:rPrChange w:id="4129" w:author="Sekar Subramanian" w:date="2021-07-16T13:10:00Z">
              <w:rPr>
                <w:rFonts w:cstheme="minorHAnsi"/>
              </w:rPr>
            </w:rPrChange>
          </w:rPr>
          <w:delText>.</w:delText>
        </w:r>
        <w:r w:rsidR="00C446AC" w:rsidRPr="007C4EA8" w:rsidDel="00CA397A">
          <w:rPr>
            <w:rFonts w:cstheme="minorHAnsi"/>
            <w:noProof/>
            <w:sz w:val="28"/>
            <w:szCs w:val="28"/>
            <w:rPrChange w:id="4130" w:author="Sekar Subramanian" w:date="2021-07-16T13:10:00Z">
              <w:rPr>
                <w:noProof/>
              </w:rPr>
            </w:rPrChange>
          </w:rPr>
          <w:delText xml:space="preserve"> </w:delText>
        </w:r>
      </w:del>
    </w:p>
    <w:p w14:paraId="0092B1B4" w14:textId="349AD23F" w:rsidR="00DD456E" w:rsidRPr="007C4EA8" w:rsidDel="00CA397A" w:rsidRDefault="00C446AC">
      <w:pPr>
        <w:pStyle w:val="ListParagraph"/>
        <w:numPr>
          <w:ilvl w:val="1"/>
          <w:numId w:val="23"/>
        </w:numPr>
        <w:spacing w:before="120" w:after="120"/>
        <w:contextualSpacing w:val="0"/>
        <w:rPr>
          <w:del w:id="4131" w:author="Sekar Subramanian" w:date="2021-07-16T12:28:00Z"/>
          <w:rFonts w:cstheme="minorHAnsi"/>
          <w:sz w:val="28"/>
          <w:szCs w:val="28"/>
          <w:rPrChange w:id="4132" w:author="Sekar Subramanian" w:date="2021-07-16T13:10:00Z">
            <w:rPr>
              <w:del w:id="4133" w:author="Sekar Subramanian" w:date="2021-07-16T12:28:00Z"/>
              <w:rFonts w:cstheme="minorHAnsi"/>
            </w:rPr>
          </w:rPrChange>
        </w:rPr>
        <w:pPrChange w:id="4134" w:author="Sekar Subramanian" w:date="2021-07-16T12:36:00Z">
          <w:pPr>
            <w:ind w:left="720"/>
            <w:jc w:val="center"/>
          </w:pPr>
        </w:pPrChange>
      </w:pPr>
      <w:del w:id="4135" w:author="Sekar Subramanian" w:date="2021-07-16T12:28:00Z">
        <w:r w:rsidRPr="007C4EA8" w:rsidDel="00CA397A">
          <w:rPr>
            <w:rFonts w:cstheme="minorHAnsi"/>
            <w:noProof/>
            <w:sz w:val="28"/>
            <w:szCs w:val="28"/>
            <w:rPrChange w:id="4136" w:author="Sekar Subramanian" w:date="2021-07-16T13:10:00Z">
              <w:rPr>
                <w:noProof/>
              </w:rPr>
            </w:rPrChange>
          </w:rPr>
          <w:drawing>
            <wp:inline distT="0" distB="0" distL="0" distR="0" wp14:anchorId="69D6228E" wp14:editId="2FEFEACE">
              <wp:extent cx="3263751" cy="1499191"/>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67961" cy="1501125"/>
                      </a:xfrm>
                      <a:prstGeom prst="rect">
                        <a:avLst/>
                      </a:prstGeom>
                    </pic:spPr>
                  </pic:pic>
                </a:graphicData>
              </a:graphic>
            </wp:inline>
          </w:drawing>
        </w:r>
      </w:del>
    </w:p>
    <w:p w14:paraId="64F0BD66" w14:textId="5C7A7B03" w:rsidR="00660B98" w:rsidRPr="007C4EA8" w:rsidDel="00CA397A" w:rsidRDefault="008C68E9">
      <w:pPr>
        <w:pStyle w:val="ListParagraph"/>
        <w:numPr>
          <w:ilvl w:val="1"/>
          <w:numId w:val="23"/>
        </w:numPr>
        <w:spacing w:before="120" w:after="120"/>
        <w:contextualSpacing w:val="0"/>
        <w:rPr>
          <w:del w:id="4137" w:author="Sekar Subramanian" w:date="2021-07-16T12:28:00Z"/>
          <w:rFonts w:asciiTheme="minorHAnsi" w:hAnsiTheme="minorHAnsi" w:cstheme="minorHAnsi"/>
          <w:sz w:val="28"/>
          <w:szCs w:val="28"/>
          <w:rPrChange w:id="4138" w:author="Sekar Subramanian" w:date="2021-07-16T13:10:00Z">
            <w:rPr>
              <w:del w:id="4139" w:author="Sekar Subramanian" w:date="2021-07-16T12:28:00Z"/>
              <w:rFonts w:asciiTheme="minorHAnsi" w:hAnsiTheme="minorHAnsi" w:cstheme="minorHAnsi"/>
              <w:sz w:val="22"/>
              <w:szCs w:val="22"/>
            </w:rPr>
          </w:rPrChange>
        </w:rPr>
        <w:pPrChange w:id="4140" w:author="Sekar Subramanian" w:date="2021-07-16T12:36:00Z">
          <w:pPr>
            <w:pStyle w:val="Heading2"/>
            <w:numPr>
              <w:ilvl w:val="1"/>
              <w:numId w:val="25"/>
            </w:numPr>
            <w:spacing w:before="0" w:after="120"/>
            <w:ind w:left="1800" w:hanging="360"/>
            <w:jc w:val="left"/>
          </w:pPr>
        </w:pPrChange>
      </w:pPr>
      <w:del w:id="4141" w:author="Sekar Subramanian" w:date="2021-07-16T12:28:00Z">
        <w:r w:rsidRPr="007C4EA8" w:rsidDel="00CA397A">
          <w:rPr>
            <w:rFonts w:cstheme="minorHAnsi"/>
            <w:sz w:val="28"/>
            <w:szCs w:val="28"/>
            <w:rPrChange w:id="4142" w:author="Sekar Subramanian" w:date="2021-07-16T13:10:00Z">
              <w:rPr>
                <w:rFonts w:cstheme="minorHAnsi"/>
                <w:bCs w:val="0"/>
              </w:rPr>
            </w:rPrChange>
          </w:rPr>
          <w:delText xml:space="preserve"> </w:delText>
        </w:r>
        <w:r w:rsidRPr="007C4EA8" w:rsidDel="00CA397A">
          <w:rPr>
            <w:rFonts w:cstheme="minorHAnsi"/>
            <w:sz w:val="28"/>
            <w:szCs w:val="28"/>
            <w:rPrChange w:id="4143" w:author="Sekar Subramanian" w:date="2021-07-16T13:10:00Z">
              <w:rPr>
                <w:rFonts w:cstheme="minorHAnsi"/>
                <w:b w:val="0"/>
                <w:bCs w:val="0"/>
              </w:rPr>
            </w:rPrChange>
          </w:rPr>
          <w:delText xml:space="preserve">Due-To Change </w:delText>
        </w:r>
      </w:del>
    </w:p>
    <w:p w14:paraId="35622458" w14:textId="177E20FC" w:rsidR="008C68E9" w:rsidRPr="007C4EA8" w:rsidDel="00CA397A" w:rsidRDefault="00EC3750">
      <w:pPr>
        <w:pStyle w:val="ListParagraph"/>
        <w:numPr>
          <w:ilvl w:val="1"/>
          <w:numId w:val="23"/>
        </w:numPr>
        <w:spacing w:before="120" w:after="120"/>
        <w:contextualSpacing w:val="0"/>
        <w:rPr>
          <w:del w:id="4144" w:author="Sekar Subramanian" w:date="2021-07-16T12:28:00Z"/>
          <w:rFonts w:cstheme="minorHAnsi"/>
          <w:sz w:val="28"/>
          <w:szCs w:val="28"/>
          <w:rPrChange w:id="4145" w:author="Sekar Subramanian" w:date="2021-07-16T13:10:00Z">
            <w:rPr>
              <w:del w:id="4146" w:author="Sekar Subramanian" w:date="2021-07-16T12:28:00Z"/>
              <w:rFonts w:cstheme="minorHAnsi"/>
            </w:rPr>
          </w:rPrChange>
        </w:rPr>
        <w:pPrChange w:id="4147" w:author="Sekar Subramanian" w:date="2021-07-16T12:36:00Z">
          <w:pPr>
            <w:pStyle w:val="NoSpacing"/>
            <w:ind w:left="720" w:firstLine="720"/>
          </w:pPr>
        </w:pPrChange>
      </w:pPr>
      <w:del w:id="4148" w:author="Sekar Subramanian" w:date="2021-07-16T12:28:00Z">
        <w:r w:rsidRPr="007C4EA8" w:rsidDel="00CA397A">
          <w:rPr>
            <w:rFonts w:cstheme="minorHAnsi"/>
            <w:sz w:val="28"/>
            <w:szCs w:val="28"/>
            <w:rPrChange w:id="4149" w:author="Sekar Subramanian" w:date="2021-07-16T13:10:00Z">
              <w:rPr>
                <w:rFonts w:cstheme="minorHAnsi"/>
              </w:rPr>
            </w:rPrChange>
          </w:rPr>
          <w:delText>D</w:delText>
        </w:r>
        <w:r w:rsidR="008C68E9" w:rsidRPr="007C4EA8" w:rsidDel="00CA397A">
          <w:rPr>
            <w:rFonts w:cstheme="minorHAnsi"/>
            <w:sz w:val="28"/>
            <w:szCs w:val="28"/>
            <w:rPrChange w:id="4150" w:author="Sekar Subramanian" w:date="2021-07-16T13:10:00Z">
              <w:rPr>
                <w:rFonts w:cstheme="minorHAnsi"/>
              </w:rPr>
            </w:rPrChange>
          </w:rPr>
          <w:delText xml:space="preserve">ue-to change </w:delText>
        </w:r>
        <w:r w:rsidRPr="007C4EA8" w:rsidDel="00CA397A">
          <w:rPr>
            <w:rFonts w:cstheme="minorHAnsi"/>
            <w:sz w:val="28"/>
            <w:szCs w:val="28"/>
            <w:rPrChange w:id="4151" w:author="Sekar Subramanian" w:date="2021-07-16T13:10:00Z">
              <w:rPr>
                <w:rFonts w:cstheme="minorHAnsi"/>
              </w:rPr>
            </w:rPrChange>
          </w:rPr>
          <w:delText xml:space="preserve">(%) indicates the change between any two periods in KPI and model breaks down the change and attributes to key drivers in the model. </w:delText>
        </w:r>
      </w:del>
    </w:p>
    <w:p w14:paraId="0B62CFF8" w14:textId="0ECF6FF0" w:rsidR="008C68E9" w:rsidRPr="007C4EA8" w:rsidDel="00CA397A" w:rsidRDefault="008C68E9">
      <w:pPr>
        <w:pStyle w:val="ListParagraph"/>
        <w:numPr>
          <w:ilvl w:val="1"/>
          <w:numId w:val="23"/>
        </w:numPr>
        <w:spacing w:before="120" w:after="120"/>
        <w:contextualSpacing w:val="0"/>
        <w:rPr>
          <w:del w:id="4152" w:author="Sekar Subramanian" w:date="2021-07-16T12:28:00Z"/>
          <w:rFonts w:cstheme="minorHAnsi"/>
          <w:sz w:val="28"/>
          <w:szCs w:val="28"/>
          <w:rPrChange w:id="4153" w:author="Sekar Subramanian" w:date="2021-07-16T13:10:00Z">
            <w:rPr>
              <w:del w:id="4154" w:author="Sekar Subramanian" w:date="2021-07-16T12:28:00Z"/>
              <w:rFonts w:cstheme="minorHAnsi"/>
            </w:rPr>
          </w:rPrChange>
        </w:rPr>
        <w:pPrChange w:id="4155" w:author="Sekar Subramanian" w:date="2021-07-16T12:36:00Z">
          <w:pPr>
            <w:pStyle w:val="NoSpacing"/>
            <w:numPr>
              <w:numId w:val="14"/>
            </w:numPr>
            <w:tabs>
              <w:tab w:val="num" w:pos="720"/>
              <w:tab w:val="num" w:pos="1440"/>
            </w:tabs>
            <w:ind w:left="1440" w:hanging="360"/>
          </w:pPr>
        </w:pPrChange>
      </w:pPr>
      <w:del w:id="4156" w:author="Sekar Subramanian" w:date="2021-07-16T12:28:00Z">
        <w:r w:rsidRPr="007C4EA8" w:rsidDel="00CA397A">
          <w:rPr>
            <w:rFonts w:cstheme="minorHAnsi"/>
            <w:sz w:val="28"/>
            <w:szCs w:val="28"/>
            <w:rPrChange w:id="4157" w:author="Sekar Subramanian" w:date="2021-07-16T13:10:00Z">
              <w:rPr>
                <w:rFonts w:cstheme="minorHAnsi"/>
              </w:rPr>
            </w:rPrChange>
          </w:rPr>
          <w:delText xml:space="preserve">In many cases, </w:delText>
        </w:r>
        <w:r w:rsidR="00EC3750" w:rsidRPr="007C4EA8" w:rsidDel="00CA397A">
          <w:rPr>
            <w:rFonts w:cstheme="minorHAnsi"/>
            <w:sz w:val="28"/>
            <w:szCs w:val="28"/>
            <w:rPrChange w:id="4158" w:author="Sekar Subramanian" w:date="2021-07-16T13:10:00Z">
              <w:rPr>
                <w:rFonts w:cstheme="minorHAnsi"/>
              </w:rPr>
            </w:rPrChange>
          </w:rPr>
          <w:delText xml:space="preserve">there is a </w:delText>
        </w:r>
        <w:r w:rsidRPr="007C4EA8" w:rsidDel="00CA397A">
          <w:rPr>
            <w:rFonts w:cstheme="minorHAnsi"/>
            <w:sz w:val="28"/>
            <w:szCs w:val="28"/>
            <w:rPrChange w:id="4159" w:author="Sekar Subramanian" w:date="2021-07-16T13:10:00Z">
              <w:rPr>
                <w:rFonts w:cstheme="minorHAnsi"/>
              </w:rPr>
            </w:rPrChange>
          </w:rPr>
          <w:delText xml:space="preserve">gap </w:delText>
        </w:r>
        <w:r w:rsidR="00EC3750" w:rsidRPr="007C4EA8" w:rsidDel="00CA397A">
          <w:rPr>
            <w:rFonts w:cstheme="minorHAnsi"/>
            <w:sz w:val="28"/>
            <w:szCs w:val="28"/>
            <w:rPrChange w:id="4160" w:author="Sekar Subramanian" w:date="2021-07-16T13:10:00Z">
              <w:rPr>
                <w:rFonts w:cstheme="minorHAnsi"/>
              </w:rPr>
            </w:rPrChange>
          </w:rPr>
          <w:delText xml:space="preserve">between actual change and model predicted change and this is grouped </w:delText>
        </w:r>
        <w:r w:rsidRPr="007C4EA8" w:rsidDel="00CA397A">
          <w:rPr>
            <w:rFonts w:cstheme="minorHAnsi"/>
            <w:sz w:val="28"/>
            <w:szCs w:val="28"/>
            <w:rPrChange w:id="4161" w:author="Sekar Subramanian" w:date="2021-07-16T13:10:00Z">
              <w:rPr>
                <w:rFonts w:cstheme="minorHAnsi"/>
              </w:rPr>
            </w:rPrChange>
          </w:rPr>
          <w:delText>under the bucket “</w:delText>
        </w:r>
        <w:r w:rsidR="00EC3750" w:rsidRPr="007C4EA8" w:rsidDel="00CA397A">
          <w:rPr>
            <w:rFonts w:cstheme="minorHAnsi"/>
            <w:sz w:val="28"/>
            <w:szCs w:val="28"/>
            <w:rPrChange w:id="4162" w:author="Sekar Subramanian" w:date="2021-07-16T13:10:00Z">
              <w:rPr>
                <w:rFonts w:cstheme="minorHAnsi"/>
              </w:rPr>
            </w:rPrChange>
          </w:rPr>
          <w:delText>Others” (</w:delText>
        </w:r>
        <w:r w:rsidRPr="007C4EA8" w:rsidDel="00CA397A">
          <w:rPr>
            <w:rFonts w:cstheme="minorHAnsi"/>
            <w:sz w:val="28"/>
            <w:szCs w:val="28"/>
            <w:rPrChange w:id="4163" w:author="Sekar Subramanian" w:date="2021-07-16T13:10:00Z">
              <w:rPr>
                <w:rFonts w:cstheme="minorHAnsi"/>
              </w:rPr>
            </w:rPrChange>
          </w:rPr>
          <w:delText>Model Error</w:delText>
        </w:r>
        <w:r w:rsidR="00EC3750" w:rsidRPr="007C4EA8" w:rsidDel="00CA397A">
          <w:rPr>
            <w:rFonts w:cstheme="minorHAnsi"/>
            <w:sz w:val="28"/>
            <w:szCs w:val="28"/>
            <w:rPrChange w:id="4164" w:author="Sekar Subramanian" w:date="2021-07-16T13:10:00Z">
              <w:rPr>
                <w:rFonts w:cstheme="minorHAnsi"/>
              </w:rPr>
            </w:rPrChange>
          </w:rPr>
          <w:delText>)</w:delText>
        </w:r>
        <w:r w:rsidRPr="007C4EA8" w:rsidDel="00CA397A">
          <w:rPr>
            <w:rFonts w:cstheme="minorHAnsi"/>
            <w:sz w:val="28"/>
            <w:szCs w:val="28"/>
            <w:rPrChange w:id="4165" w:author="Sekar Subramanian" w:date="2021-07-16T13:10:00Z">
              <w:rPr>
                <w:rFonts w:cstheme="minorHAnsi"/>
              </w:rPr>
            </w:rPrChange>
          </w:rPr>
          <w:delText xml:space="preserve">. </w:delText>
        </w:r>
      </w:del>
    </w:p>
    <w:p w14:paraId="68D113F0" w14:textId="08944F26" w:rsidR="008C68E9" w:rsidRPr="007C4EA8" w:rsidDel="00CA397A" w:rsidRDefault="00EC3750">
      <w:pPr>
        <w:pStyle w:val="ListParagraph"/>
        <w:numPr>
          <w:ilvl w:val="1"/>
          <w:numId w:val="23"/>
        </w:numPr>
        <w:spacing w:before="120" w:after="120"/>
        <w:contextualSpacing w:val="0"/>
        <w:rPr>
          <w:del w:id="4166" w:author="Sekar Subramanian" w:date="2021-07-16T12:28:00Z"/>
          <w:rFonts w:cstheme="minorHAnsi"/>
          <w:sz w:val="28"/>
          <w:szCs w:val="28"/>
          <w:rPrChange w:id="4167" w:author="Sekar Subramanian" w:date="2021-07-16T13:10:00Z">
            <w:rPr>
              <w:del w:id="4168" w:author="Sekar Subramanian" w:date="2021-07-16T12:28:00Z"/>
              <w:rFonts w:cstheme="minorHAnsi"/>
            </w:rPr>
          </w:rPrChange>
        </w:rPr>
        <w:pPrChange w:id="4169" w:author="Sekar Subramanian" w:date="2021-07-16T12:36:00Z">
          <w:pPr>
            <w:pStyle w:val="NoSpacing"/>
            <w:numPr>
              <w:numId w:val="14"/>
            </w:numPr>
            <w:tabs>
              <w:tab w:val="num" w:pos="720"/>
              <w:tab w:val="num" w:pos="1440"/>
            </w:tabs>
            <w:ind w:left="1440" w:hanging="360"/>
          </w:pPr>
        </w:pPrChange>
      </w:pPr>
      <w:del w:id="4170" w:author="Sekar Subramanian" w:date="2021-07-16T12:28:00Z">
        <w:r w:rsidRPr="007C4EA8" w:rsidDel="00CA397A">
          <w:rPr>
            <w:rFonts w:cstheme="minorHAnsi"/>
            <w:sz w:val="28"/>
            <w:szCs w:val="28"/>
            <w:rPrChange w:id="4171" w:author="Sekar Subramanian" w:date="2021-07-16T13:10:00Z">
              <w:rPr>
                <w:rFonts w:cstheme="minorHAnsi"/>
              </w:rPr>
            </w:rPrChange>
          </w:rPr>
          <w:delText>M</w:delText>
        </w:r>
        <w:r w:rsidR="008C68E9" w:rsidRPr="007C4EA8" w:rsidDel="00CA397A">
          <w:rPr>
            <w:rFonts w:cstheme="minorHAnsi"/>
            <w:sz w:val="28"/>
            <w:szCs w:val="28"/>
            <w:rPrChange w:id="4172" w:author="Sekar Subramanian" w:date="2021-07-16T13:10:00Z">
              <w:rPr>
                <w:rFonts w:cstheme="minorHAnsi"/>
              </w:rPr>
            </w:rPrChange>
          </w:rPr>
          <w:delText xml:space="preserve">odel error </w:delText>
        </w:r>
        <w:r w:rsidRPr="007C4EA8" w:rsidDel="00CA397A">
          <w:rPr>
            <w:rFonts w:cstheme="minorHAnsi"/>
            <w:sz w:val="28"/>
            <w:szCs w:val="28"/>
            <w:rPrChange w:id="4173" w:author="Sekar Subramanian" w:date="2021-07-16T13:10:00Z">
              <w:rPr>
                <w:rFonts w:cstheme="minorHAnsi"/>
              </w:rPr>
            </w:rPrChange>
          </w:rPr>
          <w:delText xml:space="preserve">to be kept </w:delText>
        </w:r>
        <w:r w:rsidR="008C68E9" w:rsidRPr="007C4EA8" w:rsidDel="00CA397A">
          <w:rPr>
            <w:rFonts w:cstheme="minorHAnsi"/>
            <w:sz w:val="28"/>
            <w:szCs w:val="28"/>
            <w:rPrChange w:id="4174" w:author="Sekar Subramanian" w:date="2021-07-16T13:10:00Z">
              <w:rPr>
                <w:rFonts w:cstheme="minorHAnsi"/>
              </w:rPr>
            </w:rPrChange>
          </w:rPr>
          <w:delText xml:space="preserve">as low as </w:delText>
        </w:r>
        <w:r w:rsidR="00D67EAD" w:rsidRPr="007C4EA8" w:rsidDel="00CA397A">
          <w:rPr>
            <w:rFonts w:cstheme="minorHAnsi"/>
            <w:sz w:val="28"/>
            <w:szCs w:val="28"/>
            <w:rPrChange w:id="4175" w:author="Sekar Subramanian" w:date="2021-07-16T13:10:00Z">
              <w:rPr>
                <w:rFonts w:cstheme="minorHAnsi"/>
              </w:rPr>
            </w:rPrChange>
          </w:rPr>
          <w:delText>possible.</w:delText>
        </w:r>
      </w:del>
    </w:p>
    <w:p w14:paraId="5A5BF2BF" w14:textId="52686B22" w:rsidR="0046073B" w:rsidRPr="007C4EA8" w:rsidDel="00CA397A" w:rsidRDefault="00C446AC">
      <w:pPr>
        <w:pStyle w:val="ListParagraph"/>
        <w:numPr>
          <w:ilvl w:val="1"/>
          <w:numId w:val="23"/>
        </w:numPr>
        <w:spacing w:before="120" w:after="120"/>
        <w:contextualSpacing w:val="0"/>
        <w:rPr>
          <w:del w:id="4176" w:author="Sekar Subramanian" w:date="2021-07-16T12:28:00Z"/>
          <w:rFonts w:cstheme="minorHAnsi"/>
          <w:sz w:val="28"/>
          <w:szCs w:val="28"/>
          <w:rPrChange w:id="4177" w:author="Sekar Subramanian" w:date="2021-07-16T13:10:00Z">
            <w:rPr>
              <w:del w:id="4178" w:author="Sekar Subramanian" w:date="2021-07-16T12:28:00Z"/>
              <w:rFonts w:cstheme="minorHAnsi"/>
            </w:rPr>
          </w:rPrChange>
        </w:rPr>
        <w:pPrChange w:id="4179" w:author="Sekar Subramanian" w:date="2021-07-16T12:36:00Z">
          <w:pPr>
            <w:pStyle w:val="NoSpacing"/>
            <w:ind w:left="1440"/>
          </w:pPr>
        </w:pPrChange>
      </w:pPr>
      <w:del w:id="4180" w:author="Sekar Subramanian" w:date="2021-07-16T12:28:00Z">
        <w:r w:rsidRPr="007C4EA8" w:rsidDel="00CA397A">
          <w:rPr>
            <w:rFonts w:cstheme="minorHAnsi"/>
            <w:noProof/>
            <w:sz w:val="28"/>
            <w:szCs w:val="28"/>
            <w:rPrChange w:id="4181" w:author="Sekar Subramanian" w:date="2021-07-16T13:10:00Z">
              <w:rPr>
                <w:rFonts w:cstheme="minorHAnsi"/>
                <w:noProof/>
              </w:rPr>
            </w:rPrChange>
          </w:rPr>
          <w:drawing>
            <wp:inline distT="0" distB="0" distL="0" distR="0" wp14:anchorId="34946D66" wp14:editId="31BE5A35">
              <wp:extent cx="5417150" cy="1940752"/>
              <wp:effectExtent l="0" t="0" r="0" b="2540"/>
              <wp:docPr id="415776" name="Picture 41577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6" name="Picture 415776" descr="Char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5804" cy="1958183"/>
                      </a:xfrm>
                      <a:prstGeom prst="rect">
                        <a:avLst/>
                      </a:prstGeom>
                      <a:noFill/>
                    </pic:spPr>
                  </pic:pic>
                </a:graphicData>
              </a:graphic>
            </wp:inline>
          </w:drawing>
        </w:r>
      </w:del>
    </w:p>
    <w:p w14:paraId="42CB3BB3" w14:textId="0AE2E0DB" w:rsidR="0046073B" w:rsidRPr="007C4EA8" w:rsidDel="00CA397A" w:rsidRDefault="0046073B">
      <w:pPr>
        <w:pStyle w:val="ListParagraph"/>
        <w:numPr>
          <w:ilvl w:val="1"/>
          <w:numId w:val="23"/>
        </w:numPr>
        <w:spacing w:before="120" w:after="120"/>
        <w:contextualSpacing w:val="0"/>
        <w:rPr>
          <w:del w:id="4182" w:author="Sekar Subramanian" w:date="2021-07-16T12:28:00Z"/>
          <w:rFonts w:asciiTheme="minorHAnsi" w:hAnsiTheme="minorHAnsi" w:cstheme="minorHAnsi"/>
          <w:noProof/>
          <w:sz w:val="28"/>
          <w:szCs w:val="28"/>
          <w:lang w:val="en-IN" w:eastAsia="en-IN"/>
          <w:rPrChange w:id="4183" w:author="Sekar Subramanian" w:date="2021-07-16T13:10:00Z">
            <w:rPr>
              <w:del w:id="4184" w:author="Sekar Subramanian" w:date="2021-07-16T12:28:00Z"/>
              <w:rFonts w:asciiTheme="minorHAnsi" w:hAnsiTheme="minorHAnsi" w:cstheme="minorHAnsi"/>
              <w:noProof/>
              <w:sz w:val="22"/>
              <w:szCs w:val="22"/>
              <w:lang w:val="en-IN" w:eastAsia="en-IN"/>
            </w:rPr>
          </w:rPrChange>
        </w:rPr>
        <w:pPrChange w:id="4185" w:author="Sekar Subramanian" w:date="2021-07-16T12:36:00Z">
          <w:pPr>
            <w:pStyle w:val="ListNumber2"/>
            <w:numPr>
              <w:numId w:val="0"/>
            </w:numPr>
            <w:tabs>
              <w:tab w:val="clear" w:pos="1980"/>
            </w:tabs>
            <w:ind w:left="0" w:firstLine="0"/>
          </w:pPr>
        </w:pPrChange>
      </w:pPr>
    </w:p>
    <w:p w14:paraId="53F4FD12" w14:textId="66676C7E" w:rsidR="008C68E9" w:rsidRPr="007C4EA8" w:rsidDel="00CA397A" w:rsidRDefault="4054DB71">
      <w:pPr>
        <w:pStyle w:val="ListParagraph"/>
        <w:numPr>
          <w:ilvl w:val="1"/>
          <w:numId w:val="23"/>
        </w:numPr>
        <w:spacing w:before="120" w:after="120"/>
        <w:contextualSpacing w:val="0"/>
        <w:rPr>
          <w:del w:id="4186" w:author="Sekar Subramanian" w:date="2021-07-16T12:28:00Z"/>
          <w:rFonts w:asciiTheme="minorHAnsi" w:hAnsiTheme="minorHAnsi" w:cstheme="minorHAnsi"/>
          <w:sz w:val="28"/>
          <w:szCs w:val="28"/>
          <w:rPrChange w:id="4187" w:author="Sekar Subramanian" w:date="2021-07-16T13:10:00Z">
            <w:rPr>
              <w:del w:id="4188" w:author="Sekar Subramanian" w:date="2021-07-16T12:28:00Z"/>
              <w:rFonts w:asciiTheme="minorHAnsi" w:hAnsiTheme="minorHAnsi" w:cstheme="minorBidi"/>
              <w:sz w:val="22"/>
              <w:szCs w:val="22"/>
            </w:rPr>
          </w:rPrChange>
        </w:rPr>
        <w:pPrChange w:id="4189" w:author="Sekar Subramanian" w:date="2021-07-16T12:36:00Z">
          <w:pPr>
            <w:pStyle w:val="Heading2"/>
            <w:numPr>
              <w:ilvl w:val="1"/>
              <w:numId w:val="25"/>
            </w:numPr>
            <w:spacing w:before="0" w:after="120"/>
            <w:ind w:left="1800" w:hanging="360"/>
            <w:jc w:val="left"/>
          </w:pPr>
        </w:pPrChange>
      </w:pPr>
      <w:commentRangeStart w:id="4190"/>
      <w:del w:id="4191" w:author="Sekar Subramanian" w:date="2021-07-16T12:28:00Z">
        <w:r w:rsidRPr="007C4EA8" w:rsidDel="00CA397A">
          <w:rPr>
            <w:rFonts w:cstheme="minorHAnsi"/>
            <w:sz w:val="28"/>
            <w:szCs w:val="28"/>
            <w:rPrChange w:id="4192" w:author="Sekar Subramanian" w:date="2021-07-16T13:10:00Z">
              <w:rPr>
                <w:b w:val="0"/>
                <w:bCs w:val="0"/>
              </w:rPr>
            </w:rPrChange>
          </w:rPr>
          <w:delText xml:space="preserve">Cost of Acquisition </w:delText>
        </w:r>
      </w:del>
    </w:p>
    <w:p w14:paraId="789D84E3" w14:textId="28BA13F0" w:rsidR="008C68E9" w:rsidRPr="007C4EA8" w:rsidDel="00CA397A" w:rsidRDefault="008C68E9">
      <w:pPr>
        <w:pStyle w:val="ListParagraph"/>
        <w:numPr>
          <w:ilvl w:val="1"/>
          <w:numId w:val="23"/>
        </w:numPr>
        <w:spacing w:before="120" w:after="120"/>
        <w:contextualSpacing w:val="0"/>
        <w:rPr>
          <w:del w:id="4193" w:author="Sekar Subramanian" w:date="2021-07-16T12:28:00Z"/>
          <w:rFonts w:asciiTheme="minorHAnsi" w:hAnsiTheme="minorHAnsi" w:cstheme="minorHAnsi"/>
          <w:sz w:val="28"/>
          <w:szCs w:val="28"/>
          <w:rPrChange w:id="4194" w:author="Sekar Subramanian" w:date="2021-07-16T13:10:00Z">
            <w:rPr>
              <w:del w:id="4195" w:author="Sekar Subramanian" w:date="2021-07-16T12:28:00Z"/>
              <w:rFonts w:asciiTheme="minorHAnsi" w:hAnsiTheme="minorHAnsi" w:cstheme="minorHAnsi"/>
              <w:sz w:val="22"/>
              <w:szCs w:val="22"/>
            </w:rPr>
          </w:rPrChange>
        </w:rPr>
        <w:pPrChange w:id="4196" w:author="Sekar Subramanian" w:date="2021-07-16T12:36:00Z">
          <w:pPr>
            <w:pStyle w:val="ListNumber2"/>
            <w:numPr>
              <w:numId w:val="0"/>
            </w:numPr>
            <w:tabs>
              <w:tab w:val="clear" w:pos="1980"/>
            </w:tabs>
            <w:ind w:left="0" w:firstLine="0"/>
          </w:pPr>
        </w:pPrChange>
      </w:pPr>
    </w:p>
    <w:p w14:paraId="4DFFE124" w14:textId="689505F8" w:rsidR="008C68E9" w:rsidRPr="007C4EA8" w:rsidDel="00CA397A" w:rsidRDefault="00861A17">
      <w:pPr>
        <w:pStyle w:val="ListParagraph"/>
        <w:numPr>
          <w:ilvl w:val="1"/>
          <w:numId w:val="23"/>
        </w:numPr>
        <w:spacing w:before="120" w:after="120"/>
        <w:contextualSpacing w:val="0"/>
        <w:rPr>
          <w:del w:id="4197" w:author="Sekar Subramanian" w:date="2021-07-16T12:28:00Z"/>
          <w:rFonts w:asciiTheme="minorHAnsi" w:hAnsiTheme="minorHAnsi" w:cstheme="minorHAnsi"/>
          <w:sz w:val="28"/>
          <w:szCs w:val="28"/>
          <w:rPrChange w:id="4198" w:author="Sekar Subramanian" w:date="2021-07-16T13:10:00Z">
            <w:rPr>
              <w:del w:id="4199" w:author="Sekar Subramanian" w:date="2021-07-16T12:28:00Z"/>
              <w:rFonts w:asciiTheme="minorHAnsi" w:hAnsiTheme="minorHAnsi" w:cstheme="minorHAnsi"/>
              <w:sz w:val="22"/>
              <w:szCs w:val="22"/>
            </w:rPr>
          </w:rPrChange>
        </w:rPr>
        <w:pPrChange w:id="4200" w:author="Sekar Subramanian" w:date="2021-07-16T12:36:00Z">
          <w:pPr>
            <w:pStyle w:val="ListNumber2"/>
            <w:numPr>
              <w:numId w:val="0"/>
            </w:numPr>
            <w:tabs>
              <w:tab w:val="clear" w:pos="1980"/>
            </w:tabs>
            <w:ind w:left="720" w:firstLine="0"/>
          </w:pPr>
        </w:pPrChange>
      </w:pPr>
      <w:del w:id="4201" w:author="Sekar Subramanian" w:date="2021-07-16T12:28:00Z">
        <w:r w:rsidRPr="007C4EA8" w:rsidDel="00CA397A">
          <w:rPr>
            <w:rFonts w:cstheme="minorHAnsi"/>
            <w:sz w:val="28"/>
            <w:szCs w:val="28"/>
            <w:rPrChange w:id="4202" w:author="Sekar Subramanian" w:date="2021-07-16T13:10:00Z">
              <w:rPr>
                <w:rFonts w:cstheme="minorHAnsi"/>
              </w:rPr>
            </w:rPrChange>
          </w:rPr>
          <w:delText>Cost of acquisition</w:delText>
        </w:r>
        <w:r w:rsidR="008C68E9" w:rsidRPr="007C4EA8" w:rsidDel="00CA397A">
          <w:rPr>
            <w:rFonts w:cstheme="minorHAnsi"/>
            <w:sz w:val="28"/>
            <w:szCs w:val="28"/>
            <w:rPrChange w:id="4203" w:author="Sekar Subramanian" w:date="2021-07-16T13:10:00Z">
              <w:rPr>
                <w:rFonts w:cstheme="minorHAnsi"/>
              </w:rPr>
            </w:rPrChange>
          </w:rPr>
          <w:delText xml:space="preserve"> is calculated as</w:delText>
        </w:r>
        <w:r w:rsidR="007E2081" w:rsidRPr="007C4EA8" w:rsidDel="00CA397A">
          <w:rPr>
            <w:rFonts w:cstheme="minorHAnsi"/>
            <w:sz w:val="28"/>
            <w:szCs w:val="28"/>
            <w:rPrChange w:id="4204" w:author="Sekar Subramanian" w:date="2021-07-16T13:10:00Z">
              <w:rPr>
                <w:rFonts w:cstheme="minorHAnsi"/>
              </w:rPr>
            </w:rPrChange>
          </w:rPr>
          <w:delText xml:space="preserve"> Spends (for respective </w:delText>
        </w:r>
        <w:r w:rsidR="00B6679F" w:rsidRPr="007C4EA8" w:rsidDel="00CA397A">
          <w:rPr>
            <w:rFonts w:cstheme="minorHAnsi"/>
            <w:sz w:val="28"/>
            <w:szCs w:val="28"/>
            <w:rPrChange w:id="4205" w:author="Sekar Subramanian" w:date="2021-07-16T13:10:00Z">
              <w:rPr>
                <w:rFonts w:cstheme="minorHAnsi"/>
              </w:rPr>
            </w:rPrChange>
          </w:rPr>
          <w:delText>media) divided</w:delText>
        </w:r>
        <w:r w:rsidR="007E2081" w:rsidRPr="007C4EA8" w:rsidDel="00CA397A">
          <w:rPr>
            <w:rFonts w:cstheme="minorHAnsi"/>
            <w:sz w:val="28"/>
            <w:szCs w:val="28"/>
            <w:rPrChange w:id="4206" w:author="Sekar Subramanian" w:date="2021-07-16T13:10:00Z">
              <w:rPr>
                <w:rFonts w:cstheme="minorHAnsi"/>
              </w:rPr>
            </w:rPrChange>
          </w:rPr>
          <w:delText xml:space="preserve"> by Number of </w:delText>
        </w:r>
        <w:r w:rsidR="00CE2559" w:rsidRPr="007C4EA8" w:rsidDel="00CA397A">
          <w:rPr>
            <w:rFonts w:cstheme="minorHAnsi"/>
            <w:sz w:val="28"/>
            <w:szCs w:val="28"/>
            <w:rPrChange w:id="4207" w:author="Sekar Subramanian" w:date="2021-07-16T13:10:00Z">
              <w:rPr>
                <w:rFonts w:cstheme="minorHAnsi"/>
              </w:rPr>
            </w:rPrChange>
          </w:rPr>
          <w:delText>first-time</w:delText>
        </w:r>
        <w:r w:rsidR="007E2081" w:rsidRPr="007C4EA8" w:rsidDel="00CA397A">
          <w:rPr>
            <w:rFonts w:cstheme="minorHAnsi"/>
            <w:sz w:val="28"/>
            <w:szCs w:val="28"/>
            <w:rPrChange w:id="4208" w:author="Sekar Subramanian" w:date="2021-07-16T13:10:00Z">
              <w:rPr>
                <w:rFonts w:cstheme="minorHAnsi"/>
              </w:rPr>
            </w:rPrChange>
          </w:rPr>
          <w:delText xml:space="preserve"> </w:delText>
        </w:r>
        <w:r w:rsidR="00F01647" w:rsidRPr="007C4EA8" w:rsidDel="00CA397A">
          <w:rPr>
            <w:rFonts w:cstheme="minorHAnsi"/>
            <w:sz w:val="28"/>
            <w:szCs w:val="28"/>
            <w:rPrChange w:id="4209" w:author="Sekar Subramanian" w:date="2021-07-16T13:10:00Z">
              <w:rPr>
                <w:rFonts w:cstheme="minorHAnsi"/>
              </w:rPr>
            </w:rPrChange>
          </w:rPr>
          <w:delText>activations.</w:delText>
        </w:r>
      </w:del>
    </w:p>
    <w:commentRangeEnd w:id="4190"/>
    <w:p w14:paraId="203F45A5" w14:textId="3812DC94" w:rsidR="008C68E9" w:rsidRPr="007C4EA8" w:rsidDel="00E40B5D" w:rsidRDefault="008C68E9">
      <w:pPr>
        <w:pStyle w:val="ListParagraph"/>
        <w:numPr>
          <w:ilvl w:val="1"/>
          <w:numId w:val="23"/>
        </w:numPr>
        <w:spacing w:before="120" w:after="120"/>
        <w:contextualSpacing w:val="0"/>
        <w:rPr>
          <w:del w:id="4210" w:author="Sekar Subramanian" w:date="2021-07-16T12:27:00Z"/>
          <w:rFonts w:asciiTheme="minorHAnsi" w:hAnsiTheme="minorHAnsi" w:cstheme="minorHAnsi"/>
          <w:sz w:val="28"/>
          <w:szCs w:val="28"/>
          <w:rPrChange w:id="4211" w:author="Sekar Subramanian" w:date="2021-07-16T13:10:00Z">
            <w:rPr>
              <w:del w:id="4212" w:author="Sekar Subramanian" w:date="2021-07-16T12:27:00Z"/>
              <w:rFonts w:asciiTheme="minorHAnsi" w:hAnsiTheme="minorHAnsi" w:cstheme="minorBidi"/>
              <w:sz w:val="22"/>
              <w:szCs w:val="22"/>
            </w:rPr>
          </w:rPrChange>
        </w:rPr>
        <w:pPrChange w:id="4213" w:author="Sekar Subramanian" w:date="2021-07-16T12:36:00Z">
          <w:pPr>
            <w:pStyle w:val="ListNumber2"/>
            <w:numPr>
              <w:numId w:val="0"/>
            </w:numPr>
            <w:tabs>
              <w:tab w:val="clear" w:pos="1980"/>
            </w:tabs>
            <w:ind w:left="0" w:firstLine="0"/>
          </w:pPr>
        </w:pPrChange>
      </w:pPr>
      <w:del w:id="4214" w:author="Sekar Subramanian" w:date="2021-07-16T12:28:00Z">
        <w:r w:rsidRPr="007C4EA8" w:rsidDel="00CA397A">
          <w:rPr>
            <w:rFonts w:asciiTheme="minorHAnsi" w:hAnsiTheme="minorHAnsi" w:cstheme="minorHAnsi"/>
            <w:sz w:val="28"/>
            <w:szCs w:val="28"/>
            <w:rPrChange w:id="4215" w:author="Sekar Subramanian" w:date="2021-07-16T13:10:00Z">
              <w:rPr/>
            </w:rPrChange>
          </w:rPr>
          <w:commentReference w:id="4190"/>
        </w:r>
      </w:del>
    </w:p>
    <w:p w14:paraId="52E5F630" w14:textId="46A4D94E" w:rsidR="00D67EAD" w:rsidRPr="007C4EA8" w:rsidDel="00CA397A" w:rsidRDefault="00D67EAD">
      <w:pPr>
        <w:pStyle w:val="ListParagraph"/>
        <w:numPr>
          <w:ilvl w:val="1"/>
          <w:numId w:val="23"/>
        </w:numPr>
        <w:spacing w:before="120" w:after="120"/>
        <w:contextualSpacing w:val="0"/>
        <w:rPr>
          <w:del w:id="4216" w:author="Sekar Subramanian" w:date="2021-07-16T12:28:00Z"/>
          <w:rFonts w:asciiTheme="minorHAnsi" w:hAnsiTheme="minorHAnsi" w:cstheme="minorHAnsi"/>
          <w:b/>
          <w:bCs/>
          <w:sz w:val="28"/>
          <w:szCs w:val="28"/>
          <w:rPrChange w:id="4217" w:author="Sekar Subramanian" w:date="2021-07-16T13:10:00Z">
            <w:rPr>
              <w:del w:id="4218" w:author="Sekar Subramanian" w:date="2021-07-16T12:28:00Z"/>
              <w:rFonts w:asciiTheme="minorHAnsi" w:hAnsiTheme="minorHAnsi" w:cstheme="minorHAnsi"/>
              <w:b/>
              <w:bCs/>
              <w:sz w:val="40"/>
              <w:szCs w:val="40"/>
            </w:rPr>
          </w:rPrChange>
        </w:rPr>
        <w:pPrChange w:id="4219" w:author="Sekar Subramanian" w:date="2021-07-16T12:36:00Z">
          <w:pPr>
            <w:pStyle w:val="ListNumber2"/>
            <w:numPr>
              <w:numId w:val="0"/>
            </w:numPr>
            <w:tabs>
              <w:tab w:val="clear" w:pos="1980"/>
            </w:tabs>
            <w:ind w:left="0" w:firstLine="0"/>
            <w:jc w:val="center"/>
          </w:pPr>
        </w:pPrChange>
      </w:pPr>
    </w:p>
    <w:p w14:paraId="54D6DBD0" w14:textId="3D316060" w:rsidR="00D67EAD" w:rsidRPr="007C4EA8" w:rsidDel="00CA397A" w:rsidRDefault="00D67EAD">
      <w:pPr>
        <w:pStyle w:val="ListParagraph"/>
        <w:numPr>
          <w:ilvl w:val="1"/>
          <w:numId w:val="23"/>
        </w:numPr>
        <w:spacing w:before="120" w:after="120"/>
        <w:contextualSpacing w:val="0"/>
        <w:rPr>
          <w:del w:id="4220" w:author="Sekar Subramanian" w:date="2021-07-16T12:28:00Z"/>
          <w:rFonts w:asciiTheme="minorHAnsi" w:hAnsiTheme="minorHAnsi" w:cstheme="minorHAnsi"/>
          <w:b/>
          <w:bCs/>
          <w:sz w:val="28"/>
          <w:szCs w:val="28"/>
          <w:rPrChange w:id="4221" w:author="Sekar Subramanian" w:date="2021-07-16T13:10:00Z">
            <w:rPr>
              <w:del w:id="4222" w:author="Sekar Subramanian" w:date="2021-07-16T12:28:00Z"/>
              <w:rFonts w:asciiTheme="minorHAnsi" w:hAnsiTheme="minorHAnsi" w:cstheme="minorHAnsi"/>
              <w:b/>
              <w:bCs/>
              <w:sz w:val="40"/>
              <w:szCs w:val="40"/>
            </w:rPr>
          </w:rPrChange>
        </w:rPr>
        <w:pPrChange w:id="4223" w:author="Sekar Subramanian" w:date="2021-07-16T12:36:00Z">
          <w:pPr>
            <w:pStyle w:val="ListNumber2"/>
            <w:numPr>
              <w:numId w:val="0"/>
            </w:numPr>
            <w:tabs>
              <w:tab w:val="clear" w:pos="1980"/>
            </w:tabs>
            <w:ind w:left="0" w:firstLine="0"/>
            <w:jc w:val="center"/>
          </w:pPr>
        </w:pPrChange>
      </w:pPr>
    </w:p>
    <w:p w14:paraId="2744020B" w14:textId="2A4B10F4" w:rsidR="00D67EAD" w:rsidRPr="007C4EA8" w:rsidDel="00CA397A" w:rsidRDefault="00D67EAD">
      <w:pPr>
        <w:pStyle w:val="ListParagraph"/>
        <w:numPr>
          <w:ilvl w:val="1"/>
          <w:numId w:val="23"/>
        </w:numPr>
        <w:spacing w:before="120" w:after="120"/>
        <w:contextualSpacing w:val="0"/>
        <w:rPr>
          <w:del w:id="4224" w:author="Sekar Subramanian" w:date="2021-07-16T12:28:00Z"/>
          <w:rFonts w:asciiTheme="minorHAnsi" w:hAnsiTheme="minorHAnsi" w:cstheme="minorHAnsi"/>
          <w:b/>
          <w:bCs/>
          <w:sz w:val="28"/>
          <w:szCs w:val="28"/>
          <w:rPrChange w:id="4225" w:author="Sekar Subramanian" w:date="2021-07-16T13:10:00Z">
            <w:rPr>
              <w:del w:id="4226" w:author="Sekar Subramanian" w:date="2021-07-16T12:28:00Z"/>
              <w:rFonts w:asciiTheme="minorHAnsi" w:hAnsiTheme="minorHAnsi" w:cstheme="minorHAnsi"/>
              <w:b/>
              <w:bCs/>
              <w:sz w:val="40"/>
              <w:szCs w:val="40"/>
            </w:rPr>
          </w:rPrChange>
        </w:rPr>
        <w:pPrChange w:id="4227" w:author="Sekar Subramanian" w:date="2021-07-16T12:36:00Z">
          <w:pPr>
            <w:pStyle w:val="ListNumber2"/>
            <w:numPr>
              <w:numId w:val="0"/>
            </w:numPr>
            <w:tabs>
              <w:tab w:val="clear" w:pos="1980"/>
            </w:tabs>
            <w:ind w:left="0" w:firstLine="0"/>
            <w:jc w:val="center"/>
          </w:pPr>
        </w:pPrChange>
      </w:pPr>
    </w:p>
    <w:p w14:paraId="75C8FD85" w14:textId="1CD61E75" w:rsidR="008E5C7A" w:rsidRPr="007C4EA8" w:rsidDel="00CA397A" w:rsidRDefault="008E5C7A">
      <w:pPr>
        <w:pStyle w:val="ListParagraph"/>
        <w:numPr>
          <w:ilvl w:val="1"/>
          <w:numId w:val="23"/>
        </w:numPr>
        <w:spacing w:before="120" w:after="120"/>
        <w:contextualSpacing w:val="0"/>
        <w:rPr>
          <w:del w:id="4228" w:author="Sekar Subramanian" w:date="2021-07-16T12:28:00Z"/>
          <w:rFonts w:asciiTheme="minorHAnsi" w:hAnsiTheme="minorHAnsi" w:cstheme="minorHAnsi"/>
          <w:b/>
          <w:bCs/>
          <w:sz w:val="28"/>
          <w:szCs w:val="28"/>
          <w:rPrChange w:id="4229" w:author="Sekar Subramanian" w:date="2021-07-16T13:10:00Z">
            <w:rPr>
              <w:del w:id="4230" w:author="Sekar Subramanian" w:date="2021-07-16T12:28:00Z"/>
              <w:rFonts w:asciiTheme="minorHAnsi" w:hAnsiTheme="minorHAnsi" w:cstheme="minorHAnsi"/>
              <w:b/>
              <w:bCs/>
              <w:sz w:val="40"/>
              <w:szCs w:val="40"/>
            </w:rPr>
          </w:rPrChange>
        </w:rPr>
        <w:pPrChange w:id="4231" w:author="Sekar Subramanian" w:date="2021-07-16T12:36:00Z">
          <w:pPr>
            <w:pStyle w:val="ListNumber2"/>
            <w:numPr>
              <w:numId w:val="0"/>
            </w:numPr>
            <w:tabs>
              <w:tab w:val="clear" w:pos="1980"/>
            </w:tabs>
            <w:ind w:left="0" w:firstLine="0"/>
            <w:jc w:val="center"/>
          </w:pPr>
        </w:pPrChange>
      </w:pPr>
    </w:p>
    <w:p w14:paraId="77D25434" w14:textId="5D5B42B9" w:rsidR="008E5C7A" w:rsidRPr="007C4EA8" w:rsidDel="00CA397A" w:rsidRDefault="008E5C7A">
      <w:pPr>
        <w:pStyle w:val="ListParagraph"/>
        <w:numPr>
          <w:ilvl w:val="1"/>
          <w:numId w:val="23"/>
        </w:numPr>
        <w:spacing w:before="120" w:after="120"/>
        <w:contextualSpacing w:val="0"/>
        <w:rPr>
          <w:del w:id="4232" w:author="Sekar Subramanian" w:date="2021-07-16T12:28:00Z"/>
          <w:rFonts w:asciiTheme="minorHAnsi" w:hAnsiTheme="minorHAnsi" w:cstheme="minorHAnsi"/>
          <w:b/>
          <w:bCs/>
          <w:sz w:val="28"/>
          <w:szCs w:val="28"/>
          <w:rPrChange w:id="4233" w:author="Sekar Subramanian" w:date="2021-07-16T13:10:00Z">
            <w:rPr>
              <w:del w:id="4234" w:author="Sekar Subramanian" w:date="2021-07-16T12:28:00Z"/>
              <w:rFonts w:asciiTheme="minorHAnsi" w:hAnsiTheme="minorHAnsi" w:cstheme="minorHAnsi"/>
              <w:b/>
              <w:bCs/>
              <w:sz w:val="40"/>
              <w:szCs w:val="40"/>
            </w:rPr>
          </w:rPrChange>
        </w:rPr>
        <w:pPrChange w:id="4235" w:author="Sekar Subramanian" w:date="2021-07-16T12:36:00Z">
          <w:pPr>
            <w:pStyle w:val="ListNumber2"/>
            <w:numPr>
              <w:numId w:val="0"/>
            </w:numPr>
            <w:tabs>
              <w:tab w:val="clear" w:pos="1980"/>
            </w:tabs>
            <w:ind w:left="0" w:firstLine="0"/>
            <w:jc w:val="center"/>
          </w:pPr>
        </w:pPrChange>
      </w:pPr>
    </w:p>
    <w:p w14:paraId="4C1B22D4" w14:textId="111B9358" w:rsidR="00C446AC" w:rsidRPr="007C4EA8" w:rsidDel="00CA397A" w:rsidRDefault="00C446AC">
      <w:pPr>
        <w:pStyle w:val="ListParagraph"/>
        <w:numPr>
          <w:ilvl w:val="1"/>
          <w:numId w:val="23"/>
        </w:numPr>
        <w:spacing w:before="120" w:after="120"/>
        <w:contextualSpacing w:val="0"/>
        <w:rPr>
          <w:del w:id="4236" w:author="Sekar Subramanian" w:date="2021-07-16T12:28:00Z"/>
          <w:rFonts w:asciiTheme="minorHAnsi" w:hAnsiTheme="minorHAnsi" w:cstheme="minorHAnsi"/>
          <w:b/>
          <w:bCs/>
          <w:sz w:val="28"/>
          <w:szCs w:val="28"/>
          <w:rPrChange w:id="4237" w:author="Sekar Subramanian" w:date="2021-07-16T13:10:00Z">
            <w:rPr>
              <w:del w:id="4238" w:author="Sekar Subramanian" w:date="2021-07-16T12:28:00Z"/>
              <w:rFonts w:asciiTheme="minorHAnsi" w:hAnsiTheme="minorHAnsi" w:cstheme="minorHAnsi"/>
              <w:b/>
              <w:bCs/>
              <w:sz w:val="40"/>
              <w:szCs w:val="40"/>
            </w:rPr>
          </w:rPrChange>
        </w:rPr>
        <w:pPrChange w:id="4239" w:author="Sekar Subramanian" w:date="2021-07-16T12:36:00Z">
          <w:pPr>
            <w:pStyle w:val="ListNumber2"/>
            <w:numPr>
              <w:numId w:val="0"/>
            </w:numPr>
            <w:tabs>
              <w:tab w:val="clear" w:pos="1980"/>
            </w:tabs>
            <w:ind w:left="0" w:firstLine="0"/>
            <w:jc w:val="center"/>
          </w:pPr>
        </w:pPrChange>
      </w:pPr>
    </w:p>
    <w:p w14:paraId="3FF42A1A" w14:textId="69F04C2A" w:rsidR="00C446AC" w:rsidRPr="007C4EA8" w:rsidDel="00CA397A" w:rsidRDefault="00C446AC">
      <w:pPr>
        <w:pStyle w:val="ListParagraph"/>
        <w:numPr>
          <w:ilvl w:val="1"/>
          <w:numId w:val="23"/>
        </w:numPr>
        <w:spacing w:before="120" w:after="120"/>
        <w:contextualSpacing w:val="0"/>
        <w:rPr>
          <w:del w:id="4240" w:author="Sekar Subramanian" w:date="2021-07-16T12:28:00Z"/>
          <w:rFonts w:asciiTheme="minorHAnsi" w:hAnsiTheme="minorHAnsi" w:cstheme="minorHAnsi"/>
          <w:b/>
          <w:bCs/>
          <w:sz w:val="28"/>
          <w:szCs w:val="28"/>
          <w:rPrChange w:id="4241" w:author="Sekar Subramanian" w:date="2021-07-16T13:10:00Z">
            <w:rPr>
              <w:del w:id="4242" w:author="Sekar Subramanian" w:date="2021-07-16T12:28:00Z"/>
              <w:rFonts w:asciiTheme="minorHAnsi" w:hAnsiTheme="minorHAnsi" w:cstheme="minorHAnsi"/>
              <w:b/>
              <w:bCs/>
              <w:sz w:val="40"/>
              <w:szCs w:val="40"/>
            </w:rPr>
          </w:rPrChange>
        </w:rPr>
        <w:pPrChange w:id="4243" w:author="Sekar Subramanian" w:date="2021-07-16T12:36:00Z">
          <w:pPr>
            <w:pStyle w:val="ListNumber2"/>
            <w:numPr>
              <w:numId w:val="0"/>
            </w:numPr>
            <w:tabs>
              <w:tab w:val="clear" w:pos="1980"/>
            </w:tabs>
            <w:ind w:left="0" w:firstLine="0"/>
            <w:jc w:val="center"/>
          </w:pPr>
        </w:pPrChange>
      </w:pPr>
    </w:p>
    <w:p w14:paraId="3E35288F" w14:textId="42A6E61D" w:rsidR="00C446AC" w:rsidRPr="007C4EA8" w:rsidDel="00CA397A" w:rsidRDefault="00C446AC">
      <w:pPr>
        <w:pStyle w:val="ListParagraph"/>
        <w:numPr>
          <w:ilvl w:val="1"/>
          <w:numId w:val="23"/>
        </w:numPr>
        <w:spacing w:before="120" w:after="120"/>
        <w:contextualSpacing w:val="0"/>
        <w:rPr>
          <w:del w:id="4244" w:author="Sekar Subramanian" w:date="2021-07-16T12:28:00Z"/>
          <w:rFonts w:asciiTheme="minorHAnsi" w:hAnsiTheme="minorHAnsi" w:cstheme="minorHAnsi"/>
          <w:b/>
          <w:bCs/>
          <w:sz w:val="28"/>
          <w:szCs w:val="28"/>
          <w:rPrChange w:id="4245" w:author="Sekar Subramanian" w:date="2021-07-16T13:10:00Z">
            <w:rPr>
              <w:del w:id="4246" w:author="Sekar Subramanian" w:date="2021-07-16T12:28:00Z"/>
              <w:rFonts w:asciiTheme="minorHAnsi" w:hAnsiTheme="minorHAnsi" w:cstheme="minorHAnsi"/>
              <w:b/>
              <w:bCs/>
              <w:sz w:val="40"/>
              <w:szCs w:val="40"/>
            </w:rPr>
          </w:rPrChange>
        </w:rPr>
        <w:pPrChange w:id="4247" w:author="Sekar Subramanian" w:date="2021-07-16T12:36:00Z">
          <w:pPr>
            <w:pStyle w:val="ListNumber2"/>
            <w:numPr>
              <w:numId w:val="0"/>
            </w:numPr>
            <w:tabs>
              <w:tab w:val="clear" w:pos="1980"/>
            </w:tabs>
            <w:ind w:left="0" w:firstLine="0"/>
            <w:jc w:val="center"/>
          </w:pPr>
        </w:pPrChange>
      </w:pPr>
    </w:p>
    <w:p w14:paraId="7C841D82" w14:textId="17D6ADDF" w:rsidR="00C446AC" w:rsidRPr="007C4EA8" w:rsidDel="00CA397A" w:rsidRDefault="00C446AC">
      <w:pPr>
        <w:pStyle w:val="ListParagraph"/>
        <w:numPr>
          <w:ilvl w:val="1"/>
          <w:numId w:val="23"/>
        </w:numPr>
        <w:spacing w:before="120" w:after="120"/>
        <w:contextualSpacing w:val="0"/>
        <w:rPr>
          <w:del w:id="4248" w:author="Sekar Subramanian" w:date="2021-07-16T12:28:00Z"/>
          <w:rFonts w:asciiTheme="minorHAnsi" w:hAnsiTheme="minorHAnsi" w:cstheme="minorHAnsi"/>
          <w:b/>
          <w:bCs/>
          <w:sz w:val="28"/>
          <w:szCs w:val="28"/>
          <w:rPrChange w:id="4249" w:author="Sekar Subramanian" w:date="2021-07-16T13:10:00Z">
            <w:rPr>
              <w:del w:id="4250" w:author="Sekar Subramanian" w:date="2021-07-16T12:28:00Z"/>
              <w:rFonts w:asciiTheme="minorHAnsi" w:hAnsiTheme="minorHAnsi" w:cstheme="minorHAnsi"/>
              <w:b/>
              <w:bCs/>
              <w:sz w:val="40"/>
              <w:szCs w:val="40"/>
            </w:rPr>
          </w:rPrChange>
        </w:rPr>
        <w:pPrChange w:id="4251" w:author="Sekar Subramanian" w:date="2021-07-16T12:36:00Z">
          <w:pPr>
            <w:pStyle w:val="ListNumber2"/>
            <w:numPr>
              <w:numId w:val="0"/>
            </w:numPr>
            <w:tabs>
              <w:tab w:val="clear" w:pos="1980"/>
            </w:tabs>
            <w:ind w:left="0" w:firstLine="0"/>
            <w:jc w:val="center"/>
          </w:pPr>
        </w:pPrChange>
      </w:pPr>
    </w:p>
    <w:p w14:paraId="35D47E5D" w14:textId="21D8F47E" w:rsidR="00C446AC" w:rsidRPr="007C4EA8" w:rsidDel="00CA397A" w:rsidRDefault="00C446AC">
      <w:pPr>
        <w:pStyle w:val="ListParagraph"/>
        <w:numPr>
          <w:ilvl w:val="1"/>
          <w:numId w:val="23"/>
        </w:numPr>
        <w:spacing w:before="120" w:after="120"/>
        <w:contextualSpacing w:val="0"/>
        <w:rPr>
          <w:del w:id="4252" w:author="Sekar Subramanian" w:date="2021-07-16T12:28:00Z"/>
          <w:rFonts w:asciiTheme="minorHAnsi" w:hAnsiTheme="minorHAnsi" w:cstheme="minorHAnsi"/>
          <w:b/>
          <w:bCs/>
          <w:sz w:val="28"/>
          <w:szCs w:val="28"/>
          <w:rPrChange w:id="4253" w:author="Sekar Subramanian" w:date="2021-07-16T13:10:00Z">
            <w:rPr>
              <w:del w:id="4254" w:author="Sekar Subramanian" w:date="2021-07-16T12:28:00Z"/>
              <w:rFonts w:asciiTheme="minorHAnsi" w:hAnsiTheme="minorHAnsi" w:cstheme="minorHAnsi"/>
              <w:b/>
              <w:bCs/>
              <w:sz w:val="40"/>
              <w:szCs w:val="40"/>
            </w:rPr>
          </w:rPrChange>
        </w:rPr>
        <w:pPrChange w:id="4255" w:author="Sekar Subramanian" w:date="2021-07-16T12:36:00Z">
          <w:pPr>
            <w:pStyle w:val="ListNumber2"/>
            <w:numPr>
              <w:numId w:val="0"/>
            </w:numPr>
            <w:tabs>
              <w:tab w:val="clear" w:pos="1980"/>
            </w:tabs>
            <w:ind w:left="0" w:firstLine="0"/>
            <w:jc w:val="center"/>
          </w:pPr>
        </w:pPrChange>
      </w:pPr>
    </w:p>
    <w:p w14:paraId="151CB898" w14:textId="1B284D42" w:rsidR="00C446AC" w:rsidRPr="007C4EA8" w:rsidDel="00CA397A" w:rsidRDefault="00C446AC">
      <w:pPr>
        <w:pStyle w:val="ListParagraph"/>
        <w:numPr>
          <w:ilvl w:val="1"/>
          <w:numId w:val="23"/>
        </w:numPr>
        <w:spacing w:before="120" w:after="120"/>
        <w:contextualSpacing w:val="0"/>
        <w:rPr>
          <w:del w:id="4256" w:author="Sekar Subramanian" w:date="2021-07-16T12:28:00Z"/>
          <w:rFonts w:asciiTheme="minorHAnsi" w:hAnsiTheme="minorHAnsi" w:cstheme="minorHAnsi"/>
          <w:b/>
          <w:bCs/>
          <w:sz w:val="28"/>
          <w:szCs w:val="28"/>
          <w:rPrChange w:id="4257" w:author="Sekar Subramanian" w:date="2021-07-16T13:10:00Z">
            <w:rPr>
              <w:del w:id="4258" w:author="Sekar Subramanian" w:date="2021-07-16T12:28:00Z"/>
              <w:rFonts w:asciiTheme="minorHAnsi" w:hAnsiTheme="minorHAnsi" w:cstheme="minorHAnsi"/>
              <w:b/>
              <w:bCs/>
              <w:sz w:val="40"/>
              <w:szCs w:val="40"/>
            </w:rPr>
          </w:rPrChange>
        </w:rPr>
        <w:pPrChange w:id="4259" w:author="Sekar Subramanian" w:date="2021-07-16T12:36:00Z">
          <w:pPr>
            <w:pStyle w:val="ListNumber2"/>
            <w:numPr>
              <w:numId w:val="0"/>
            </w:numPr>
            <w:tabs>
              <w:tab w:val="clear" w:pos="1980"/>
            </w:tabs>
            <w:ind w:left="0" w:firstLine="0"/>
            <w:jc w:val="center"/>
          </w:pPr>
        </w:pPrChange>
      </w:pPr>
    </w:p>
    <w:p w14:paraId="49941375" w14:textId="74289B64" w:rsidR="00C446AC" w:rsidRPr="007C4EA8" w:rsidDel="00CA397A" w:rsidRDefault="00C446AC">
      <w:pPr>
        <w:pStyle w:val="ListParagraph"/>
        <w:numPr>
          <w:ilvl w:val="1"/>
          <w:numId w:val="23"/>
        </w:numPr>
        <w:spacing w:before="120" w:after="120"/>
        <w:contextualSpacing w:val="0"/>
        <w:rPr>
          <w:del w:id="4260" w:author="Sekar Subramanian" w:date="2021-07-16T12:28:00Z"/>
          <w:rFonts w:asciiTheme="minorHAnsi" w:hAnsiTheme="minorHAnsi" w:cstheme="minorHAnsi"/>
          <w:b/>
          <w:bCs/>
          <w:sz w:val="28"/>
          <w:szCs w:val="28"/>
          <w:rPrChange w:id="4261" w:author="Sekar Subramanian" w:date="2021-07-16T13:10:00Z">
            <w:rPr>
              <w:del w:id="4262" w:author="Sekar Subramanian" w:date="2021-07-16T12:28:00Z"/>
              <w:rFonts w:asciiTheme="minorHAnsi" w:hAnsiTheme="minorHAnsi" w:cstheme="minorHAnsi"/>
              <w:b/>
              <w:bCs/>
              <w:sz w:val="40"/>
              <w:szCs w:val="40"/>
            </w:rPr>
          </w:rPrChange>
        </w:rPr>
        <w:pPrChange w:id="4263" w:author="Sekar Subramanian" w:date="2021-07-16T12:36:00Z">
          <w:pPr>
            <w:pStyle w:val="ListNumber2"/>
            <w:numPr>
              <w:numId w:val="0"/>
            </w:numPr>
            <w:tabs>
              <w:tab w:val="clear" w:pos="1980"/>
            </w:tabs>
            <w:ind w:left="0" w:firstLine="0"/>
            <w:jc w:val="center"/>
          </w:pPr>
        </w:pPrChange>
      </w:pPr>
    </w:p>
    <w:p w14:paraId="3D46F7A4" w14:textId="54DE30EE" w:rsidR="00C446AC" w:rsidRPr="007C4EA8" w:rsidDel="00CA397A" w:rsidRDefault="00C446AC">
      <w:pPr>
        <w:pStyle w:val="ListParagraph"/>
        <w:numPr>
          <w:ilvl w:val="1"/>
          <w:numId w:val="23"/>
        </w:numPr>
        <w:spacing w:before="120" w:after="120"/>
        <w:contextualSpacing w:val="0"/>
        <w:rPr>
          <w:del w:id="4264" w:author="Sekar Subramanian" w:date="2021-07-16T12:28:00Z"/>
          <w:rFonts w:asciiTheme="minorHAnsi" w:hAnsiTheme="minorHAnsi" w:cstheme="minorHAnsi"/>
          <w:b/>
          <w:bCs/>
          <w:sz w:val="28"/>
          <w:szCs w:val="28"/>
          <w:rPrChange w:id="4265" w:author="Sekar Subramanian" w:date="2021-07-16T13:10:00Z">
            <w:rPr>
              <w:del w:id="4266" w:author="Sekar Subramanian" w:date="2021-07-16T12:28:00Z"/>
              <w:rFonts w:asciiTheme="minorHAnsi" w:hAnsiTheme="minorHAnsi" w:cstheme="minorHAnsi"/>
              <w:b/>
              <w:bCs/>
              <w:sz w:val="40"/>
              <w:szCs w:val="40"/>
            </w:rPr>
          </w:rPrChange>
        </w:rPr>
        <w:pPrChange w:id="4267" w:author="Sekar Subramanian" w:date="2021-07-16T12:36:00Z">
          <w:pPr>
            <w:pStyle w:val="ListNumber2"/>
            <w:numPr>
              <w:numId w:val="0"/>
            </w:numPr>
            <w:tabs>
              <w:tab w:val="clear" w:pos="1980"/>
            </w:tabs>
            <w:ind w:left="0" w:firstLine="0"/>
            <w:jc w:val="center"/>
          </w:pPr>
        </w:pPrChange>
      </w:pPr>
    </w:p>
    <w:p w14:paraId="4D3EC1D7" w14:textId="6B07FFFD" w:rsidR="00C446AC" w:rsidRPr="007C4EA8" w:rsidDel="00CA397A" w:rsidRDefault="00C446AC">
      <w:pPr>
        <w:pStyle w:val="ListParagraph"/>
        <w:numPr>
          <w:ilvl w:val="1"/>
          <w:numId w:val="23"/>
        </w:numPr>
        <w:spacing w:before="120" w:after="120"/>
        <w:contextualSpacing w:val="0"/>
        <w:rPr>
          <w:del w:id="4268" w:author="Sekar Subramanian" w:date="2021-07-16T12:28:00Z"/>
          <w:rFonts w:asciiTheme="minorHAnsi" w:hAnsiTheme="minorHAnsi" w:cstheme="minorHAnsi"/>
          <w:b/>
          <w:bCs/>
          <w:sz w:val="28"/>
          <w:szCs w:val="28"/>
          <w:rPrChange w:id="4269" w:author="Sekar Subramanian" w:date="2021-07-16T13:10:00Z">
            <w:rPr>
              <w:del w:id="4270" w:author="Sekar Subramanian" w:date="2021-07-16T12:28:00Z"/>
              <w:rFonts w:asciiTheme="minorHAnsi" w:hAnsiTheme="minorHAnsi" w:cstheme="minorHAnsi"/>
              <w:b/>
              <w:bCs/>
              <w:sz w:val="40"/>
              <w:szCs w:val="40"/>
            </w:rPr>
          </w:rPrChange>
        </w:rPr>
        <w:pPrChange w:id="4271" w:author="Sekar Subramanian" w:date="2021-07-16T12:36:00Z">
          <w:pPr>
            <w:pStyle w:val="ListNumber2"/>
            <w:numPr>
              <w:numId w:val="0"/>
            </w:numPr>
            <w:tabs>
              <w:tab w:val="clear" w:pos="1980"/>
            </w:tabs>
            <w:ind w:left="0" w:firstLine="0"/>
            <w:jc w:val="center"/>
          </w:pPr>
        </w:pPrChange>
      </w:pPr>
    </w:p>
    <w:p w14:paraId="24C1CC9F" w14:textId="2CF46B79" w:rsidR="00C446AC" w:rsidRPr="007C4EA8" w:rsidDel="00CA397A" w:rsidRDefault="00C446AC">
      <w:pPr>
        <w:pStyle w:val="ListParagraph"/>
        <w:numPr>
          <w:ilvl w:val="1"/>
          <w:numId w:val="23"/>
        </w:numPr>
        <w:spacing w:before="120" w:after="120"/>
        <w:contextualSpacing w:val="0"/>
        <w:rPr>
          <w:del w:id="4272" w:author="Sekar Subramanian" w:date="2021-07-16T12:28:00Z"/>
          <w:rFonts w:asciiTheme="minorHAnsi" w:hAnsiTheme="minorHAnsi" w:cstheme="minorHAnsi"/>
          <w:b/>
          <w:bCs/>
          <w:sz w:val="28"/>
          <w:szCs w:val="28"/>
          <w:rPrChange w:id="4273" w:author="Sekar Subramanian" w:date="2021-07-16T13:10:00Z">
            <w:rPr>
              <w:del w:id="4274" w:author="Sekar Subramanian" w:date="2021-07-16T12:28:00Z"/>
              <w:rFonts w:asciiTheme="minorHAnsi" w:hAnsiTheme="minorHAnsi" w:cstheme="minorHAnsi"/>
              <w:b/>
              <w:bCs/>
              <w:sz w:val="40"/>
              <w:szCs w:val="40"/>
            </w:rPr>
          </w:rPrChange>
        </w:rPr>
        <w:pPrChange w:id="4275" w:author="Sekar Subramanian" w:date="2021-07-16T12:36:00Z">
          <w:pPr>
            <w:pStyle w:val="ListNumber2"/>
            <w:numPr>
              <w:numId w:val="0"/>
            </w:numPr>
            <w:tabs>
              <w:tab w:val="clear" w:pos="1980"/>
            </w:tabs>
            <w:ind w:left="0" w:firstLine="0"/>
            <w:jc w:val="center"/>
          </w:pPr>
        </w:pPrChange>
      </w:pPr>
    </w:p>
    <w:p w14:paraId="0C0F7473" w14:textId="37CBBD6D" w:rsidR="00C446AC" w:rsidRPr="007C4EA8" w:rsidDel="00CA397A" w:rsidRDefault="00C446AC">
      <w:pPr>
        <w:pStyle w:val="ListParagraph"/>
        <w:numPr>
          <w:ilvl w:val="1"/>
          <w:numId w:val="23"/>
        </w:numPr>
        <w:spacing w:before="120" w:after="120"/>
        <w:contextualSpacing w:val="0"/>
        <w:rPr>
          <w:del w:id="4276" w:author="Sekar Subramanian" w:date="2021-07-16T12:28:00Z"/>
          <w:rFonts w:asciiTheme="minorHAnsi" w:hAnsiTheme="minorHAnsi" w:cstheme="minorHAnsi"/>
          <w:b/>
          <w:bCs/>
          <w:sz w:val="28"/>
          <w:szCs w:val="28"/>
          <w:rPrChange w:id="4277" w:author="Sekar Subramanian" w:date="2021-07-16T13:10:00Z">
            <w:rPr>
              <w:del w:id="4278" w:author="Sekar Subramanian" w:date="2021-07-16T12:28:00Z"/>
              <w:rFonts w:asciiTheme="minorHAnsi" w:hAnsiTheme="minorHAnsi" w:cstheme="minorHAnsi"/>
              <w:b/>
              <w:bCs/>
              <w:sz w:val="40"/>
              <w:szCs w:val="40"/>
            </w:rPr>
          </w:rPrChange>
        </w:rPr>
        <w:pPrChange w:id="4279" w:author="Sekar Subramanian" w:date="2021-07-16T12:36:00Z">
          <w:pPr>
            <w:pStyle w:val="ListNumber2"/>
            <w:numPr>
              <w:numId w:val="0"/>
            </w:numPr>
            <w:tabs>
              <w:tab w:val="clear" w:pos="1980"/>
            </w:tabs>
            <w:ind w:left="0" w:firstLine="0"/>
            <w:jc w:val="center"/>
          </w:pPr>
        </w:pPrChange>
      </w:pPr>
    </w:p>
    <w:p w14:paraId="5416AC32" w14:textId="1E2EC87B" w:rsidR="00C446AC" w:rsidRPr="007C4EA8" w:rsidDel="00CA397A" w:rsidRDefault="00C446AC">
      <w:pPr>
        <w:pStyle w:val="ListParagraph"/>
        <w:numPr>
          <w:ilvl w:val="1"/>
          <w:numId w:val="23"/>
        </w:numPr>
        <w:spacing w:before="120" w:after="120"/>
        <w:contextualSpacing w:val="0"/>
        <w:rPr>
          <w:del w:id="4280" w:author="Sekar Subramanian" w:date="2021-07-16T12:28:00Z"/>
          <w:rFonts w:asciiTheme="minorHAnsi" w:hAnsiTheme="minorHAnsi" w:cstheme="minorHAnsi"/>
          <w:b/>
          <w:bCs/>
          <w:sz w:val="28"/>
          <w:szCs w:val="28"/>
          <w:rPrChange w:id="4281" w:author="Sekar Subramanian" w:date="2021-07-16T13:10:00Z">
            <w:rPr>
              <w:del w:id="4282" w:author="Sekar Subramanian" w:date="2021-07-16T12:28:00Z"/>
              <w:rFonts w:asciiTheme="minorHAnsi" w:hAnsiTheme="minorHAnsi" w:cstheme="minorHAnsi"/>
              <w:b/>
              <w:bCs/>
              <w:sz w:val="40"/>
              <w:szCs w:val="40"/>
            </w:rPr>
          </w:rPrChange>
        </w:rPr>
        <w:pPrChange w:id="4283" w:author="Sekar Subramanian" w:date="2021-07-16T12:36:00Z">
          <w:pPr>
            <w:pStyle w:val="ListNumber2"/>
            <w:numPr>
              <w:numId w:val="0"/>
            </w:numPr>
            <w:tabs>
              <w:tab w:val="clear" w:pos="1980"/>
            </w:tabs>
            <w:ind w:left="0" w:firstLine="0"/>
            <w:jc w:val="center"/>
          </w:pPr>
        </w:pPrChange>
      </w:pPr>
    </w:p>
    <w:p w14:paraId="10CAD3B0" w14:textId="03CDCDE9" w:rsidR="00C446AC" w:rsidRPr="007C4EA8" w:rsidDel="00CA397A" w:rsidRDefault="00C446AC">
      <w:pPr>
        <w:pStyle w:val="ListParagraph"/>
        <w:numPr>
          <w:ilvl w:val="1"/>
          <w:numId w:val="23"/>
        </w:numPr>
        <w:spacing w:before="120" w:after="120"/>
        <w:contextualSpacing w:val="0"/>
        <w:rPr>
          <w:del w:id="4284" w:author="Sekar Subramanian" w:date="2021-07-16T12:28:00Z"/>
          <w:rFonts w:asciiTheme="minorHAnsi" w:hAnsiTheme="minorHAnsi" w:cstheme="minorHAnsi"/>
          <w:b/>
          <w:bCs/>
          <w:sz w:val="28"/>
          <w:szCs w:val="28"/>
          <w:rPrChange w:id="4285" w:author="Sekar Subramanian" w:date="2021-07-16T13:10:00Z">
            <w:rPr>
              <w:del w:id="4286" w:author="Sekar Subramanian" w:date="2021-07-16T12:28:00Z"/>
              <w:rFonts w:asciiTheme="minorHAnsi" w:hAnsiTheme="minorHAnsi" w:cstheme="minorHAnsi"/>
              <w:b/>
              <w:bCs/>
              <w:sz w:val="40"/>
              <w:szCs w:val="40"/>
            </w:rPr>
          </w:rPrChange>
        </w:rPr>
        <w:pPrChange w:id="4287" w:author="Sekar Subramanian" w:date="2021-07-16T12:36:00Z">
          <w:pPr>
            <w:pStyle w:val="ListNumber2"/>
            <w:numPr>
              <w:numId w:val="0"/>
            </w:numPr>
            <w:tabs>
              <w:tab w:val="clear" w:pos="1980"/>
            </w:tabs>
            <w:ind w:left="0" w:firstLine="0"/>
            <w:jc w:val="center"/>
          </w:pPr>
        </w:pPrChange>
      </w:pPr>
    </w:p>
    <w:p w14:paraId="21DEE6E3" w14:textId="0961121B" w:rsidR="00C446AC" w:rsidRPr="007C4EA8" w:rsidDel="00CA397A" w:rsidRDefault="00C446AC">
      <w:pPr>
        <w:pStyle w:val="ListParagraph"/>
        <w:numPr>
          <w:ilvl w:val="1"/>
          <w:numId w:val="23"/>
        </w:numPr>
        <w:spacing w:before="120" w:after="120"/>
        <w:contextualSpacing w:val="0"/>
        <w:rPr>
          <w:del w:id="4288" w:author="Sekar Subramanian" w:date="2021-07-16T12:28:00Z"/>
          <w:rFonts w:asciiTheme="minorHAnsi" w:hAnsiTheme="minorHAnsi" w:cstheme="minorHAnsi"/>
          <w:b/>
          <w:bCs/>
          <w:sz w:val="28"/>
          <w:szCs w:val="28"/>
          <w:rPrChange w:id="4289" w:author="Sekar Subramanian" w:date="2021-07-16T13:10:00Z">
            <w:rPr>
              <w:del w:id="4290" w:author="Sekar Subramanian" w:date="2021-07-16T12:28:00Z"/>
              <w:rFonts w:asciiTheme="minorHAnsi" w:hAnsiTheme="minorHAnsi" w:cstheme="minorHAnsi"/>
              <w:b/>
              <w:bCs/>
              <w:sz w:val="40"/>
              <w:szCs w:val="40"/>
            </w:rPr>
          </w:rPrChange>
        </w:rPr>
        <w:pPrChange w:id="4291" w:author="Sekar Subramanian" w:date="2021-07-16T12:36:00Z">
          <w:pPr>
            <w:pStyle w:val="ListNumber2"/>
            <w:numPr>
              <w:numId w:val="0"/>
            </w:numPr>
            <w:tabs>
              <w:tab w:val="clear" w:pos="1980"/>
            </w:tabs>
            <w:ind w:left="0" w:firstLine="0"/>
            <w:jc w:val="center"/>
          </w:pPr>
        </w:pPrChange>
      </w:pPr>
    </w:p>
    <w:p w14:paraId="2C1880BE" w14:textId="6C003A99" w:rsidR="00C446AC" w:rsidRPr="007C4EA8" w:rsidDel="00CA397A" w:rsidRDefault="00C446AC">
      <w:pPr>
        <w:pStyle w:val="ListParagraph"/>
        <w:numPr>
          <w:ilvl w:val="1"/>
          <w:numId w:val="23"/>
        </w:numPr>
        <w:spacing w:before="120" w:after="120"/>
        <w:contextualSpacing w:val="0"/>
        <w:rPr>
          <w:del w:id="4292" w:author="Sekar Subramanian" w:date="2021-07-16T12:28:00Z"/>
          <w:rFonts w:asciiTheme="minorHAnsi" w:hAnsiTheme="minorHAnsi" w:cstheme="minorHAnsi"/>
          <w:b/>
          <w:bCs/>
          <w:sz w:val="28"/>
          <w:szCs w:val="28"/>
          <w:rPrChange w:id="4293" w:author="Sekar Subramanian" w:date="2021-07-16T13:10:00Z">
            <w:rPr>
              <w:del w:id="4294" w:author="Sekar Subramanian" w:date="2021-07-16T12:28:00Z"/>
              <w:rFonts w:asciiTheme="minorHAnsi" w:hAnsiTheme="minorHAnsi" w:cstheme="minorHAnsi"/>
              <w:b/>
              <w:bCs/>
              <w:sz w:val="40"/>
              <w:szCs w:val="40"/>
            </w:rPr>
          </w:rPrChange>
        </w:rPr>
        <w:pPrChange w:id="4295" w:author="Sekar Subramanian" w:date="2021-07-16T12:36:00Z">
          <w:pPr>
            <w:pStyle w:val="ListNumber2"/>
            <w:numPr>
              <w:numId w:val="0"/>
            </w:numPr>
            <w:tabs>
              <w:tab w:val="clear" w:pos="1980"/>
            </w:tabs>
            <w:ind w:left="0" w:firstLine="0"/>
            <w:jc w:val="center"/>
          </w:pPr>
        </w:pPrChange>
      </w:pPr>
    </w:p>
    <w:p w14:paraId="4DC6603D" w14:textId="5FD4E08A" w:rsidR="00C446AC" w:rsidRPr="007C4EA8" w:rsidDel="00CA397A" w:rsidRDefault="00C446AC">
      <w:pPr>
        <w:pStyle w:val="ListParagraph"/>
        <w:numPr>
          <w:ilvl w:val="1"/>
          <w:numId w:val="23"/>
        </w:numPr>
        <w:spacing w:before="120" w:after="120"/>
        <w:contextualSpacing w:val="0"/>
        <w:rPr>
          <w:del w:id="4296" w:author="Sekar Subramanian" w:date="2021-07-16T12:28:00Z"/>
          <w:rFonts w:asciiTheme="minorHAnsi" w:hAnsiTheme="minorHAnsi" w:cstheme="minorHAnsi"/>
          <w:b/>
          <w:bCs/>
          <w:sz w:val="28"/>
          <w:szCs w:val="28"/>
          <w:rPrChange w:id="4297" w:author="Sekar Subramanian" w:date="2021-07-16T13:10:00Z">
            <w:rPr>
              <w:del w:id="4298" w:author="Sekar Subramanian" w:date="2021-07-16T12:28:00Z"/>
              <w:rFonts w:asciiTheme="minorHAnsi" w:hAnsiTheme="minorHAnsi" w:cstheme="minorHAnsi"/>
              <w:b/>
              <w:bCs/>
              <w:sz w:val="40"/>
              <w:szCs w:val="40"/>
            </w:rPr>
          </w:rPrChange>
        </w:rPr>
        <w:pPrChange w:id="4299" w:author="Sekar Subramanian" w:date="2021-07-16T12:36:00Z">
          <w:pPr>
            <w:pStyle w:val="ListNumber2"/>
            <w:numPr>
              <w:numId w:val="0"/>
            </w:numPr>
            <w:tabs>
              <w:tab w:val="clear" w:pos="1980"/>
            </w:tabs>
            <w:ind w:left="0" w:firstLine="0"/>
            <w:jc w:val="center"/>
          </w:pPr>
        </w:pPrChange>
      </w:pPr>
    </w:p>
    <w:p w14:paraId="5A2345E5" w14:textId="04B6E9C6" w:rsidR="00C446AC" w:rsidRPr="007C4EA8" w:rsidDel="00CA397A" w:rsidRDefault="00C446AC">
      <w:pPr>
        <w:pStyle w:val="ListParagraph"/>
        <w:numPr>
          <w:ilvl w:val="1"/>
          <w:numId w:val="23"/>
        </w:numPr>
        <w:spacing w:before="120" w:after="120"/>
        <w:contextualSpacing w:val="0"/>
        <w:rPr>
          <w:del w:id="4300" w:author="Sekar Subramanian" w:date="2021-07-16T12:28:00Z"/>
          <w:rFonts w:asciiTheme="minorHAnsi" w:hAnsiTheme="minorHAnsi" w:cstheme="minorHAnsi"/>
          <w:b/>
          <w:bCs/>
          <w:sz w:val="28"/>
          <w:szCs w:val="28"/>
          <w:rPrChange w:id="4301" w:author="Sekar Subramanian" w:date="2021-07-16T13:10:00Z">
            <w:rPr>
              <w:del w:id="4302" w:author="Sekar Subramanian" w:date="2021-07-16T12:28:00Z"/>
              <w:rFonts w:asciiTheme="minorHAnsi" w:hAnsiTheme="minorHAnsi" w:cstheme="minorHAnsi"/>
              <w:b/>
              <w:bCs/>
              <w:sz w:val="40"/>
              <w:szCs w:val="40"/>
            </w:rPr>
          </w:rPrChange>
        </w:rPr>
        <w:pPrChange w:id="4303" w:author="Sekar Subramanian" w:date="2021-07-16T12:36:00Z">
          <w:pPr>
            <w:pStyle w:val="ListNumber2"/>
            <w:numPr>
              <w:numId w:val="0"/>
            </w:numPr>
            <w:tabs>
              <w:tab w:val="clear" w:pos="1980"/>
            </w:tabs>
            <w:ind w:left="0" w:firstLine="0"/>
            <w:jc w:val="center"/>
          </w:pPr>
        </w:pPrChange>
      </w:pPr>
    </w:p>
    <w:p w14:paraId="4AD51B4C" w14:textId="78330A06" w:rsidR="00C446AC" w:rsidRPr="007C4EA8" w:rsidDel="00CA397A" w:rsidRDefault="00C446AC">
      <w:pPr>
        <w:pStyle w:val="ListParagraph"/>
        <w:numPr>
          <w:ilvl w:val="1"/>
          <w:numId w:val="23"/>
        </w:numPr>
        <w:spacing w:before="120" w:after="120"/>
        <w:contextualSpacing w:val="0"/>
        <w:rPr>
          <w:del w:id="4304" w:author="Sekar Subramanian" w:date="2021-07-16T12:28:00Z"/>
          <w:rFonts w:asciiTheme="minorHAnsi" w:hAnsiTheme="minorHAnsi" w:cstheme="minorHAnsi"/>
          <w:b/>
          <w:bCs/>
          <w:sz w:val="28"/>
          <w:szCs w:val="28"/>
          <w:rPrChange w:id="4305" w:author="Sekar Subramanian" w:date="2021-07-16T13:10:00Z">
            <w:rPr>
              <w:del w:id="4306" w:author="Sekar Subramanian" w:date="2021-07-16T12:28:00Z"/>
              <w:rFonts w:asciiTheme="minorHAnsi" w:hAnsiTheme="minorHAnsi" w:cstheme="minorHAnsi"/>
              <w:b/>
              <w:bCs/>
              <w:sz w:val="40"/>
              <w:szCs w:val="40"/>
            </w:rPr>
          </w:rPrChange>
        </w:rPr>
        <w:pPrChange w:id="4307" w:author="Sekar Subramanian" w:date="2021-07-16T12:36:00Z">
          <w:pPr>
            <w:pStyle w:val="ListNumber2"/>
            <w:numPr>
              <w:numId w:val="0"/>
            </w:numPr>
            <w:tabs>
              <w:tab w:val="clear" w:pos="1980"/>
            </w:tabs>
            <w:ind w:left="0" w:firstLine="0"/>
            <w:jc w:val="center"/>
          </w:pPr>
        </w:pPrChange>
      </w:pPr>
    </w:p>
    <w:p w14:paraId="45AEBB4C" w14:textId="591471C1" w:rsidR="00C446AC" w:rsidRPr="007C4EA8" w:rsidDel="00CA397A" w:rsidRDefault="00C446AC">
      <w:pPr>
        <w:pStyle w:val="ListParagraph"/>
        <w:numPr>
          <w:ilvl w:val="1"/>
          <w:numId w:val="23"/>
        </w:numPr>
        <w:spacing w:before="120" w:after="120"/>
        <w:contextualSpacing w:val="0"/>
        <w:rPr>
          <w:del w:id="4308" w:author="Sekar Subramanian" w:date="2021-07-16T12:28:00Z"/>
          <w:rFonts w:asciiTheme="minorHAnsi" w:hAnsiTheme="minorHAnsi" w:cstheme="minorHAnsi"/>
          <w:b/>
          <w:bCs/>
          <w:sz w:val="28"/>
          <w:szCs w:val="28"/>
          <w:rPrChange w:id="4309" w:author="Sekar Subramanian" w:date="2021-07-16T13:10:00Z">
            <w:rPr>
              <w:del w:id="4310" w:author="Sekar Subramanian" w:date="2021-07-16T12:28:00Z"/>
              <w:rFonts w:asciiTheme="minorHAnsi" w:hAnsiTheme="minorHAnsi" w:cstheme="minorHAnsi"/>
              <w:b/>
              <w:bCs/>
              <w:sz w:val="40"/>
              <w:szCs w:val="40"/>
            </w:rPr>
          </w:rPrChange>
        </w:rPr>
        <w:pPrChange w:id="4311" w:author="Sekar Subramanian" w:date="2021-07-16T12:36:00Z">
          <w:pPr>
            <w:pStyle w:val="ListNumber2"/>
            <w:numPr>
              <w:numId w:val="0"/>
            </w:numPr>
            <w:tabs>
              <w:tab w:val="clear" w:pos="1980"/>
            </w:tabs>
            <w:ind w:left="0" w:firstLine="0"/>
            <w:jc w:val="center"/>
          </w:pPr>
        </w:pPrChange>
      </w:pPr>
    </w:p>
    <w:p w14:paraId="462615DD" w14:textId="005CD069" w:rsidR="00C446AC" w:rsidRPr="007C4EA8" w:rsidDel="00CA397A" w:rsidRDefault="00C446AC">
      <w:pPr>
        <w:pStyle w:val="ListParagraph"/>
        <w:numPr>
          <w:ilvl w:val="1"/>
          <w:numId w:val="23"/>
        </w:numPr>
        <w:spacing w:before="120" w:after="120"/>
        <w:contextualSpacing w:val="0"/>
        <w:rPr>
          <w:del w:id="4312" w:author="Sekar Subramanian" w:date="2021-07-16T12:28:00Z"/>
          <w:rFonts w:asciiTheme="minorHAnsi" w:hAnsiTheme="minorHAnsi" w:cstheme="minorHAnsi"/>
          <w:b/>
          <w:bCs/>
          <w:sz w:val="28"/>
          <w:szCs w:val="28"/>
          <w:rPrChange w:id="4313" w:author="Sekar Subramanian" w:date="2021-07-16T13:10:00Z">
            <w:rPr>
              <w:del w:id="4314" w:author="Sekar Subramanian" w:date="2021-07-16T12:28:00Z"/>
              <w:rFonts w:asciiTheme="minorHAnsi" w:hAnsiTheme="minorHAnsi" w:cstheme="minorHAnsi"/>
              <w:b/>
              <w:bCs/>
              <w:sz w:val="40"/>
              <w:szCs w:val="40"/>
            </w:rPr>
          </w:rPrChange>
        </w:rPr>
        <w:pPrChange w:id="4315" w:author="Sekar Subramanian" w:date="2021-07-16T12:36:00Z">
          <w:pPr>
            <w:pStyle w:val="ListNumber2"/>
            <w:numPr>
              <w:numId w:val="0"/>
            </w:numPr>
            <w:tabs>
              <w:tab w:val="clear" w:pos="1980"/>
            </w:tabs>
            <w:ind w:left="0" w:firstLine="0"/>
            <w:jc w:val="center"/>
          </w:pPr>
        </w:pPrChange>
      </w:pPr>
    </w:p>
    <w:p w14:paraId="2BB6DE62" w14:textId="03B3F0B7" w:rsidR="00C446AC" w:rsidRPr="007C4EA8" w:rsidDel="00CA397A" w:rsidRDefault="00C446AC">
      <w:pPr>
        <w:pStyle w:val="ListParagraph"/>
        <w:numPr>
          <w:ilvl w:val="1"/>
          <w:numId w:val="23"/>
        </w:numPr>
        <w:spacing w:before="120" w:after="120"/>
        <w:contextualSpacing w:val="0"/>
        <w:rPr>
          <w:del w:id="4316" w:author="Sekar Subramanian" w:date="2021-07-16T12:28:00Z"/>
          <w:rFonts w:asciiTheme="minorHAnsi" w:hAnsiTheme="minorHAnsi" w:cstheme="minorHAnsi"/>
          <w:b/>
          <w:bCs/>
          <w:sz w:val="28"/>
          <w:szCs w:val="28"/>
          <w:rPrChange w:id="4317" w:author="Sekar Subramanian" w:date="2021-07-16T13:10:00Z">
            <w:rPr>
              <w:del w:id="4318" w:author="Sekar Subramanian" w:date="2021-07-16T12:28:00Z"/>
              <w:rFonts w:asciiTheme="minorHAnsi" w:hAnsiTheme="minorHAnsi" w:cstheme="minorHAnsi"/>
              <w:b/>
              <w:bCs/>
              <w:sz w:val="40"/>
              <w:szCs w:val="40"/>
            </w:rPr>
          </w:rPrChange>
        </w:rPr>
        <w:pPrChange w:id="4319" w:author="Sekar Subramanian" w:date="2021-07-16T12:36:00Z">
          <w:pPr>
            <w:pStyle w:val="ListNumber2"/>
            <w:numPr>
              <w:numId w:val="0"/>
            </w:numPr>
            <w:tabs>
              <w:tab w:val="clear" w:pos="1980"/>
            </w:tabs>
            <w:ind w:left="0" w:firstLine="0"/>
            <w:jc w:val="center"/>
          </w:pPr>
        </w:pPrChange>
      </w:pPr>
    </w:p>
    <w:p w14:paraId="7DBE7873" w14:textId="2926422C" w:rsidR="00C446AC" w:rsidRPr="007C4EA8" w:rsidDel="00CA397A" w:rsidRDefault="00C446AC">
      <w:pPr>
        <w:pStyle w:val="ListParagraph"/>
        <w:numPr>
          <w:ilvl w:val="1"/>
          <w:numId w:val="23"/>
        </w:numPr>
        <w:spacing w:before="120" w:after="120"/>
        <w:contextualSpacing w:val="0"/>
        <w:rPr>
          <w:del w:id="4320" w:author="Sekar Subramanian" w:date="2021-07-16T12:28:00Z"/>
          <w:rFonts w:asciiTheme="minorHAnsi" w:hAnsiTheme="minorHAnsi" w:cstheme="minorHAnsi"/>
          <w:b/>
          <w:bCs/>
          <w:sz w:val="28"/>
          <w:szCs w:val="28"/>
          <w:rPrChange w:id="4321" w:author="Sekar Subramanian" w:date="2021-07-16T13:10:00Z">
            <w:rPr>
              <w:del w:id="4322" w:author="Sekar Subramanian" w:date="2021-07-16T12:28:00Z"/>
              <w:rFonts w:asciiTheme="minorHAnsi" w:hAnsiTheme="minorHAnsi" w:cstheme="minorHAnsi"/>
              <w:b/>
              <w:bCs/>
              <w:sz w:val="40"/>
              <w:szCs w:val="40"/>
            </w:rPr>
          </w:rPrChange>
        </w:rPr>
        <w:pPrChange w:id="4323" w:author="Sekar Subramanian" w:date="2021-07-16T12:36:00Z">
          <w:pPr>
            <w:pStyle w:val="ListNumber2"/>
            <w:numPr>
              <w:numId w:val="0"/>
            </w:numPr>
            <w:tabs>
              <w:tab w:val="clear" w:pos="1980"/>
            </w:tabs>
            <w:ind w:left="0" w:firstLine="0"/>
            <w:jc w:val="center"/>
          </w:pPr>
        </w:pPrChange>
      </w:pPr>
    </w:p>
    <w:p w14:paraId="502E774C" w14:textId="3BC561D8" w:rsidR="00C446AC" w:rsidRPr="007C4EA8" w:rsidDel="00CA397A" w:rsidRDefault="00C446AC">
      <w:pPr>
        <w:pStyle w:val="ListParagraph"/>
        <w:numPr>
          <w:ilvl w:val="1"/>
          <w:numId w:val="23"/>
        </w:numPr>
        <w:spacing w:before="120" w:after="120"/>
        <w:contextualSpacing w:val="0"/>
        <w:rPr>
          <w:del w:id="4324" w:author="Sekar Subramanian" w:date="2021-07-16T12:28:00Z"/>
          <w:rFonts w:asciiTheme="minorHAnsi" w:hAnsiTheme="minorHAnsi" w:cstheme="minorHAnsi"/>
          <w:b/>
          <w:bCs/>
          <w:sz w:val="28"/>
          <w:szCs w:val="28"/>
          <w:rPrChange w:id="4325" w:author="Sekar Subramanian" w:date="2021-07-16T13:10:00Z">
            <w:rPr>
              <w:del w:id="4326" w:author="Sekar Subramanian" w:date="2021-07-16T12:28:00Z"/>
              <w:rFonts w:asciiTheme="minorHAnsi" w:hAnsiTheme="minorHAnsi" w:cstheme="minorHAnsi"/>
              <w:b/>
              <w:bCs/>
              <w:sz w:val="40"/>
              <w:szCs w:val="40"/>
            </w:rPr>
          </w:rPrChange>
        </w:rPr>
        <w:pPrChange w:id="4327" w:author="Sekar Subramanian" w:date="2021-07-16T12:36:00Z">
          <w:pPr>
            <w:pStyle w:val="ListNumber2"/>
            <w:numPr>
              <w:numId w:val="0"/>
            </w:numPr>
            <w:tabs>
              <w:tab w:val="clear" w:pos="1980"/>
            </w:tabs>
            <w:ind w:left="0" w:firstLine="0"/>
            <w:jc w:val="center"/>
          </w:pPr>
        </w:pPrChange>
      </w:pPr>
    </w:p>
    <w:p w14:paraId="16A70D15" w14:textId="1E47768C" w:rsidR="00C446AC" w:rsidRPr="007C4EA8" w:rsidDel="00CA397A" w:rsidRDefault="00C446AC">
      <w:pPr>
        <w:pStyle w:val="ListParagraph"/>
        <w:numPr>
          <w:ilvl w:val="1"/>
          <w:numId w:val="23"/>
        </w:numPr>
        <w:spacing w:before="120" w:after="120"/>
        <w:contextualSpacing w:val="0"/>
        <w:rPr>
          <w:del w:id="4328" w:author="Sekar Subramanian" w:date="2021-07-16T12:28:00Z"/>
          <w:rFonts w:asciiTheme="minorHAnsi" w:hAnsiTheme="minorHAnsi" w:cstheme="minorHAnsi"/>
          <w:b/>
          <w:bCs/>
          <w:sz w:val="28"/>
          <w:szCs w:val="28"/>
          <w:rPrChange w:id="4329" w:author="Sekar Subramanian" w:date="2021-07-16T13:10:00Z">
            <w:rPr>
              <w:del w:id="4330" w:author="Sekar Subramanian" w:date="2021-07-16T12:28:00Z"/>
              <w:rFonts w:asciiTheme="minorHAnsi" w:hAnsiTheme="minorHAnsi" w:cstheme="minorHAnsi"/>
              <w:b/>
              <w:bCs/>
              <w:sz w:val="40"/>
              <w:szCs w:val="40"/>
            </w:rPr>
          </w:rPrChange>
        </w:rPr>
        <w:pPrChange w:id="4331" w:author="Sekar Subramanian" w:date="2021-07-16T12:36:00Z">
          <w:pPr>
            <w:pStyle w:val="ListNumber2"/>
            <w:numPr>
              <w:numId w:val="0"/>
            </w:numPr>
            <w:tabs>
              <w:tab w:val="clear" w:pos="1980"/>
            </w:tabs>
            <w:ind w:left="0" w:firstLine="0"/>
            <w:jc w:val="center"/>
          </w:pPr>
        </w:pPrChange>
      </w:pPr>
    </w:p>
    <w:p w14:paraId="0271402E" w14:textId="649D348B" w:rsidR="008C68E9" w:rsidRPr="007C4EA8" w:rsidDel="00CA397A" w:rsidRDefault="4054DB71">
      <w:pPr>
        <w:pStyle w:val="ListParagraph"/>
        <w:numPr>
          <w:ilvl w:val="1"/>
          <w:numId w:val="23"/>
        </w:numPr>
        <w:spacing w:before="120" w:after="120"/>
        <w:contextualSpacing w:val="0"/>
        <w:rPr>
          <w:del w:id="4332" w:author="Sekar Subramanian" w:date="2021-07-16T12:28:00Z"/>
          <w:rFonts w:asciiTheme="minorHAnsi" w:hAnsiTheme="minorHAnsi" w:cstheme="minorHAnsi"/>
          <w:b/>
          <w:bCs/>
          <w:sz w:val="28"/>
          <w:szCs w:val="28"/>
          <w:rPrChange w:id="4333" w:author="Sekar Subramanian" w:date="2021-07-16T13:10:00Z">
            <w:rPr>
              <w:del w:id="4334" w:author="Sekar Subramanian" w:date="2021-07-16T12:28:00Z"/>
              <w:rFonts w:asciiTheme="minorHAnsi" w:hAnsiTheme="minorHAnsi" w:cstheme="minorBidi"/>
              <w:b/>
              <w:bCs/>
              <w:sz w:val="40"/>
              <w:szCs w:val="40"/>
            </w:rPr>
          </w:rPrChange>
        </w:rPr>
        <w:pPrChange w:id="4335" w:author="Sekar Subramanian" w:date="2021-07-16T12:36:00Z">
          <w:pPr>
            <w:pStyle w:val="ListNumber2"/>
            <w:numPr>
              <w:numId w:val="0"/>
            </w:numPr>
            <w:tabs>
              <w:tab w:val="clear" w:pos="1980"/>
            </w:tabs>
            <w:ind w:left="0" w:firstLine="0"/>
            <w:jc w:val="center"/>
          </w:pPr>
        </w:pPrChange>
      </w:pPr>
      <w:commentRangeStart w:id="4336"/>
      <w:del w:id="4337" w:author="Sekar Subramanian" w:date="2021-07-16T12:28:00Z">
        <w:r w:rsidRPr="007C4EA8" w:rsidDel="00CA397A">
          <w:rPr>
            <w:rFonts w:cstheme="minorHAnsi"/>
            <w:b/>
            <w:bCs/>
            <w:sz w:val="28"/>
            <w:szCs w:val="28"/>
            <w:rPrChange w:id="4338" w:author="Sekar Subramanian" w:date="2021-07-16T13:10:00Z">
              <w:rPr>
                <w:b/>
                <w:bCs/>
                <w:sz w:val="40"/>
                <w:szCs w:val="40"/>
              </w:rPr>
            </w:rPrChange>
          </w:rPr>
          <w:delText>Appendix</w:delText>
        </w:r>
        <w:commentRangeEnd w:id="4336"/>
        <w:r w:rsidR="007E2081" w:rsidRPr="007C4EA8" w:rsidDel="00CA397A">
          <w:rPr>
            <w:rFonts w:asciiTheme="minorHAnsi" w:hAnsiTheme="minorHAnsi" w:cstheme="minorHAnsi"/>
            <w:sz w:val="28"/>
            <w:szCs w:val="28"/>
            <w:rPrChange w:id="4339" w:author="Sekar Subramanian" w:date="2021-07-16T13:10:00Z">
              <w:rPr/>
            </w:rPrChange>
          </w:rPr>
          <w:commentReference w:id="4336"/>
        </w:r>
      </w:del>
    </w:p>
    <w:p w14:paraId="789EF3C8" w14:textId="2A05104B" w:rsidR="00573281" w:rsidRPr="007C4EA8" w:rsidDel="00E40B5D" w:rsidRDefault="00573281">
      <w:pPr>
        <w:pStyle w:val="ListParagraph"/>
        <w:numPr>
          <w:ilvl w:val="1"/>
          <w:numId w:val="23"/>
        </w:numPr>
        <w:spacing w:before="120" w:after="120"/>
        <w:contextualSpacing w:val="0"/>
        <w:rPr>
          <w:del w:id="4340" w:author="Sekar Subramanian" w:date="2021-07-16T12:27:00Z"/>
          <w:rFonts w:cstheme="minorHAnsi"/>
          <w:sz w:val="28"/>
          <w:szCs w:val="28"/>
          <w:rPrChange w:id="4341" w:author="Sekar Subramanian" w:date="2021-07-16T13:10:00Z">
            <w:rPr>
              <w:del w:id="4342" w:author="Sekar Subramanian" w:date="2021-07-16T12:27:00Z"/>
              <w:rFonts w:cstheme="minorHAnsi"/>
            </w:rPr>
          </w:rPrChange>
        </w:rPr>
        <w:pPrChange w:id="4343" w:author="Sekar Subramanian" w:date="2021-07-16T12:36:00Z">
          <w:pPr/>
        </w:pPrChange>
      </w:pPr>
    </w:p>
    <w:p w14:paraId="12AA9DC1" w14:textId="7115BB9A" w:rsidR="00573281" w:rsidRPr="007C4EA8" w:rsidDel="00CA397A" w:rsidRDefault="00573281">
      <w:pPr>
        <w:pStyle w:val="ListParagraph"/>
        <w:numPr>
          <w:ilvl w:val="1"/>
          <w:numId w:val="23"/>
        </w:numPr>
        <w:spacing w:before="120" w:after="120"/>
        <w:contextualSpacing w:val="0"/>
        <w:rPr>
          <w:del w:id="4344" w:author="Sekar Subramanian" w:date="2021-07-16T12:28:00Z"/>
          <w:rFonts w:asciiTheme="minorHAnsi" w:hAnsiTheme="minorHAnsi" w:cstheme="minorHAnsi"/>
          <w:b/>
          <w:color w:val="000000" w:themeColor="text1"/>
          <w:sz w:val="28"/>
          <w:szCs w:val="28"/>
          <w:rPrChange w:id="4345" w:author="Sekar Subramanian" w:date="2021-07-16T13:10:00Z">
            <w:rPr>
              <w:del w:id="4346" w:author="Sekar Subramanian" w:date="2021-07-16T12:28:00Z"/>
              <w:rFonts w:asciiTheme="minorHAnsi" w:hAnsiTheme="minorHAnsi" w:cstheme="minorHAnsi"/>
              <w:b/>
              <w:color w:val="000000" w:themeColor="text1"/>
              <w:sz w:val="22"/>
              <w:szCs w:val="22"/>
            </w:rPr>
          </w:rPrChange>
        </w:rPr>
        <w:pPrChange w:id="4347" w:author="Sekar Subramanian" w:date="2021-07-16T12:36:00Z">
          <w:pPr>
            <w:pStyle w:val="Heading3"/>
            <w:numPr>
              <w:numId w:val="19"/>
            </w:numPr>
            <w:ind w:left="1080" w:hanging="360"/>
          </w:pPr>
        </w:pPrChange>
      </w:pPr>
      <w:bookmarkStart w:id="4348" w:name="_Toc464630136"/>
      <w:del w:id="4349" w:author="Sekar Subramanian" w:date="2021-07-16T12:28:00Z">
        <w:r w:rsidRPr="007C4EA8" w:rsidDel="00CA397A">
          <w:rPr>
            <w:rFonts w:cstheme="minorHAnsi"/>
            <w:b/>
            <w:color w:val="000000" w:themeColor="text1"/>
            <w:sz w:val="28"/>
            <w:szCs w:val="28"/>
            <w:rPrChange w:id="4350" w:author="Sekar Subramanian" w:date="2021-07-16T13:10:00Z">
              <w:rPr>
                <w:rFonts w:cstheme="minorHAnsi"/>
                <w:b/>
                <w:color w:val="000000" w:themeColor="text1"/>
              </w:rPr>
            </w:rPrChange>
          </w:rPr>
          <w:delText>Pooled Model</w:delText>
        </w:r>
        <w:bookmarkEnd w:id="4348"/>
      </w:del>
    </w:p>
    <w:p w14:paraId="3672BB52" w14:textId="69CAE600" w:rsidR="00573281" w:rsidRPr="007C4EA8" w:rsidDel="00CA397A" w:rsidRDefault="00573281">
      <w:pPr>
        <w:pStyle w:val="ListParagraph"/>
        <w:numPr>
          <w:ilvl w:val="1"/>
          <w:numId w:val="23"/>
        </w:numPr>
        <w:spacing w:before="120" w:after="120"/>
        <w:contextualSpacing w:val="0"/>
        <w:rPr>
          <w:del w:id="4351" w:author="Sekar Subramanian" w:date="2021-07-16T12:28:00Z"/>
          <w:rFonts w:asciiTheme="minorHAnsi" w:hAnsiTheme="minorHAnsi" w:cstheme="minorHAnsi"/>
          <w:sz w:val="28"/>
          <w:szCs w:val="28"/>
          <w:rPrChange w:id="4352" w:author="Sekar Subramanian" w:date="2021-07-16T13:10:00Z">
            <w:rPr>
              <w:del w:id="4353" w:author="Sekar Subramanian" w:date="2021-07-16T12:28:00Z"/>
              <w:rFonts w:asciiTheme="minorHAnsi" w:hAnsiTheme="minorHAnsi" w:cstheme="minorHAnsi"/>
              <w:sz w:val="22"/>
              <w:szCs w:val="22"/>
            </w:rPr>
          </w:rPrChange>
        </w:rPr>
        <w:pPrChange w:id="4354" w:author="Sekar Subramanian" w:date="2021-07-16T12:36:00Z">
          <w:pPr>
            <w:pStyle w:val="Default"/>
          </w:pPr>
        </w:pPrChange>
      </w:pPr>
    </w:p>
    <w:p w14:paraId="6A891A32" w14:textId="3DE7E6BF" w:rsidR="00573281" w:rsidRPr="007C4EA8" w:rsidDel="00CA397A" w:rsidRDefault="00573281">
      <w:pPr>
        <w:pStyle w:val="ListParagraph"/>
        <w:numPr>
          <w:ilvl w:val="1"/>
          <w:numId w:val="23"/>
        </w:numPr>
        <w:spacing w:before="120" w:after="120"/>
        <w:contextualSpacing w:val="0"/>
        <w:rPr>
          <w:del w:id="4355" w:author="Sekar Subramanian" w:date="2021-07-16T12:28:00Z"/>
          <w:rFonts w:asciiTheme="minorHAnsi" w:hAnsiTheme="minorHAnsi" w:cstheme="minorHAnsi"/>
          <w:sz w:val="28"/>
          <w:szCs w:val="28"/>
          <w:rPrChange w:id="4356" w:author="Sekar Subramanian" w:date="2021-07-16T13:10:00Z">
            <w:rPr>
              <w:del w:id="4357" w:author="Sekar Subramanian" w:date="2021-07-16T12:28:00Z"/>
              <w:rFonts w:asciiTheme="minorHAnsi" w:hAnsiTheme="minorHAnsi" w:cstheme="minorHAnsi"/>
              <w:sz w:val="22"/>
              <w:szCs w:val="22"/>
            </w:rPr>
          </w:rPrChange>
        </w:rPr>
        <w:pPrChange w:id="4358" w:author="Sekar Subramanian" w:date="2021-07-16T12:36:00Z">
          <w:pPr>
            <w:pStyle w:val="Default"/>
            <w:ind w:left="1080"/>
          </w:pPr>
        </w:pPrChange>
      </w:pPr>
      <w:del w:id="4359" w:author="Sekar Subramanian" w:date="2021-07-16T12:28:00Z">
        <w:r w:rsidRPr="007C4EA8" w:rsidDel="00CA397A">
          <w:rPr>
            <w:rFonts w:cstheme="minorHAnsi"/>
            <w:sz w:val="28"/>
            <w:szCs w:val="28"/>
            <w:rPrChange w:id="4360" w:author="Sekar Subramanian" w:date="2021-07-16T13:10:00Z">
              <w:rPr>
                <w:rFonts w:cstheme="minorHAnsi"/>
              </w:rPr>
            </w:rPrChange>
          </w:rPr>
          <w:delText xml:space="preserve">Typically, time-series regression models need a sufficient history of data to yield robust results (you need at least 2 years of data to get sensible results). If you have less than 2 years of data, but you have this for multiple groups, like channels, PPG’s, then you can still build a </w:delText>
        </w:r>
      </w:del>
      <w:del w:id="4361" w:author="Sekar Subramanian" w:date="2021-07-16T12:27:00Z">
        <w:r w:rsidRPr="007C4EA8" w:rsidDel="00E40B5D">
          <w:rPr>
            <w:rFonts w:cstheme="minorHAnsi"/>
            <w:sz w:val="28"/>
            <w:szCs w:val="28"/>
            <w:rPrChange w:id="4362" w:author="Sekar Subramanian" w:date="2021-07-16T13:10:00Z">
              <w:rPr>
                <w:rFonts w:cstheme="minorHAnsi"/>
              </w:rPr>
            </w:rPrChange>
          </w:rPr>
          <w:delText>"</w:delText>
        </w:r>
      </w:del>
      <w:del w:id="4363" w:author="Sekar Subramanian" w:date="2021-07-16T12:28:00Z">
        <w:r w:rsidRPr="007C4EA8" w:rsidDel="00CA397A">
          <w:rPr>
            <w:rFonts w:cstheme="minorHAnsi"/>
            <w:sz w:val="28"/>
            <w:szCs w:val="28"/>
            <w:rPrChange w:id="4364" w:author="Sekar Subramanian" w:date="2021-07-16T13:10:00Z">
              <w:rPr>
                <w:rFonts w:cstheme="minorHAnsi"/>
              </w:rPr>
            </w:rPrChange>
          </w:rPr>
          <w:delText>pooled</w:delText>
        </w:r>
      </w:del>
      <w:del w:id="4365" w:author="Sekar Subramanian" w:date="2021-07-16T12:27:00Z">
        <w:r w:rsidRPr="007C4EA8" w:rsidDel="00E40B5D">
          <w:rPr>
            <w:rFonts w:cstheme="minorHAnsi"/>
            <w:sz w:val="28"/>
            <w:szCs w:val="28"/>
            <w:rPrChange w:id="4366" w:author="Sekar Subramanian" w:date="2021-07-16T13:10:00Z">
              <w:rPr>
                <w:rFonts w:cstheme="minorHAnsi"/>
              </w:rPr>
            </w:rPrChange>
          </w:rPr>
          <w:delText>"</w:delText>
        </w:r>
      </w:del>
      <w:del w:id="4367" w:author="Sekar Subramanian" w:date="2021-07-16T12:28:00Z">
        <w:r w:rsidRPr="007C4EA8" w:rsidDel="00CA397A">
          <w:rPr>
            <w:rFonts w:cstheme="minorHAnsi"/>
            <w:sz w:val="28"/>
            <w:szCs w:val="28"/>
            <w:rPrChange w:id="4368" w:author="Sekar Subramanian" w:date="2021-07-16T13:10:00Z">
              <w:rPr>
                <w:rFonts w:cstheme="minorHAnsi"/>
              </w:rPr>
            </w:rPrChange>
          </w:rPr>
          <w:delText xml:space="preserve"> model by combining time-series observations across several groups.</w:delText>
        </w:r>
      </w:del>
    </w:p>
    <w:p w14:paraId="28BECF1A" w14:textId="08C1EF7D" w:rsidR="00573281" w:rsidRPr="007C4EA8" w:rsidDel="00E40B5D" w:rsidRDefault="00573281">
      <w:pPr>
        <w:pStyle w:val="ListParagraph"/>
        <w:numPr>
          <w:ilvl w:val="1"/>
          <w:numId w:val="23"/>
        </w:numPr>
        <w:spacing w:before="120" w:after="120"/>
        <w:contextualSpacing w:val="0"/>
        <w:rPr>
          <w:del w:id="4369" w:author="Sekar Subramanian" w:date="2021-07-16T12:27:00Z"/>
          <w:rFonts w:asciiTheme="minorHAnsi" w:hAnsiTheme="minorHAnsi" w:cstheme="minorHAnsi"/>
          <w:sz w:val="28"/>
          <w:szCs w:val="28"/>
          <w:rPrChange w:id="4370" w:author="Sekar Subramanian" w:date="2021-07-16T13:10:00Z">
            <w:rPr>
              <w:del w:id="4371" w:author="Sekar Subramanian" w:date="2021-07-16T12:27:00Z"/>
              <w:rFonts w:asciiTheme="minorHAnsi" w:hAnsiTheme="minorHAnsi" w:cstheme="minorHAnsi"/>
              <w:sz w:val="22"/>
              <w:szCs w:val="22"/>
            </w:rPr>
          </w:rPrChange>
        </w:rPr>
        <w:pPrChange w:id="4372" w:author="Sekar Subramanian" w:date="2021-07-16T12:36:00Z">
          <w:pPr>
            <w:pStyle w:val="Default"/>
            <w:ind w:left="1080"/>
          </w:pPr>
        </w:pPrChange>
      </w:pPr>
    </w:p>
    <w:p w14:paraId="3B1BD13E" w14:textId="342600FC" w:rsidR="00573281" w:rsidRPr="007C4EA8" w:rsidDel="00CA397A" w:rsidRDefault="00573281">
      <w:pPr>
        <w:pStyle w:val="ListParagraph"/>
        <w:numPr>
          <w:ilvl w:val="1"/>
          <w:numId w:val="23"/>
        </w:numPr>
        <w:spacing w:before="120" w:after="120"/>
        <w:contextualSpacing w:val="0"/>
        <w:rPr>
          <w:del w:id="4373" w:author="Sekar Subramanian" w:date="2021-07-16T12:28:00Z"/>
          <w:rFonts w:asciiTheme="minorHAnsi" w:hAnsiTheme="minorHAnsi" w:cstheme="minorHAnsi"/>
          <w:sz w:val="28"/>
          <w:szCs w:val="28"/>
          <w:rPrChange w:id="4374" w:author="Sekar Subramanian" w:date="2021-07-16T13:10:00Z">
            <w:rPr>
              <w:del w:id="4375" w:author="Sekar Subramanian" w:date="2021-07-16T12:28:00Z"/>
              <w:rFonts w:asciiTheme="minorHAnsi" w:hAnsiTheme="minorHAnsi" w:cstheme="minorHAnsi"/>
              <w:sz w:val="22"/>
              <w:szCs w:val="22"/>
            </w:rPr>
          </w:rPrChange>
        </w:rPr>
        <w:pPrChange w:id="4376" w:author="Sekar Subramanian" w:date="2021-07-16T12:36:00Z">
          <w:pPr>
            <w:pStyle w:val="Default"/>
            <w:ind w:left="1080"/>
          </w:pPr>
        </w:pPrChange>
      </w:pPr>
      <w:del w:id="4377" w:author="Sekar Subramanian" w:date="2021-07-16T12:28:00Z">
        <w:r w:rsidRPr="007C4EA8" w:rsidDel="00CA397A">
          <w:rPr>
            <w:rFonts w:cstheme="minorHAnsi"/>
            <w:sz w:val="28"/>
            <w:szCs w:val="28"/>
            <w:rPrChange w:id="4378" w:author="Sekar Subramanian" w:date="2021-07-16T13:10:00Z">
              <w:rPr>
                <w:rFonts w:cstheme="minorHAnsi"/>
              </w:rPr>
            </w:rPrChange>
          </w:rPr>
          <w:delText>If you have sales data for 70 weeks from 10 different markets, you would not be able to build a regular model as you do not have 104 weeks of data, but you would be able to build a Pooled regression model because by pooling data, you have 10 times 70=700 data points instead of 70.</w:delText>
        </w:r>
      </w:del>
    </w:p>
    <w:p w14:paraId="3537053A" w14:textId="7E047A60" w:rsidR="00573281" w:rsidRPr="007C4EA8" w:rsidDel="00E40B5D" w:rsidRDefault="00573281">
      <w:pPr>
        <w:pStyle w:val="ListParagraph"/>
        <w:numPr>
          <w:ilvl w:val="1"/>
          <w:numId w:val="23"/>
        </w:numPr>
        <w:spacing w:before="120" w:after="120"/>
        <w:contextualSpacing w:val="0"/>
        <w:rPr>
          <w:del w:id="4379" w:author="Sekar Subramanian" w:date="2021-07-16T12:27:00Z"/>
          <w:rFonts w:asciiTheme="minorHAnsi" w:hAnsiTheme="minorHAnsi" w:cstheme="minorHAnsi"/>
          <w:sz w:val="28"/>
          <w:szCs w:val="28"/>
          <w:rPrChange w:id="4380" w:author="Sekar Subramanian" w:date="2021-07-16T13:10:00Z">
            <w:rPr>
              <w:del w:id="4381" w:author="Sekar Subramanian" w:date="2021-07-16T12:27:00Z"/>
              <w:rFonts w:asciiTheme="minorHAnsi" w:hAnsiTheme="minorHAnsi" w:cstheme="minorHAnsi"/>
              <w:sz w:val="22"/>
              <w:szCs w:val="22"/>
            </w:rPr>
          </w:rPrChange>
        </w:rPr>
        <w:pPrChange w:id="4382" w:author="Sekar Subramanian" w:date="2021-07-16T12:36:00Z">
          <w:pPr>
            <w:pStyle w:val="Default"/>
            <w:ind w:left="1080"/>
          </w:pPr>
        </w:pPrChange>
      </w:pPr>
      <w:del w:id="4383" w:author="Sekar Subramanian" w:date="2021-07-16T12:27:00Z">
        <w:r w:rsidRPr="007C4EA8" w:rsidDel="00E40B5D">
          <w:rPr>
            <w:rFonts w:cstheme="minorHAnsi"/>
            <w:sz w:val="28"/>
            <w:szCs w:val="28"/>
            <w:rPrChange w:id="4384" w:author="Sekar Subramanian" w:date="2021-07-16T13:10:00Z">
              <w:rPr>
                <w:rFonts w:cstheme="minorHAnsi"/>
              </w:rPr>
            </w:rPrChange>
          </w:rPr>
          <w:delText xml:space="preserve"> </w:delText>
        </w:r>
      </w:del>
    </w:p>
    <w:p w14:paraId="1AD04369" w14:textId="6C387572" w:rsidR="00573281" w:rsidRPr="007C4EA8" w:rsidDel="00CA397A" w:rsidRDefault="00573281">
      <w:pPr>
        <w:pStyle w:val="ListParagraph"/>
        <w:numPr>
          <w:ilvl w:val="1"/>
          <w:numId w:val="23"/>
        </w:numPr>
        <w:spacing w:before="120" w:after="120"/>
        <w:contextualSpacing w:val="0"/>
        <w:rPr>
          <w:del w:id="4385" w:author="Sekar Subramanian" w:date="2021-07-16T12:28:00Z"/>
          <w:rFonts w:asciiTheme="minorHAnsi" w:hAnsiTheme="minorHAnsi" w:cstheme="minorHAnsi"/>
          <w:sz w:val="28"/>
          <w:szCs w:val="28"/>
          <w:rPrChange w:id="4386" w:author="Sekar Subramanian" w:date="2021-07-16T13:10:00Z">
            <w:rPr>
              <w:del w:id="4387" w:author="Sekar Subramanian" w:date="2021-07-16T12:28:00Z"/>
              <w:rFonts w:asciiTheme="minorHAnsi" w:hAnsiTheme="minorHAnsi" w:cstheme="minorHAnsi"/>
              <w:sz w:val="22"/>
              <w:szCs w:val="22"/>
            </w:rPr>
          </w:rPrChange>
        </w:rPr>
        <w:pPrChange w:id="4388" w:author="Sekar Subramanian" w:date="2021-07-16T12:36:00Z">
          <w:pPr>
            <w:pStyle w:val="Default"/>
            <w:ind w:left="1080"/>
          </w:pPr>
        </w:pPrChange>
      </w:pPr>
      <w:del w:id="4389" w:author="Sekar Subramanian" w:date="2021-07-16T12:28:00Z">
        <w:r w:rsidRPr="007C4EA8" w:rsidDel="00CA397A">
          <w:rPr>
            <w:rFonts w:cstheme="minorHAnsi"/>
            <w:sz w:val="28"/>
            <w:szCs w:val="28"/>
            <w:rPrChange w:id="4390" w:author="Sekar Subramanian" w:date="2021-07-16T13:10:00Z">
              <w:rPr>
                <w:rFonts w:cstheme="minorHAnsi"/>
              </w:rPr>
            </w:rPrChange>
          </w:rPr>
          <w:delText>Pooled regression works similar to regular regression, except an extra intercept or ‘dummy’ is added for each cross section. It is important to remember that Pooled Regression Coefficients do not measure demand effect separately for each cross section, but yield an ‘overall’ measure of demand.</w:delText>
        </w:r>
      </w:del>
    </w:p>
    <w:p w14:paraId="42B6D59B" w14:textId="4CFE8156" w:rsidR="00573281" w:rsidRPr="007C4EA8" w:rsidDel="00CA397A" w:rsidRDefault="00573281">
      <w:pPr>
        <w:pStyle w:val="ListParagraph"/>
        <w:numPr>
          <w:ilvl w:val="1"/>
          <w:numId w:val="23"/>
        </w:numPr>
        <w:spacing w:before="120" w:after="120"/>
        <w:contextualSpacing w:val="0"/>
        <w:rPr>
          <w:del w:id="4391" w:author="Sekar Subramanian" w:date="2021-07-16T12:28:00Z"/>
          <w:rFonts w:asciiTheme="minorHAnsi" w:hAnsiTheme="minorHAnsi" w:cstheme="minorHAnsi"/>
          <w:sz w:val="28"/>
          <w:szCs w:val="28"/>
          <w:rPrChange w:id="4392" w:author="Sekar Subramanian" w:date="2021-07-16T13:10:00Z">
            <w:rPr>
              <w:del w:id="4393" w:author="Sekar Subramanian" w:date="2021-07-16T12:28:00Z"/>
              <w:rFonts w:asciiTheme="minorHAnsi" w:hAnsiTheme="minorHAnsi" w:cstheme="minorHAnsi"/>
              <w:sz w:val="22"/>
              <w:szCs w:val="22"/>
            </w:rPr>
          </w:rPrChange>
        </w:rPr>
        <w:pPrChange w:id="4394" w:author="Sekar Subramanian" w:date="2021-07-16T12:36:00Z">
          <w:pPr>
            <w:pStyle w:val="Default"/>
          </w:pPr>
        </w:pPrChange>
      </w:pPr>
    </w:p>
    <w:p w14:paraId="7B2D7991" w14:textId="0DFE345D" w:rsidR="00573281" w:rsidRPr="007C4EA8" w:rsidDel="00CA397A" w:rsidRDefault="00573281">
      <w:pPr>
        <w:pStyle w:val="ListParagraph"/>
        <w:numPr>
          <w:ilvl w:val="1"/>
          <w:numId w:val="23"/>
        </w:numPr>
        <w:spacing w:before="120" w:after="120"/>
        <w:contextualSpacing w:val="0"/>
        <w:rPr>
          <w:del w:id="4395" w:author="Sekar Subramanian" w:date="2021-07-16T12:28:00Z"/>
          <w:rFonts w:cstheme="minorHAnsi"/>
          <w:sz w:val="28"/>
          <w:szCs w:val="28"/>
          <w:rPrChange w:id="4396" w:author="Sekar Subramanian" w:date="2021-07-16T13:10:00Z">
            <w:rPr>
              <w:del w:id="4397" w:author="Sekar Subramanian" w:date="2021-07-16T12:28:00Z"/>
              <w:rFonts w:cstheme="minorHAnsi"/>
            </w:rPr>
          </w:rPrChange>
        </w:rPr>
        <w:pPrChange w:id="4398" w:author="Sekar Subramanian" w:date="2021-07-16T12:36:00Z">
          <w:pPr>
            <w:jc w:val="center"/>
          </w:pPr>
        </w:pPrChange>
      </w:pPr>
      <w:del w:id="4399" w:author="Sekar Subramanian" w:date="2021-07-16T12:28:00Z">
        <w:r w:rsidRPr="007C4EA8" w:rsidDel="00CA397A">
          <w:rPr>
            <w:rFonts w:cstheme="minorHAnsi"/>
            <w:noProof/>
            <w:sz w:val="28"/>
            <w:szCs w:val="28"/>
            <w:rPrChange w:id="4400" w:author="Sekar Subramanian" w:date="2021-07-16T13:10:00Z">
              <w:rPr>
                <w:noProof/>
              </w:rPr>
            </w:rPrChange>
          </w:rPr>
          <w:drawing>
            <wp:inline distT="0" distB="0" distL="0" distR="0" wp14:anchorId="37AB4962" wp14:editId="5A1ACD3E">
              <wp:extent cx="4248150" cy="2385151"/>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48150" cy="2385151"/>
                      </a:xfrm>
                      <a:prstGeom prst="rect">
                        <a:avLst/>
                      </a:prstGeom>
                    </pic:spPr>
                  </pic:pic>
                </a:graphicData>
              </a:graphic>
            </wp:inline>
          </w:drawing>
        </w:r>
      </w:del>
    </w:p>
    <w:p w14:paraId="1A9D9CD9" w14:textId="6C2B8C34" w:rsidR="00573281" w:rsidRPr="007C4EA8" w:rsidDel="00CA397A" w:rsidRDefault="00573281">
      <w:pPr>
        <w:pStyle w:val="ListParagraph"/>
        <w:numPr>
          <w:ilvl w:val="1"/>
          <w:numId w:val="23"/>
        </w:numPr>
        <w:spacing w:before="120" w:after="120"/>
        <w:contextualSpacing w:val="0"/>
        <w:rPr>
          <w:del w:id="4401" w:author="Sekar Subramanian" w:date="2021-07-16T12:28:00Z"/>
          <w:rFonts w:cstheme="minorHAnsi"/>
          <w:sz w:val="28"/>
          <w:szCs w:val="28"/>
          <w:lang w:val="en-IN"/>
          <w:rPrChange w:id="4402" w:author="Sekar Subramanian" w:date="2021-07-16T13:10:00Z">
            <w:rPr>
              <w:del w:id="4403" w:author="Sekar Subramanian" w:date="2021-07-16T12:28:00Z"/>
              <w:rFonts w:cstheme="minorHAnsi"/>
              <w:lang w:val="en-IN"/>
            </w:rPr>
          </w:rPrChange>
        </w:rPr>
        <w:pPrChange w:id="4404" w:author="Sekar Subramanian" w:date="2021-07-16T12:36:00Z">
          <w:pPr/>
        </w:pPrChange>
      </w:pPr>
    </w:p>
    <w:p w14:paraId="2B96FD56" w14:textId="5DAE9E7A" w:rsidR="00573281" w:rsidRPr="007C4EA8" w:rsidDel="00CA397A" w:rsidRDefault="00573281">
      <w:pPr>
        <w:pStyle w:val="ListParagraph"/>
        <w:numPr>
          <w:ilvl w:val="1"/>
          <w:numId w:val="23"/>
        </w:numPr>
        <w:spacing w:before="120" w:after="120"/>
        <w:contextualSpacing w:val="0"/>
        <w:rPr>
          <w:del w:id="4405" w:author="Sekar Subramanian" w:date="2021-07-16T12:28:00Z"/>
          <w:rFonts w:asciiTheme="minorHAnsi" w:hAnsiTheme="minorHAnsi" w:cstheme="minorHAnsi"/>
          <w:sz w:val="28"/>
          <w:szCs w:val="28"/>
          <w:rPrChange w:id="4406" w:author="Sekar Subramanian" w:date="2021-07-16T13:10:00Z">
            <w:rPr>
              <w:del w:id="4407" w:author="Sekar Subramanian" w:date="2021-07-16T12:28:00Z"/>
              <w:rFonts w:asciiTheme="minorHAnsi" w:hAnsiTheme="minorHAnsi" w:cstheme="minorHAnsi"/>
              <w:sz w:val="22"/>
              <w:szCs w:val="22"/>
            </w:rPr>
          </w:rPrChange>
        </w:rPr>
        <w:pPrChange w:id="4408" w:author="Sekar Subramanian" w:date="2021-07-16T12:36:00Z">
          <w:pPr>
            <w:pStyle w:val="Default"/>
          </w:pPr>
        </w:pPrChange>
      </w:pPr>
    </w:p>
    <w:p w14:paraId="5A81912D" w14:textId="7AA137BF" w:rsidR="00573281" w:rsidRPr="007C4EA8" w:rsidDel="00CA397A" w:rsidRDefault="00573281">
      <w:pPr>
        <w:pStyle w:val="ListParagraph"/>
        <w:numPr>
          <w:ilvl w:val="1"/>
          <w:numId w:val="23"/>
        </w:numPr>
        <w:spacing w:before="120" w:after="120"/>
        <w:contextualSpacing w:val="0"/>
        <w:rPr>
          <w:del w:id="4409" w:author="Sekar Subramanian" w:date="2021-07-16T12:28:00Z"/>
          <w:rFonts w:asciiTheme="minorHAnsi" w:hAnsiTheme="minorHAnsi" w:cstheme="minorHAnsi"/>
          <w:sz w:val="28"/>
          <w:szCs w:val="28"/>
          <w:rPrChange w:id="4410" w:author="Sekar Subramanian" w:date="2021-07-16T13:10:00Z">
            <w:rPr>
              <w:del w:id="4411" w:author="Sekar Subramanian" w:date="2021-07-16T12:28:00Z"/>
              <w:rFonts w:asciiTheme="minorHAnsi" w:hAnsiTheme="minorHAnsi" w:cstheme="minorHAnsi"/>
              <w:sz w:val="22"/>
              <w:szCs w:val="22"/>
            </w:rPr>
          </w:rPrChange>
        </w:rPr>
        <w:pPrChange w:id="4412" w:author="Sekar Subramanian" w:date="2021-07-16T12:36:00Z">
          <w:pPr>
            <w:pStyle w:val="Default"/>
            <w:ind w:left="720"/>
          </w:pPr>
        </w:pPrChange>
      </w:pPr>
      <w:del w:id="4413" w:author="Sekar Subramanian" w:date="2021-07-16T12:28:00Z">
        <w:r w:rsidRPr="007C4EA8" w:rsidDel="00CA397A">
          <w:rPr>
            <w:rFonts w:cstheme="minorHAnsi"/>
            <w:sz w:val="28"/>
            <w:szCs w:val="28"/>
            <w:rPrChange w:id="4414" w:author="Sekar Subramanian" w:date="2021-07-16T13:10:00Z">
              <w:rPr>
                <w:rFonts w:cstheme="minorHAnsi"/>
              </w:rPr>
            </w:rPrChange>
          </w:rPr>
          <w:delText>In many countries, data is available at a monthly level and may not have a good historical record. In such cases, using data at the dimensional level will help increase the number of data points required to develop a robust model.</w:delText>
        </w:r>
      </w:del>
    </w:p>
    <w:p w14:paraId="36B6821F" w14:textId="0CD7B53B" w:rsidR="00573281" w:rsidRPr="007C4EA8" w:rsidDel="00E40B5D" w:rsidRDefault="00573281">
      <w:pPr>
        <w:pStyle w:val="ListParagraph"/>
        <w:numPr>
          <w:ilvl w:val="1"/>
          <w:numId w:val="23"/>
        </w:numPr>
        <w:spacing w:before="120" w:after="120"/>
        <w:contextualSpacing w:val="0"/>
        <w:rPr>
          <w:del w:id="4415" w:author="Sekar Subramanian" w:date="2021-07-16T12:27:00Z"/>
          <w:rFonts w:cstheme="minorHAnsi"/>
          <w:sz w:val="28"/>
          <w:szCs w:val="28"/>
          <w:rPrChange w:id="4416" w:author="Sekar Subramanian" w:date="2021-07-16T13:10:00Z">
            <w:rPr>
              <w:del w:id="4417" w:author="Sekar Subramanian" w:date="2021-07-16T12:27:00Z"/>
              <w:rFonts w:cstheme="minorHAnsi"/>
            </w:rPr>
          </w:rPrChange>
        </w:rPr>
        <w:pPrChange w:id="4418" w:author="Sekar Subramanian" w:date="2021-07-16T12:36:00Z">
          <w:pPr/>
        </w:pPrChange>
      </w:pPr>
    </w:p>
    <w:p w14:paraId="234BE5E4" w14:textId="178BA30A" w:rsidR="00573281" w:rsidRPr="007C4EA8" w:rsidDel="00CA397A" w:rsidRDefault="00573281">
      <w:pPr>
        <w:pStyle w:val="ListParagraph"/>
        <w:numPr>
          <w:ilvl w:val="1"/>
          <w:numId w:val="23"/>
        </w:numPr>
        <w:spacing w:before="120" w:after="120"/>
        <w:contextualSpacing w:val="0"/>
        <w:rPr>
          <w:del w:id="4419" w:author="Sekar Subramanian" w:date="2021-07-16T12:28:00Z"/>
          <w:rFonts w:asciiTheme="minorHAnsi" w:hAnsiTheme="minorHAnsi" w:cstheme="minorHAnsi"/>
          <w:b/>
          <w:color w:val="000000" w:themeColor="text1"/>
          <w:sz w:val="28"/>
          <w:szCs w:val="28"/>
          <w:rPrChange w:id="4420" w:author="Sekar Subramanian" w:date="2021-07-16T13:10:00Z">
            <w:rPr>
              <w:del w:id="4421" w:author="Sekar Subramanian" w:date="2021-07-16T12:28:00Z"/>
              <w:rFonts w:asciiTheme="minorHAnsi" w:hAnsiTheme="minorHAnsi" w:cstheme="minorHAnsi"/>
              <w:b/>
              <w:color w:val="000000" w:themeColor="text1"/>
              <w:sz w:val="22"/>
              <w:szCs w:val="22"/>
            </w:rPr>
          </w:rPrChange>
        </w:rPr>
        <w:pPrChange w:id="4422" w:author="Sekar Subramanian" w:date="2021-07-16T12:36:00Z">
          <w:pPr>
            <w:pStyle w:val="Heading3"/>
            <w:numPr>
              <w:numId w:val="19"/>
            </w:numPr>
            <w:ind w:left="1080" w:hanging="360"/>
          </w:pPr>
        </w:pPrChange>
      </w:pPr>
      <w:bookmarkStart w:id="4423" w:name="_Toc464630137"/>
      <w:del w:id="4424" w:author="Sekar Subramanian" w:date="2021-07-16T12:28:00Z">
        <w:r w:rsidRPr="007C4EA8" w:rsidDel="00CA397A">
          <w:rPr>
            <w:rFonts w:cstheme="minorHAnsi"/>
            <w:b/>
            <w:color w:val="000000" w:themeColor="text1"/>
            <w:sz w:val="28"/>
            <w:szCs w:val="28"/>
            <w:rPrChange w:id="4425" w:author="Sekar Subramanian" w:date="2021-07-16T13:10:00Z">
              <w:rPr>
                <w:rFonts w:cstheme="minorHAnsi"/>
                <w:b/>
                <w:color w:val="000000" w:themeColor="text1"/>
              </w:rPr>
            </w:rPrChange>
          </w:rPr>
          <w:delText>Bayesian Shrinkage</w:delText>
        </w:r>
        <w:bookmarkEnd w:id="4423"/>
      </w:del>
    </w:p>
    <w:p w14:paraId="31BF0FFB" w14:textId="62FA6769" w:rsidR="00573281" w:rsidRPr="007C4EA8" w:rsidDel="00CA397A" w:rsidRDefault="00573281">
      <w:pPr>
        <w:pStyle w:val="ListParagraph"/>
        <w:numPr>
          <w:ilvl w:val="1"/>
          <w:numId w:val="23"/>
        </w:numPr>
        <w:spacing w:before="120" w:after="120"/>
        <w:contextualSpacing w:val="0"/>
        <w:rPr>
          <w:del w:id="4426" w:author="Sekar Subramanian" w:date="2021-07-16T12:28:00Z"/>
          <w:rFonts w:asciiTheme="minorHAnsi" w:hAnsiTheme="minorHAnsi" w:cstheme="minorHAnsi"/>
          <w:sz w:val="28"/>
          <w:szCs w:val="28"/>
          <w:rPrChange w:id="4427" w:author="Sekar Subramanian" w:date="2021-07-16T13:10:00Z">
            <w:rPr>
              <w:del w:id="4428" w:author="Sekar Subramanian" w:date="2021-07-16T12:28:00Z"/>
              <w:rFonts w:asciiTheme="minorHAnsi" w:hAnsiTheme="minorHAnsi" w:cstheme="minorHAnsi"/>
              <w:sz w:val="22"/>
              <w:szCs w:val="22"/>
            </w:rPr>
          </w:rPrChange>
        </w:rPr>
        <w:pPrChange w:id="4429" w:author="Sekar Subramanian" w:date="2021-07-16T12:36:00Z">
          <w:pPr>
            <w:pStyle w:val="Default"/>
          </w:pPr>
        </w:pPrChange>
      </w:pPr>
    </w:p>
    <w:p w14:paraId="09D4DF59" w14:textId="364FE6D9" w:rsidR="00573281" w:rsidRPr="007C4EA8" w:rsidDel="00CA397A" w:rsidRDefault="00573281">
      <w:pPr>
        <w:pStyle w:val="ListParagraph"/>
        <w:numPr>
          <w:ilvl w:val="1"/>
          <w:numId w:val="23"/>
        </w:numPr>
        <w:spacing w:before="120" w:after="120"/>
        <w:contextualSpacing w:val="0"/>
        <w:rPr>
          <w:del w:id="4430" w:author="Sekar Subramanian" w:date="2021-07-16T12:28:00Z"/>
          <w:rFonts w:asciiTheme="minorHAnsi" w:hAnsiTheme="minorHAnsi" w:cstheme="minorHAnsi"/>
          <w:sz w:val="28"/>
          <w:szCs w:val="28"/>
          <w:rPrChange w:id="4431" w:author="Sekar Subramanian" w:date="2021-07-16T13:10:00Z">
            <w:rPr>
              <w:del w:id="4432" w:author="Sekar Subramanian" w:date="2021-07-16T12:28:00Z"/>
              <w:rFonts w:asciiTheme="minorHAnsi" w:hAnsiTheme="minorHAnsi" w:cstheme="minorHAnsi"/>
              <w:sz w:val="22"/>
              <w:szCs w:val="22"/>
            </w:rPr>
          </w:rPrChange>
        </w:rPr>
        <w:pPrChange w:id="4433" w:author="Sekar Subramanian" w:date="2021-07-16T12:36:00Z">
          <w:pPr>
            <w:pStyle w:val="Default"/>
            <w:ind w:left="720"/>
          </w:pPr>
        </w:pPrChange>
      </w:pPr>
      <w:del w:id="4434" w:author="Sekar Subramanian" w:date="2021-07-16T12:28:00Z">
        <w:r w:rsidRPr="007C4EA8" w:rsidDel="00CA397A">
          <w:rPr>
            <w:rFonts w:cstheme="minorHAnsi"/>
            <w:sz w:val="28"/>
            <w:szCs w:val="28"/>
            <w:rPrChange w:id="4435" w:author="Sekar Subramanian" w:date="2021-07-16T13:10:00Z">
              <w:rPr>
                <w:rFonts w:cstheme="minorHAnsi"/>
              </w:rPr>
            </w:rPrChange>
          </w:rPr>
          <w:delText>DDE allows users to develop Bayesian shrinkage models. Few other names used for Bayesian shrinkage models are mixed effects model, hierarchical regression model, multi-level model and variance components model with random effects. Bayesian shrinkage modeling approach is useful in the following cases:</w:delText>
        </w:r>
      </w:del>
    </w:p>
    <w:p w14:paraId="46891C48" w14:textId="71C3584B" w:rsidR="00573281" w:rsidRPr="007C4EA8" w:rsidDel="00CA397A" w:rsidRDefault="00573281">
      <w:pPr>
        <w:pStyle w:val="ListParagraph"/>
        <w:numPr>
          <w:ilvl w:val="1"/>
          <w:numId w:val="23"/>
        </w:numPr>
        <w:spacing w:before="120" w:after="120"/>
        <w:contextualSpacing w:val="0"/>
        <w:rPr>
          <w:del w:id="4436" w:author="Sekar Subramanian" w:date="2021-07-16T12:28:00Z"/>
          <w:rFonts w:asciiTheme="minorHAnsi" w:hAnsiTheme="minorHAnsi" w:cstheme="minorHAnsi"/>
          <w:sz w:val="28"/>
          <w:szCs w:val="28"/>
          <w:rPrChange w:id="4437" w:author="Sekar Subramanian" w:date="2021-07-16T13:10:00Z">
            <w:rPr>
              <w:del w:id="4438" w:author="Sekar Subramanian" w:date="2021-07-16T12:28:00Z"/>
              <w:rFonts w:asciiTheme="minorHAnsi" w:hAnsiTheme="minorHAnsi" w:cstheme="minorHAnsi"/>
              <w:sz w:val="22"/>
              <w:szCs w:val="22"/>
            </w:rPr>
          </w:rPrChange>
        </w:rPr>
        <w:pPrChange w:id="4439" w:author="Sekar Subramanian" w:date="2021-07-16T12:36:00Z">
          <w:pPr>
            <w:pStyle w:val="Default"/>
            <w:numPr>
              <w:numId w:val="11"/>
            </w:numPr>
            <w:ind w:left="1440" w:hanging="360"/>
          </w:pPr>
        </w:pPrChange>
      </w:pPr>
      <w:del w:id="4440" w:author="Sekar Subramanian" w:date="2021-07-16T12:28:00Z">
        <w:r w:rsidRPr="007C4EA8" w:rsidDel="00CA397A">
          <w:rPr>
            <w:rFonts w:cstheme="minorHAnsi"/>
            <w:sz w:val="28"/>
            <w:szCs w:val="28"/>
            <w:rPrChange w:id="4441" w:author="Sekar Subramanian" w:date="2021-07-16T13:10:00Z">
              <w:rPr>
                <w:rFonts w:cstheme="minorHAnsi"/>
              </w:rPr>
            </w:rPrChange>
          </w:rPr>
          <w:delText>There are multiple cross sections and differences across these cross sections</w:delText>
        </w:r>
      </w:del>
    </w:p>
    <w:p w14:paraId="150EC82B" w14:textId="3B05348C" w:rsidR="00573281" w:rsidRPr="007C4EA8" w:rsidDel="00CA397A" w:rsidRDefault="00573281">
      <w:pPr>
        <w:pStyle w:val="ListParagraph"/>
        <w:numPr>
          <w:ilvl w:val="1"/>
          <w:numId w:val="23"/>
        </w:numPr>
        <w:spacing w:before="120" w:after="120"/>
        <w:contextualSpacing w:val="0"/>
        <w:rPr>
          <w:del w:id="4442" w:author="Sekar Subramanian" w:date="2021-07-16T12:28:00Z"/>
          <w:rFonts w:asciiTheme="minorHAnsi" w:hAnsiTheme="minorHAnsi" w:cstheme="minorHAnsi"/>
          <w:sz w:val="28"/>
          <w:szCs w:val="28"/>
          <w:rPrChange w:id="4443" w:author="Sekar Subramanian" w:date="2021-07-16T13:10:00Z">
            <w:rPr>
              <w:del w:id="4444" w:author="Sekar Subramanian" w:date="2021-07-16T12:28:00Z"/>
              <w:rFonts w:asciiTheme="minorHAnsi" w:hAnsiTheme="minorHAnsi" w:cstheme="minorHAnsi"/>
              <w:sz w:val="22"/>
              <w:szCs w:val="22"/>
            </w:rPr>
          </w:rPrChange>
        </w:rPr>
        <w:pPrChange w:id="4445" w:author="Sekar Subramanian" w:date="2021-07-16T12:36:00Z">
          <w:pPr>
            <w:pStyle w:val="Default"/>
            <w:numPr>
              <w:numId w:val="11"/>
            </w:numPr>
            <w:ind w:left="1440" w:hanging="360"/>
          </w:pPr>
        </w:pPrChange>
      </w:pPr>
      <w:del w:id="4446" w:author="Sekar Subramanian" w:date="2021-07-16T12:28:00Z">
        <w:r w:rsidRPr="007C4EA8" w:rsidDel="00CA397A">
          <w:rPr>
            <w:rFonts w:cstheme="minorHAnsi"/>
            <w:sz w:val="28"/>
            <w:szCs w:val="28"/>
            <w:rPrChange w:id="4447" w:author="Sekar Subramanian" w:date="2021-07-16T13:10:00Z">
              <w:rPr>
                <w:rFonts w:cstheme="minorHAnsi"/>
              </w:rPr>
            </w:rPrChange>
          </w:rPr>
          <w:delText>Relationship in a regression model varies by cross sections</w:delText>
        </w:r>
      </w:del>
    </w:p>
    <w:p w14:paraId="7321D8DC" w14:textId="74F94CFE" w:rsidR="00573281" w:rsidRPr="007C4EA8" w:rsidDel="00CA397A" w:rsidRDefault="00573281">
      <w:pPr>
        <w:pStyle w:val="ListParagraph"/>
        <w:numPr>
          <w:ilvl w:val="1"/>
          <w:numId w:val="23"/>
        </w:numPr>
        <w:spacing w:before="120" w:after="120"/>
        <w:contextualSpacing w:val="0"/>
        <w:rPr>
          <w:del w:id="4448" w:author="Sekar Subramanian" w:date="2021-07-16T12:28:00Z"/>
          <w:rFonts w:asciiTheme="minorHAnsi" w:hAnsiTheme="minorHAnsi" w:cstheme="minorHAnsi"/>
          <w:sz w:val="28"/>
          <w:szCs w:val="28"/>
          <w:rPrChange w:id="4449" w:author="Sekar Subramanian" w:date="2021-07-16T13:10:00Z">
            <w:rPr>
              <w:del w:id="4450" w:author="Sekar Subramanian" w:date="2021-07-16T12:28:00Z"/>
              <w:rFonts w:asciiTheme="minorHAnsi" w:hAnsiTheme="minorHAnsi" w:cstheme="minorHAnsi"/>
              <w:sz w:val="22"/>
              <w:szCs w:val="22"/>
            </w:rPr>
          </w:rPrChange>
        </w:rPr>
        <w:pPrChange w:id="4451" w:author="Sekar Subramanian" w:date="2021-07-16T12:36:00Z">
          <w:pPr>
            <w:pStyle w:val="Default"/>
            <w:numPr>
              <w:numId w:val="11"/>
            </w:numPr>
            <w:ind w:left="1440" w:hanging="360"/>
          </w:pPr>
        </w:pPrChange>
      </w:pPr>
      <w:del w:id="4452" w:author="Sekar Subramanian" w:date="2021-07-16T12:28:00Z">
        <w:r w:rsidRPr="007C4EA8" w:rsidDel="00CA397A">
          <w:rPr>
            <w:rFonts w:cstheme="minorHAnsi"/>
            <w:sz w:val="28"/>
            <w:szCs w:val="28"/>
            <w:rPrChange w:id="4453" w:author="Sekar Subramanian" w:date="2021-07-16T13:10:00Z">
              <w:rPr>
                <w:rFonts w:cstheme="minorHAnsi"/>
              </w:rPr>
            </w:rPrChange>
          </w:rPr>
          <w:delText>Practically not feasible to develop hundreds of models in time for business planning</w:delText>
        </w:r>
      </w:del>
    </w:p>
    <w:p w14:paraId="74895572" w14:textId="1B0B9A32" w:rsidR="00573281" w:rsidRPr="007C4EA8" w:rsidDel="00CA397A" w:rsidRDefault="00573281">
      <w:pPr>
        <w:pStyle w:val="ListParagraph"/>
        <w:numPr>
          <w:ilvl w:val="1"/>
          <w:numId w:val="23"/>
        </w:numPr>
        <w:spacing w:before="120" w:after="120"/>
        <w:contextualSpacing w:val="0"/>
        <w:rPr>
          <w:del w:id="4454" w:author="Sekar Subramanian" w:date="2021-07-16T12:28:00Z"/>
          <w:rFonts w:asciiTheme="minorHAnsi" w:hAnsiTheme="minorHAnsi" w:cstheme="minorHAnsi"/>
          <w:sz w:val="28"/>
          <w:szCs w:val="28"/>
          <w:rPrChange w:id="4455" w:author="Sekar Subramanian" w:date="2021-07-16T13:10:00Z">
            <w:rPr>
              <w:del w:id="4456" w:author="Sekar Subramanian" w:date="2021-07-16T12:28:00Z"/>
              <w:rFonts w:asciiTheme="minorHAnsi" w:hAnsiTheme="minorHAnsi" w:cstheme="minorHAnsi"/>
              <w:sz w:val="22"/>
              <w:szCs w:val="22"/>
            </w:rPr>
          </w:rPrChange>
        </w:rPr>
        <w:pPrChange w:id="4457" w:author="Sekar Subramanian" w:date="2021-07-16T12:36:00Z">
          <w:pPr>
            <w:pStyle w:val="Default"/>
            <w:ind w:left="720"/>
          </w:pPr>
        </w:pPrChange>
      </w:pPr>
    </w:p>
    <w:p w14:paraId="539FFB69" w14:textId="2640FD37" w:rsidR="00573281" w:rsidRPr="007C4EA8" w:rsidDel="00CA397A" w:rsidRDefault="00573281">
      <w:pPr>
        <w:pStyle w:val="ListParagraph"/>
        <w:numPr>
          <w:ilvl w:val="1"/>
          <w:numId w:val="23"/>
        </w:numPr>
        <w:spacing w:before="120" w:after="120"/>
        <w:contextualSpacing w:val="0"/>
        <w:rPr>
          <w:del w:id="4458" w:author="Sekar Subramanian" w:date="2021-07-16T12:28:00Z"/>
          <w:rFonts w:asciiTheme="minorHAnsi" w:hAnsiTheme="minorHAnsi" w:cstheme="minorHAnsi"/>
          <w:sz w:val="28"/>
          <w:szCs w:val="28"/>
          <w:rPrChange w:id="4459" w:author="Sekar Subramanian" w:date="2021-07-16T13:10:00Z">
            <w:rPr>
              <w:del w:id="4460" w:author="Sekar Subramanian" w:date="2021-07-16T12:28:00Z"/>
              <w:rFonts w:asciiTheme="minorHAnsi" w:hAnsiTheme="minorHAnsi" w:cstheme="minorHAnsi"/>
              <w:sz w:val="22"/>
              <w:szCs w:val="22"/>
            </w:rPr>
          </w:rPrChange>
        </w:rPr>
        <w:pPrChange w:id="4461" w:author="Sekar Subramanian" w:date="2021-07-16T12:36:00Z">
          <w:pPr>
            <w:pStyle w:val="Default"/>
            <w:ind w:left="720"/>
          </w:pPr>
        </w:pPrChange>
      </w:pPr>
      <w:del w:id="4462" w:author="Sekar Subramanian" w:date="2021-07-16T12:28:00Z">
        <w:r w:rsidRPr="007C4EA8" w:rsidDel="00CA397A">
          <w:rPr>
            <w:rFonts w:cstheme="minorHAnsi"/>
            <w:sz w:val="28"/>
            <w:szCs w:val="28"/>
            <w:rPrChange w:id="4463" w:author="Sekar Subramanian" w:date="2021-07-16T13:10:00Z">
              <w:rPr>
                <w:rFonts w:cstheme="minorHAnsi"/>
              </w:rPr>
            </w:rPrChange>
          </w:rPr>
          <w:delText>Bayesian shrinkage:</w:delText>
        </w:r>
      </w:del>
    </w:p>
    <w:p w14:paraId="3B7CD4DE" w14:textId="55803E77" w:rsidR="00573281" w:rsidRPr="007C4EA8" w:rsidDel="00CA397A" w:rsidRDefault="00573281">
      <w:pPr>
        <w:pStyle w:val="ListParagraph"/>
        <w:numPr>
          <w:ilvl w:val="1"/>
          <w:numId w:val="23"/>
        </w:numPr>
        <w:spacing w:before="120" w:after="120"/>
        <w:contextualSpacing w:val="0"/>
        <w:rPr>
          <w:del w:id="4464" w:author="Sekar Subramanian" w:date="2021-07-16T12:28:00Z"/>
          <w:rFonts w:asciiTheme="minorHAnsi" w:hAnsiTheme="minorHAnsi" w:cstheme="minorHAnsi"/>
          <w:sz w:val="28"/>
          <w:szCs w:val="28"/>
          <w:rPrChange w:id="4465" w:author="Sekar Subramanian" w:date="2021-07-16T13:10:00Z">
            <w:rPr>
              <w:del w:id="4466" w:author="Sekar Subramanian" w:date="2021-07-16T12:28:00Z"/>
              <w:rFonts w:asciiTheme="minorHAnsi" w:hAnsiTheme="minorHAnsi" w:cstheme="minorHAnsi"/>
              <w:sz w:val="22"/>
              <w:szCs w:val="22"/>
            </w:rPr>
          </w:rPrChange>
        </w:rPr>
        <w:pPrChange w:id="4467" w:author="Sekar Subramanian" w:date="2021-07-16T12:36:00Z">
          <w:pPr>
            <w:pStyle w:val="Default"/>
            <w:numPr>
              <w:numId w:val="12"/>
            </w:numPr>
            <w:ind w:left="1440" w:hanging="360"/>
          </w:pPr>
        </w:pPrChange>
      </w:pPr>
      <w:del w:id="4468" w:author="Sekar Subramanian" w:date="2021-07-16T12:28:00Z">
        <w:r w:rsidRPr="007C4EA8" w:rsidDel="00CA397A">
          <w:rPr>
            <w:rFonts w:cstheme="minorHAnsi"/>
            <w:sz w:val="28"/>
            <w:szCs w:val="28"/>
            <w:rPrChange w:id="4469" w:author="Sekar Subramanian" w:date="2021-07-16T13:10:00Z">
              <w:rPr>
                <w:rFonts w:cstheme="minorHAnsi"/>
              </w:rPr>
            </w:rPrChange>
          </w:rPr>
          <w:delText>Fits a regression equation at the cross sectional level</w:delText>
        </w:r>
      </w:del>
    </w:p>
    <w:p w14:paraId="3EFF2DCD" w14:textId="181B1D62" w:rsidR="00573281" w:rsidRPr="007C4EA8" w:rsidDel="00CA397A" w:rsidRDefault="00573281">
      <w:pPr>
        <w:pStyle w:val="ListParagraph"/>
        <w:numPr>
          <w:ilvl w:val="1"/>
          <w:numId w:val="23"/>
        </w:numPr>
        <w:spacing w:before="120" w:after="120"/>
        <w:contextualSpacing w:val="0"/>
        <w:rPr>
          <w:del w:id="4470" w:author="Sekar Subramanian" w:date="2021-07-16T12:28:00Z"/>
          <w:rFonts w:asciiTheme="minorHAnsi" w:hAnsiTheme="minorHAnsi" w:cstheme="minorHAnsi"/>
          <w:sz w:val="28"/>
          <w:szCs w:val="28"/>
          <w:rPrChange w:id="4471" w:author="Sekar Subramanian" w:date="2021-07-16T13:10:00Z">
            <w:rPr>
              <w:del w:id="4472" w:author="Sekar Subramanian" w:date="2021-07-16T12:28:00Z"/>
              <w:rFonts w:asciiTheme="minorHAnsi" w:hAnsiTheme="minorHAnsi" w:cstheme="minorHAnsi"/>
              <w:sz w:val="22"/>
              <w:szCs w:val="22"/>
            </w:rPr>
          </w:rPrChange>
        </w:rPr>
        <w:pPrChange w:id="4473" w:author="Sekar Subramanian" w:date="2021-07-16T12:36:00Z">
          <w:pPr>
            <w:pStyle w:val="Default"/>
            <w:numPr>
              <w:numId w:val="12"/>
            </w:numPr>
            <w:ind w:left="1440" w:hanging="360"/>
          </w:pPr>
        </w:pPrChange>
      </w:pPr>
      <w:del w:id="4474" w:author="Sekar Subramanian" w:date="2021-07-16T12:28:00Z">
        <w:r w:rsidRPr="007C4EA8" w:rsidDel="00CA397A">
          <w:rPr>
            <w:rFonts w:cstheme="minorHAnsi"/>
            <w:sz w:val="28"/>
            <w:szCs w:val="28"/>
            <w:rPrChange w:id="4475" w:author="Sekar Subramanian" w:date="2021-07-16T13:10:00Z">
              <w:rPr>
                <w:rFonts w:cstheme="minorHAnsi"/>
              </w:rPr>
            </w:rPrChange>
          </w:rPr>
          <w:delText>Allows estimates of the regression equation vary by cross section</w:delText>
        </w:r>
      </w:del>
    </w:p>
    <w:p w14:paraId="5E8CF38D" w14:textId="18D7D368" w:rsidR="00573281" w:rsidRPr="007C4EA8" w:rsidDel="00CA397A" w:rsidRDefault="00573281">
      <w:pPr>
        <w:pStyle w:val="ListParagraph"/>
        <w:numPr>
          <w:ilvl w:val="1"/>
          <w:numId w:val="23"/>
        </w:numPr>
        <w:spacing w:before="120" w:after="120"/>
        <w:contextualSpacing w:val="0"/>
        <w:rPr>
          <w:del w:id="4476" w:author="Sekar Subramanian" w:date="2021-07-16T12:28:00Z"/>
          <w:rFonts w:asciiTheme="minorHAnsi" w:hAnsiTheme="minorHAnsi" w:cstheme="minorHAnsi"/>
          <w:sz w:val="28"/>
          <w:szCs w:val="28"/>
          <w:rPrChange w:id="4477" w:author="Sekar Subramanian" w:date="2021-07-16T13:10:00Z">
            <w:rPr>
              <w:del w:id="4478" w:author="Sekar Subramanian" w:date="2021-07-16T12:28:00Z"/>
              <w:rFonts w:asciiTheme="minorHAnsi" w:hAnsiTheme="minorHAnsi" w:cstheme="minorHAnsi"/>
              <w:sz w:val="22"/>
              <w:szCs w:val="22"/>
            </w:rPr>
          </w:rPrChange>
        </w:rPr>
        <w:pPrChange w:id="4479" w:author="Sekar Subramanian" w:date="2021-07-16T12:36:00Z">
          <w:pPr>
            <w:pStyle w:val="Default"/>
            <w:numPr>
              <w:numId w:val="12"/>
            </w:numPr>
            <w:ind w:left="1440" w:hanging="360"/>
          </w:pPr>
        </w:pPrChange>
      </w:pPr>
      <w:del w:id="4480" w:author="Sekar Subramanian" w:date="2021-07-16T12:28:00Z">
        <w:r w:rsidRPr="007C4EA8" w:rsidDel="00CA397A">
          <w:rPr>
            <w:rFonts w:cstheme="minorHAnsi"/>
            <w:sz w:val="28"/>
            <w:szCs w:val="28"/>
            <w:rPrChange w:id="4481" w:author="Sekar Subramanian" w:date="2021-07-16T13:10:00Z">
              <w:rPr>
                <w:rFonts w:cstheme="minorHAnsi"/>
              </w:rPr>
            </w:rPrChange>
          </w:rPr>
          <w:delText>Uses cross sectional level measures to explain variation in the individual-level parameters</w:delText>
        </w:r>
      </w:del>
    </w:p>
    <w:p w14:paraId="60685F82" w14:textId="38090694" w:rsidR="00573281" w:rsidRPr="007C4EA8" w:rsidDel="00CA397A" w:rsidRDefault="00573281">
      <w:pPr>
        <w:pStyle w:val="ListParagraph"/>
        <w:numPr>
          <w:ilvl w:val="1"/>
          <w:numId w:val="23"/>
        </w:numPr>
        <w:spacing w:before="120" w:after="120"/>
        <w:contextualSpacing w:val="0"/>
        <w:rPr>
          <w:del w:id="4482" w:author="Sekar Subramanian" w:date="2021-07-16T12:28:00Z"/>
          <w:rFonts w:asciiTheme="minorHAnsi" w:hAnsiTheme="minorHAnsi" w:cstheme="minorHAnsi"/>
          <w:sz w:val="28"/>
          <w:szCs w:val="28"/>
          <w:rPrChange w:id="4483" w:author="Sekar Subramanian" w:date="2021-07-16T13:10:00Z">
            <w:rPr>
              <w:del w:id="4484" w:author="Sekar Subramanian" w:date="2021-07-16T12:28:00Z"/>
              <w:rFonts w:asciiTheme="minorHAnsi" w:hAnsiTheme="minorHAnsi" w:cstheme="minorHAnsi"/>
              <w:sz w:val="22"/>
              <w:szCs w:val="22"/>
            </w:rPr>
          </w:rPrChange>
        </w:rPr>
        <w:pPrChange w:id="4485" w:author="Sekar Subramanian" w:date="2021-07-16T12:36:00Z">
          <w:pPr>
            <w:pStyle w:val="Default"/>
            <w:numPr>
              <w:numId w:val="12"/>
            </w:numPr>
            <w:ind w:left="1440" w:hanging="360"/>
          </w:pPr>
        </w:pPrChange>
      </w:pPr>
      <w:del w:id="4486" w:author="Sekar Subramanian" w:date="2021-07-16T12:28:00Z">
        <w:r w:rsidRPr="007C4EA8" w:rsidDel="00CA397A">
          <w:rPr>
            <w:rFonts w:cstheme="minorHAnsi"/>
            <w:sz w:val="28"/>
            <w:szCs w:val="28"/>
            <w:rPrChange w:id="4487" w:author="Sekar Subramanian" w:date="2021-07-16T13:10:00Z">
              <w:rPr>
                <w:rFonts w:cstheme="minorHAnsi"/>
              </w:rPr>
            </w:rPrChange>
          </w:rPr>
          <w:delText>Allows to test for main effects and interactions within and between levels</w:delText>
        </w:r>
      </w:del>
    </w:p>
    <w:p w14:paraId="1F24DEA9" w14:textId="4D4E2246" w:rsidR="00573281" w:rsidRPr="007C4EA8" w:rsidDel="00CA397A" w:rsidRDefault="00573281">
      <w:pPr>
        <w:pStyle w:val="ListParagraph"/>
        <w:numPr>
          <w:ilvl w:val="1"/>
          <w:numId w:val="23"/>
        </w:numPr>
        <w:spacing w:before="120" w:after="120"/>
        <w:contextualSpacing w:val="0"/>
        <w:rPr>
          <w:del w:id="4488" w:author="Sekar Subramanian" w:date="2021-07-16T12:28:00Z"/>
          <w:rFonts w:asciiTheme="minorHAnsi" w:hAnsiTheme="minorHAnsi" w:cstheme="minorHAnsi"/>
          <w:sz w:val="28"/>
          <w:szCs w:val="28"/>
          <w:rPrChange w:id="4489" w:author="Sekar Subramanian" w:date="2021-07-16T13:10:00Z">
            <w:rPr>
              <w:del w:id="4490" w:author="Sekar Subramanian" w:date="2021-07-16T12:28:00Z"/>
              <w:rFonts w:asciiTheme="minorHAnsi" w:hAnsiTheme="minorHAnsi" w:cstheme="minorHAnsi"/>
              <w:sz w:val="22"/>
              <w:szCs w:val="22"/>
            </w:rPr>
          </w:rPrChange>
        </w:rPr>
        <w:pPrChange w:id="4491" w:author="Sekar Subramanian" w:date="2021-07-16T12:36:00Z">
          <w:pPr>
            <w:pStyle w:val="Default"/>
            <w:ind w:left="720"/>
          </w:pPr>
        </w:pPrChange>
      </w:pPr>
    </w:p>
    <w:p w14:paraId="647ECA77" w14:textId="287E5AC9" w:rsidR="00573281" w:rsidRPr="007C4EA8" w:rsidDel="00CA397A" w:rsidRDefault="00573281">
      <w:pPr>
        <w:pStyle w:val="ListParagraph"/>
        <w:numPr>
          <w:ilvl w:val="1"/>
          <w:numId w:val="23"/>
        </w:numPr>
        <w:spacing w:before="120" w:after="120"/>
        <w:contextualSpacing w:val="0"/>
        <w:rPr>
          <w:del w:id="4492" w:author="Sekar Subramanian" w:date="2021-07-16T12:28:00Z"/>
          <w:rFonts w:asciiTheme="minorHAnsi" w:hAnsiTheme="minorHAnsi" w:cstheme="minorHAnsi"/>
          <w:sz w:val="28"/>
          <w:szCs w:val="28"/>
          <w:rPrChange w:id="4493" w:author="Sekar Subramanian" w:date="2021-07-16T13:10:00Z">
            <w:rPr>
              <w:del w:id="4494" w:author="Sekar Subramanian" w:date="2021-07-16T12:28:00Z"/>
              <w:rFonts w:asciiTheme="minorHAnsi" w:hAnsiTheme="minorHAnsi" w:cstheme="minorHAnsi"/>
              <w:sz w:val="22"/>
              <w:szCs w:val="22"/>
            </w:rPr>
          </w:rPrChange>
        </w:rPr>
        <w:pPrChange w:id="4495" w:author="Sekar Subramanian" w:date="2021-07-16T12:36:00Z">
          <w:pPr>
            <w:pStyle w:val="Default"/>
            <w:ind w:left="720"/>
          </w:pPr>
        </w:pPrChange>
      </w:pPr>
      <w:del w:id="4496" w:author="Sekar Subramanian" w:date="2021-07-16T12:28:00Z">
        <w:r w:rsidRPr="007C4EA8" w:rsidDel="00CA397A">
          <w:rPr>
            <w:rFonts w:cstheme="minorHAnsi"/>
            <w:sz w:val="28"/>
            <w:szCs w:val="28"/>
            <w:rPrChange w:id="4497" w:author="Sekar Subramanian" w:date="2021-07-16T13:10:00Z">
              <w:rPr>
                <w:rFonts w:cstheme="minorHAnsi"/>
              </w:rPr>
            </w:rPrChange>
          </w:rPr>
          <w:delText>These models are very strict on the data related assumptions:</w:delText>
        </w:r>
      </w:del>
    </w:p>
    <w:p w14:paraId="6F2A2599" w14:textId="0F86620B" w:rsidR="00573281" w:rsidRPr="007C4EA8" w:rsidDel="00CA397A" w:rsidRDefault="00573281">
      <w:pPr>
        <w:pStyle w:val="ListParagraph"/>
        <w:numPr>
          <w:ilvl w:val="1"/>
          <w:numId w:val="23"/>
        </w:numPr>
        <w:spacing w:before="120" w:after="120"/>
        <w:contextualSpacing w:val="0"/>
        <w:rPr>
          <w:del w:id="4498" w:author="Sekar Subramanian" w:date="2021-07-16T12:28:00Z"/>
          <w:rFonts w:asciiTheme="minorHAnsi" w:hAnsiTheme="minorHAnsi" w:cstheme="minorHAnsi"/>
          <w:sz w:val="28"/>
          <w:szCs w:val="28"/>
          <w:rPrChange w:id="4499" w:author="Sekar Subramanian" w:date="2021-07-16T13:10:00Z">
            <w:rPr>
              <w:del w:id="4500" w:author="Sekar Subramanian" w:date="2021-07-16T12:28:00Z"/>
              <w:rFonts w:asciiTheme="minorHAnsi" w:hAnsiTheme="minorHAnsi" w:cstheme="minorHAnsi"/>
              <w:sz w:val="22"/>
              <w:szCs w:val="22"/>
            </w:rPr>
          </w:rPrChange>
        </w:rPr>
        <w:pPrChange w:id="4501" w:author="Sekar Subramanian" w:date="2021-07-16T12:36:00Z">
          <w:pPr>
            <w:pStyle w:val="Default"/>
            <w:numPr>
              <w:numId w:val="16"/>
            </w:numPr>
            <w:ind w:left="1440" w:hanging="360"/>
          </w:pPr>
        </w:pPrChange>
      </w:pPr>
      <w:del w:id="4502" w:author="Sekar Subramanian" w:date="2021-07-16T12:28:00Z">
        <w:r w:rsidRPr="007C4EA8" w:rsidDel="00CA397A">
          <w:rPr>
            <w:rFonts w:cstheme="minorHAnsi"/>
            <w:sz w:val="28"/>
            <w:szCs w:val="28"/>
            <w:rPrChange w:id="4503" w:author="Sekar Subramanian" w:date="2021-07-16T13:10:00Z">
              <w:rPr>
                <w:rFonts w:cstheme="minorHAnsi"/>
              </w:rPr>
            </w:rPrChange>
          </w:rPr>
          <w:delText>Data needs to be normally distributed</w:delText>
        </w:r>
      </w:del>
    </w:p>
    <w:p w14:paraId="3EF14DC7" w14:textId="4E9921F6" w:rsidR="00573281" w:rsidRPr="007C4EA8" w:rsidDel="00CA397A" w:rsidRDefault="00573281">
      <w:pPr>
        <w:pStyle w:val="ListParagraph"/>
        <w:numPr>
          <w:ilvl w:val="1"/>
          <w:numId w:val="23"/>
        </w:numPr>
        <w:spacing w:before="120" w:after="120"/>
        <w:contextualSpacing w:val="0"/>
        <w:rPr>
          <w:del w:id="4504" w:author="Sekar Subramanian" w:date="2021-07-16T12:28:00Z"/>
          <w:rFonts w:asciiTheme="minorHAnsi" w:hAnsiTheme="minorHAnsi" w:cstheme="minorHAnsi"/>
          <w:sz w:val="28"/>
          <w:szCs w:val="28"/>
          <w:rPrChange w:id="4505" w:author="Sekar Subramanian" w:date="2021-07-16T13:10:00Z">
            <w:rPr>
              <w:del w:id="4506" w:author="Sekar Subramanian" w:date="2021-07-16T12:28:00Z"/>
              <w:rFonts w:asciiTheme="minorHAnsi" w:hAnsiTheme="minorHAnsi" w:cstheme="minorHAnsi"/>
              <w:sz w:val="22"/>
              <w:szCs w:val="22"/>
            </w:rPr>
          </w:rPrChange>
        </w:rPr>
        <w:pPrChange w:id="4507" w:author="Sekar Subramanian" w:date="2021-07-16T12:36:00Z">
          <w:pPr>
            <w:pStyle w:val="Default"/>
            <w:numPr>
              <w:numId w:val="16"/>
            </w:numPr>
            <w:ind w:left="1440" w:hanging="360"/>
          </w:pPr>
        </w:pPrChange>
      </w:pPr>
      <w:del w:id="4508" w:author="Sekar Subramanian" w:date="2021-07-16T12:28:00Z">
        <w:r w:rsidRPr="007C4EA8" w:rsidDel="00CA397A">
          <w:rPr>
            <w:rFonts w:cstheme="minorHAnsi"/>
            <w:sz w:val="28"/>
            <w:szCs w:val="28"/>
            <w:rPrChange w:id="4509" w:author="Sekar Subramanian" w:date="2021-07-16T13:10:00Z">
              <w:rPr>
                <w:rFonts w:cstheme="minorHAnsi"/>
              </w:rPr>
            </w:rPrChange>
          </w:rPr>
          <w:delText>Means of the data are linear in terms of a certain set of parameters (fixed-effects parameters) -- same as standard linear model</w:delText>
        </w:r>
      </w:del>
    </w:p>
    <w:p w14:paraId="4A41940C" w14:textId="3E8776B4" w:rsidR="00573281" w:rsidRPr="007C4EA8" w:rsidDel="00CA397A" w:rsidRDefault="00573281">
      <w:pPr>
        <w:pStyle w:val="ListParagraph"/>
        <w:numPr>
          <w:ilvl w:val="1"/>
          <w:numId w:val="23"/>
        </w:numPr>
        <w:spacing w:before="120" w:after="120"/>
        <w:contextualSpacing w:val="0"/>
        <w:rPr>
          <w:del w:id="4510" w:author="Sekar Subramanian" w:date="2021-07-16T12:28:00Z"/>
          <w:rFonts w:asciiTheme="minorHAnsi" w:hAnsiTheme="minorHAnsi" w:cstheme="minorHAnsi"/>
          <w:sz w:val="28"/>
          <w:szCs w:val="28"/>
          <w:rPrChange w:id="4511" w:author="Sekar Subramanian" w:date="2021-07-16T13:10:00Z">
            <w:rPr>
              <w:del w:id="4512" w:author="Sekar Subramanian" w:date="2021-07-16T12:28:00Z"/>
              <w:rFonts w:asciiTheme="minorHAnsi" w:hAnsiTheme="minorHAnsi" w:cstheme="minorHAnsi"/>
              <w:sz w:val="22"/>
              <w:szCs w:val="22"/>
            </w:rPr>
          </w:rPrChange>
        </w:rPr>
        <w:pPrChange w:id="4513" w:author="Sekar Subramanian" w:date="2021-07-16T12:36:00Z">
          <w:pPr>
            <w:pStyle w:val="Default"/>
            <w:numPr>
              <w:numId w:val="16"/>
            </w:numPr>
            <w:ind w:left="1440" w:hanging="360"/>
          </w:pPr>
        </w:pPrChange>
      </w:pPr>
      <w:del w:id="4514" w:author="Sekar Subramanian" w:date="2021-07-16T12:28:00Z">
        <w:r w:rsidRPr="007C4EA8" w:rsidDel="00CA397A">
          <w:rPr>
            <w:rFonts w:cstheme="minorHAnsi"/>
            <w:sz w:val="28"/>
            <w:szCs w:val="28"/>
            <w:rPrChange w:id="4515" w:author="Sekar Subramanian" w:date="2021-07-16T13:10:00Z">
              <w:rPr>
                <w:rFonts w:cstheme="minorHAnsi"/>
              </w:rPr>
            </w:rPrChange>
          </w:rPr>
          <w:delText>Variance and covariance of the data are structured and are in terms of a different set of parameters (covariance parameters) -- different from standard linear model</w:delText>
        </w:r>
      </w:del>
    </w:p>
    <w:p w14:paraId="50D97882" w14:textId="4B1A1E19" w:rsidR="00573281" w:rsidRPr="007C4EA8" w:rsidDel="00CA397A" w:rsidRDefault="00573281">
      <w:pPr>
        <w:pStyle w:val="ListParagraph"/>
        <w:numPr>
          <w:ilvl w:val="1"/>
          <w:numId w:val="23"/>
        </w:numPr>
        <w:spacing w:before="120" w:after="120"/>
        <w:contextualSpacing w:val="0"/>
        <w:rPr>
          <w:del w:id="4516" w:author="Sekar Subramanian" w:date="2021-07-16T12:28:00Z"/>
          <w:rFonts w:asciiTheme="minorHAnsi" w:hAnsiTheme="minorHAnsi" w:cstheme="minorHAnsi"/>
          <w:sz w:val="28"/>
          <w:szCs w:val="28"/>
          <w:rPrChange w:id="4517" w:author="Sekar Subramanian" w:date="2021-07-16T13:10:00Z">
            <w:rPr>
              <w:del w:id="4518" w:author="Sekar Subramanian" w:date="2021-07-16T12:28:00Z"/>
              <w:rFonts w:asciiTheme="minorHAnsi" w:hAnsiTheme="minorHAnsi" w:cstheme="minorHAnsi"/>
              <w:sz w:val="22"/>
              <w:szCs w:val="22"/>
            </w:rPr>
          </w:rPrChange>
        </w:rPr>
        <w:pPrChange w:id="4519" w:author="Sekar Subramanian" w:date="2021-07-16T12:36:00Z">
          <w:pPr>
            <w:pStyle w:val="Default"/>
            <w:numPr>
              <w:numId w:val="16"/>
            </w:numPr>
            <w:ind w:left="1440" w:hanging="360"/>
          </w:pPr>
        </w:pPrChange>
      </w:pPr>
      <w:del w:id="4520" w:author="Sekar Subramanian" w:date="2021-07-16T12:28:00Z">
        <w:r w:rsidRPr="007C4EA8" w:rsidDel="00CA397A">
          <w:rPr>
            <w:rFonts w:cstheme="minorHAnsi"/>
            <w:sz w:val="28"/>
            <w:szCs w:val="28"/>
            <w:rPrChange w:id="4521" w:author="Sekar Subramanian" w:date="2021-07-16T13:10:00Z">
              <w:rPr>
                <w:rFonts w:cstheme="minorHAnsi"/>
              </w:rPr>
            </w:rPrChange>
          </w:rPr>
          <w:delText>Random effects parameters are normally distributed. This assumption serves to shrink outlier estimates toward the overall mean</w:delText>
        </w:r>
      </w:del>
    </w:p>
    <w:p w14:paraId="41F0FF80" w14:textId="4401933A" w:rsidR="00573281" w:rsidRPr="007C4EA8" w:rsidDel="00CA397A" w:rsidRDefault="00573281">
      <w:pPr>
        <w:pStyle w:val="ListParagraph"/>
        <w:numPr>
          <w:ilvl w:val="1"/>
          <w:numId w:val="23"/>
        </w:numPr>
        <w:spacing w:before="120" w:after="120"/>
        <w:contextualSpacing w:val="0"/>
        <w:rPr>
          <w:del w:id="4522" w:author="Sekar Subramanian" w:date="2021-07-16T12:28:00Z"/>
          <w:rFonts w:asciiTheme="minorHAnsi" w:hAnsiTheme="minorHAnsi" w:cstheme="minorHAnsi"/>
          <w:sz w:val="28"/>
          <w:szCs w:val="28"/>
          <w:lang w:val="en-IN"/>
          <w:rPrChange w:id="4523" w:author="Sekar Subramanian" w:date="2021-07-16T13:10:00Z">
            <w:rPr>
              <w:del w:id="4524" w:author="Sekar Subramanian" w:date="2021-07-16T12:28:00Z"/>
              <w:rFonts w:asciiTheme="minorHAnsi" w:hAnsiTheme="minorHAnsi" w:cstheme="minorHAnsi"/>
              <w:sz w:val="22"/>
              <w:szCs w:val="22"/>
              <w:lang w:val="en-IN"/>
            </w:rPr>
          </w:rPrChange>
        </w:rPr>
        <w:pPrChange w:id="4525" w:author="Sekar Subramanian" w:date="2021-07-16T12:36:00Z">
          <w:pPr>
            <w:pStyle w:val="Default"/>
            <w:ind w:left="720"/>
          </w:pPr>
        </w:pPrChange>
      </w:pPr>
    </w:p>
    <w:p w14:paraId="55869708" w14:textId="6053888A" w:rsidR="00573281" w:rsidRPr="007C4EA8" w:rsidDel="00CA397A" w:rsidRDefault="00573281">
      <w:pPr>
        <w:pStyle w:val="ListParagraph"/>
        <w:numPr>
          <w:ilvl w:val="1"/>
          <w:numId w:val="23"/>
        </w:numPr>
        <w:spacing w:before="120" w:after="120"/>
        <w:contextualSpacing w:val="0"/>
        <w:rPr>
          <w:del w:id="4526" w:author="Sekar Subramanian" w:date="2021-07-16T12:28:00Z"/>
          <w:rFonts w:asciiTheme="minorHAnsi" w:hAnsiTheme="minorHAnsi" w:cstheme="minorHAnsi"/>
          <w:sz w:val="28"/>
          <w:szCs w:val="28"/>
          <w:lang w:val="en-IN"/>
          <w:rPrChange w:id="4527" w:author="Sekar Subramanian" w:date="2021-07-16T13:10:00Z">
            <w:rPr>
              <w:del w:id="4528" w:author="Sekar Subramanian" w:date="2021-07-16T12:28:00Z"/>
              <w:rFonts w:asciiTheme="minorHAnsi" w:hAnsiTheme="minorHAnsi" w:cstheme="minorHAnsi"/>
              <w:sz w:val="22"/>
              <w:szCs w:val="22"/>
              <w:lang w:val="en-IN"/>
            </w:rPr>
          </w:rPrChange>
        </w:rPr>
        <w:pPrChange w:id="4529" w:author="Sekar Subramanian" w:date="2021-07-16T12:36:00Z">
          <w:pPr>
            <w:pStyle w:val="Default"/>
            <w:ind w:left="720"/>
          </w:pPr>
        </w:pPrChange>
      </w:pPr>
      <w:del w:id="4530" w:author="Sekar Subramanian" w:date="2021-07-16T12:28:00Z">
        <w:r w:rsidRPr="007C4EA8" w:rsidDel="00CA397A">
          <w:rPr>
            <w:rFonts w:cstheme="minorHAnsi"/>
            <w:sz w:val="28"/>
            <w:szCs w:val="28"/>
            <w:rPrChange w:id="4531" w:author="Sekar Subramanian" w:date="2021-07-16T13:10:00Z">
              <w:rPr>
                <w:rFonts w:cstheme="minorHAnsi"/>
              </w:rPr>
            </w:rPrChange>
          </w:rPr>
          <w:delText>Recent academic work has shown the advantages of using Bayesian Shrinkage Methodology over Market Level Models (Boatwright, McCulloch and Rossi 1999)</w:delText>
        </w:r>
      </w:del>
    </w:p>
    <w:p w14:paraId="275CFD54" w14:textId="71F7BA69" w:rsidR="00573281" w:rsidRPr="007C4EA8" w:rsidDel="00E40B5D" w:rsidRDefault="00573281">
      <w:pPr>
        <w:pStyle w:val="ListParagraph"/>
        <w:numPr>
          <w:ilvl w:val="1"/>
          <w:numId w:val="23"/>
        </w:numPr>
        <w:spacing w:before="120" w:after="120"/>
        <w:contextualSpacing w:val="0"/>
        <w:rPr>
          <w:del w:id="4532" w:author="Sekar Subramanian" w:date="2021-07-16T12:27:00Z"/>
          <w:rFonts w:asciiTheme="minorHAnsi" w:hAnsiTheme="minorHAnsi" w:cstheme="minorHAnsi"/>
          <w:sz w:val="28"/>
          <w:szCs w:val="28"/>
          <w:lang w:val="en-IN"/>
          <w:rPrChange w:id="4533" w:author="Sekar Subramanian" w:date="2021-07-16T13:10:00Z">
            <w:rPr>
              <w:del w:id="4534" w:author="Sekar Subramanian" w:date="2021-07-16T12:27:00Z"/>
              <w:rFonts w:asciiTheme="minorHAnsi" w:hAnsiTheme="minorHAnsi" w:cstheme="minorHAnsi"/>
              <w:sz w:val="22"/>
              <w:szCs w:val="22"/>
              <w:lang w:val="en-IN"/>
            </w:rPr>
          </w:rPrChange>
        </w:rPr>
        <w:pPrChange w:id="4535" w:author="Sekar Subramanian" w:date="2021-07-16T12:36:00Z">
          <w:pPr>
            <w:pStyle w:val="Default"/>
            <w:ind w:left="720"/>
          </w:pPr>
        </w:pPrChange>
      </w:pPr>
    </w:p>
    <w:p w14:paraId="356F36D0" w14:textId="7FA9FD28" w:rsidR="00573281" w:rsidRPr="007C4EA8" w:rsidDel="00CA397A" w:rsidRDefault="00573281">
      <w:pPr>
        <w:pStyle w:val="ListParagraph"/>
        <w:numPr>
          <w:ilvl w:val="1"/>
          <w:numId w:val="23"/>
        </w:numPr>
        <w:spacing w:before="120" w:after="120"/>
        <w:contextualSpacing w:val="0"/>
        <w:rPr>
          <w:del w:id="4536" w:author="Sekar Subramanian" w:date="2021-07-16T12:28:00Z"/>
          <w:rFonts w:asciiTheme="minorHAnsi" w:hAnsiTheme="minorHAnsi" w:cstheme="minorHAnsi"/>
          <w:sz w:val="28"/>
          <w:szCs w:val="28"/>
          <w:lang w:val="en-IN"/>
          <w:rPrChange w:id="4537" w:author="Sekar Subramanian" w:date="2021-07-16T13:10:00Z">
            <w:rPr>
              <w:del w:id="4538" w:author="Sekar Subramanian" w:date="2021-07-16T12:28:00Z"/>
              <w:rFonts w:asciiTheme="minorHAnsi" w:hAnsiTheme="minorHAnsi" w:cstheme="minorHAnsi"/>
              <w:sz w:val="22"/>
              <w:szCs w:val="22"/>
              <w:lang w:val="en-IN"/>
            </w:rPr>
          </w:rPrChange>
        </w:rPr>
        <w:pPrChange w:id="4539" w:author="Sekar Subramanian" w:date="2021-07-16T12:36:00Z">
          <w:pPr>
            <w:pStyle w:val="Default"/>
            <w:ind w:left="720"/>
          </w:pPr>
        </w:pPrChange>
      </w:pPr>
    </w:p>
    <w:p w14:paraId="0696A55A" w14:textId="52B156E4" w:rsidR="00573281" w:rsidRPr="007C4EA8" w:rsidDel="00CA397A" w:rsidRDefault="00573281">
      <w:pPr>
        <w:pStyle w:val="ListParagraph"/>
        <w:numPr>
          <w:ilvl w:val="1"/>
          <w:numId w:val="23"/>
        </w:numPr>
        <w:spacing w:before="120" w:after="120"/>
        <w:contextualSpacing w:val="0"/>
        <w:rPr>
          <w:del w:id="4540" w:author="Sekar Subramanian" w:date="2021-07-16T12:28:00Z"/>
          <w:rFonts w:asciiTheme="minorHAnsi" w:hAnsiTheme="minorHAnsi" w:cstheme="minorHAnsi"/>
          <w:sz w:val="28"/>
          <w:szCs w:val="28"/>
          <w:rPrChange w:id="4541" w:author="Sekar Subramanian" w:date="2021-07-16T13:10:00Z">
            <w:rPr>
              <w:del w:id="4542" w:author="Sekar Subramanian" w:date="2021-07-16T12:28:00Z"/>
              <w:rFonts w:asciiTheme="minorHAnsi" w:hAnsiTheme="minorHAnsi" w:cstheme="minorHAnsi"/>
              <w:sz w:val="22"/>
              <w:szCs w:val="22"/>
            </w:rPr>
          </w:rPrChange>
        </w:rPr>
        <w:pPrChange w:id="4543" w:author="Sekar Subramanian" w:date="2021-07-16T12:36:00Z">
          <w:pPr>
            <w:pStyle w:val="Default"/>
            <w:ind w:left="720"/>
          </w:pPr>
        </w:pPrChange>
      </w:pPr>
      <w:del w:id="4544" w:author="Sekar Subramanian" w:date="2021-07-16T12:28:00Z">
        <w:r w:rsidRPr="007C4EA8" w:rsidDel="00CA397A">
          <w:rPr>
            <w:rFonts w:cstheme="minorHAnsi"/>
            <w:sz w:val="28"/>
            <w:szCs w:val="28"/>
            <w:rPrChange w:id="4545" w:author="Sekar Subramanian" w:date="2021-07-16T13:10:00Z">
              <w:rPr>
                <w:rFonts w:cstheme="minorHAnsi"/>
              </w:rPr>
            </w:rPrChange>
          </w:rPr>
          <w:delText>Step I - Build a model for each cross section separately using time series cross sectional data (Assume we have markets and channels within markets)</w:delText>
        </w:r>
      </w:del>
    </w:p>
    <w:p w14:paraId="5C5234BA" w14:textId="47B74E0C" w:rsidR="00573281" w:rsidRPr="007C4EA8" w:rsidDel="00E40B5D" w:rsidRDefault="00573281">
      <w:pPr>
        <w:pStyle w:val="ListParagraph"/>
        <w:numPr>
          <w:ilvl w:val="1"/>
          <w:numId w:val="23"/>
        </w:numPr>
        <w:spacing w:before="120" w:after="120"/>
        <w:contextualSpacing w:val="0"/>
        <w:rPr>
          <w:del w:id="4546" w:author="Sekar Subramanian" w:date="2021-07-16T12:27:00Z"/>
          <w:rFonts w:asciiTheme="minorHAnsi" w:hAnsiTheme="minorHAnsi" w:cstheme="minorHAnsi"/>
          <w:sz w:val="28"/>
          <w:szCs w:val="28"/>
          <w:rPrChange w:id="4547" w:author="Sekar Subramanian" w:date="2021-07-16T13:10:00Z">
            <w:rPr>
              <w:del w:id="4548" w:author="Sekar Subramanian" w:date="2021-07-16T12:27:00Z"/>
              <w:rFonts w:asciiTheme="minorHAnsi" w:hAnsiTheme="minorHAnsi" w:cstheme="minorHAnsi"/>
              <w:sz w:val="22"/>
              <w:szCs w:val="22"/>
            </w:rPr>
          </w:rPrChange>
        </w:rPr>
        <w:pPrChange w:id="4549" w:author="Sekar Subramanian" w:date="2021-07-16T12:36:00Z">
          <w:pPr>
            <w:pStyle w:val="Default"/>
            <w:ind w:left="720"/>
          </w:pPr>
        </w:pPrChange>
      </w:pPr>
    </w:p>
    <w:p w14:paraId="58BDA4E7" w14:textId="351185DE" w:rsidR="00573281" w:rsidRPr="007C4EA8" w:rsidDel="00CA397A" w:rsidRDefault="00573281">
      <w:pPr>
        <w:pStyle w:val="ListParagraph"/>
        <w:numPr>
          <w:ilvl w:val="1"/>
          <w:numId w:val="23"/>
        </w:numPr>
        <w:spacing w:before="120" w:after="120"/>
        <w:contextualSpacing w:val="0"/>
        <w:rPr>
          <w:del w:id="4550" w:author="Sekar Subramanian" w:date="2021-07-16T12:28:00Z"/>
          <w:rFonts w:asciiTheme="minorHAnsi" w:hAnsiTheme="minorHAnsi" w:cstheme="minorHAnsi"/>
          <w:sz w:val="28"/>
          <w:szCs w:val="28"/>
          <w:lang w:val="en-IN"/>
          <w:rPrChange w:id="4551" w:author="Sekar Subramanian" w:date="2021-07-16T13:10:00Z">
            <w:rPr>
              <w:del w:id="4552" w:author="Sekar Subramanian" w:date="2021-07-16T12:28:00Z"/>
              <w:rFonts w:asciiTheme="minorHAnsi" w:hAnsiTheme="minorHAnsi" w:cstheme="minorHAnsi"/>
              <w:sz w:val="28"/>
              <w:szCs w:val="22"/>
              <w:lang w:val="en-IN"/>
            </w:rPr>
          </w:rPrChange>
        </w:rPr>
        <w:pPrChange w:id="4553" w:author="Sekar Subramanian" w:date="2021-07-16T12:36:00Z">
          <w:pPr>
            <w:pStyle w:val="Default"/>
            <w:ind w:left="720"/>
          </w:pPr>
        </w:pPrChange>
      </w:pPr>
      <w:del w:id="4554" w:author="Sekar Subramanian" w:date="2021-07-16T12:28:00Z">
        <w:r w:rsidRPr="00A81956" w:rsidDel="00CA397A">
          <w:rPr>
            <w:rFonts w:cstheme="minorHAnsi"/>
            <w:i/>
            <w:iCs/>
            <w:sz w:val="28"/>
            <w:szCs w:val="28"/>
          </w:rPr>
          <w:delText>y</w:delText>
        </w:r>
        <w:r w:rsidRPr="007C4EA8" w:rsidDel="00CA397A">
          <w:rPr>
            <w:rFonts w:cstheme="minorHAnsi"/>
            <w:i/>
            <w:iCs/>
            <w:sz w:val="28"/>
            <w:szCs w:val="28"/>
            <w:vertAlign w:val="subscript"/>
            <w:rPrChange w:id="4555" w:author="Sekar Subramanian" w:date="2021-07-16T13:10:00Z">
              <w:rPr>
                <w:rFonts w:cstheme="minorHAnsi"/>
                <w:i/>
                <w:iCs/>
                <w:sz w:val="28"/>
                <w:vertAlign w:val="subscript"/>
              </w:rPr>
            </w:rPrChange>
          </w:rPr>
          <w:delText>ij</w:delText>
        </w:r>
        <w:r w:rsidRPr="007C4EA8" w:rsidDel="00CA397A">
          <w:rPr>
            <w:rFonts w:cstheme="minorHAnsi"/>
            <w:i/>
            <w:iCs/>
            <w:sz w:val="28"/>
            <w:szCs w:val="28"/>
            <w:rPrChange w:id="4556" w:author="Sekar Subramanian" w:date="2021-07-16T13:10:00Z">
              <w:rPr>
                <w:rFonts w:cstheme="minorHAnsi"/>
                <w:i/>
                <w:iCs/>
                <w:sz w:val="28"/>
              </w:rPr>
            </w:rPrChange>
          </w:rPr>
          <w:delText xml:space="preserve"> = β</w:delText>
        </w:r>
        <w:r w:rsidRPr="007C4EA8" w:rsidDel="00CA397A">
          <w:rPr>
            <w:rFonts w:cstheme="minorHAnsi"/>
            <w:sz w:val="28"/>
            <w:szCs w:val="28"/>
            <w:vertAlign w:val="subscript"/>
            <w:rPrChange w:id="4557" w:author="Sekar Subramanian" w:date="2021-07-16T13:10:00Z">
              <w:rPr>
                <w:rFonts w:cstheme="minorHAnsi"/>
                <w:sz w:val="28"/>
                <w:vertAlign w:val="subscript"/>
              </w:rPr>
            </w:rPrChange>
          </w:rPr>
          <w:delText>0</w:delText>
        </w:r>
        <w:r w:rsidRPr="007C4EA8" w:rsidDel="00CA397A">
          <w:rPr>
            <w:rFonts w:cstheme="minorHAnsi"/>
            <w:i/>
            <w:iCs/>
            <w:sz w:val="28"/>
            <w:szCs w:val="28"/>
            <w:vertAlign w:val="subscript"/>
            <w:rPrChange w:id="4558" w:author="Sekar Subramanian" w:date="2021-07-16T13:10:00Z">
              <w:rPr>
                <w:rFonts w:cstheme="minorHAnsi"/>
                <w:i/>
                <w:iCs/>
                <w:sz w:val="28"/>
                <w:vertAlign w:val="subscript"/>
              </w:rPr>
            </w:rPrChange>
          </w:rPr>
          <w:delText>j</w:delText>
        </w:r>
        <w:r w:rsidRPr="007C4EA8" w:rsidDel="00CA397A">
          <w:rPr>
            <w:rFonts w:cstheme="minorHAnsi"/>
            <w:i/>
            <w:iCs/>
            <w:sz w:val="28"/>
            <w:szCs w:val="28"/>
            <w:rPrChange w:id="4559" w:author="Sekar Subramanian" w:date="2021-07-16T13:10:00Z">
              <w:rPr>
                <w:rFonts w:cstheme="minorHAnsi"/>
                <w:i/>
                <w:iCs/>
                <w:sz w:val="28"/>
              </w:rPr>
            </w:rPrChange>
          </w:rPr>
          <w:delText xml:space="preserve"> + β</w:delText>
        </w:r>
        <w:r w:rsidRPr="007C4EA8" w:rsidDel="00CA397A">
          <w:rPr>
            <w:rFonts w:cstheme="minorHAnsi"/>
            <w:sz w:val="28"/>
            <w:szCs w:val="28"/>
            <w:vertAlign w:val="subscript"/>
            <w:rPrChange w:id="4560" w:author="Sekar Subramanian" w:date="2021-07-16T13:10:00Z">
              <w:rPr>
                <w:rFonts w:cstheme="minorHAnsi"/>
                <w:sz w:val="28"/>
                <w:vertAlign w:val="subscript"/>
              </w:rPr>
            </w:rPrChange>
          </w:rPr>
          <w:delText>1i</w:delText>
        </w:r>
        <w:r w:rsidRPr="007C4EA8" w:rsidDel="00CA397A">
          <w:rPr>
            <w:rFonts w:cstheme="minorHAnsi"/>
            <w:i/>
            <w:iCs/>
            <w:sz w:val="28"/>
            <w:szCs w:val="28"/>
            <w:rPrChange w:id="4561" w:author="Sekar Subramanian" w:date="2021-07-16T13:10:00Z">
              <w:rPr>
                <w:rFonts w:cstheme="minorHAnsi"/>
                <w:i/>
                <w:iCs/>
                <w:sz w:val="28"/>
              </w:rPr>
            </w:rPrChange>
          </w:rPr>
          <w:delText xml:space="preserve"> X</w:delText>
        </w:r>
        <w:r w:rsidRPr="007C4EA8" w:rsidDel="00CA397A">
          <w:rPr>
            <w:rFonts w:cstheme="minorHAnsi"/>
            <w:i/>
            <w:iCs/>
            <w:sz w:val="28"/>
            <w:szCs w:val="28"/>
            <w:vertAlign w:val="subscript"/>
            <w:rPrChange w:id="4562" w:author="Sekar Subramanian" w:date="2021-07-16T13:10:00Z">
              <w:rPr>
                <w:rFonts w:cstheme="minorHAnsi"/>
                <w:i/>
                <w:iCs/>
                <w:sz w:val="28"/>
                <w:vertAlign w:val="subscript"/>
              </w:rPr>
            </w:rPrChange>
          </w:rPr>
          <w:delText>ij</w:delText>
        </w:r>
        <w:r w:rsidRPr="007C4EA8" w:rsidDel="00CA397A">
          <w:rPr>
            <w:rFonts w:cstheme="minorHAnsi"/>
            <w:i/>
            <w:iCs/>
            <w:sz w:val="28"/>
            <w:szCs w:val="28"/>
            <w:rPrChange w:id="4563" w:author="Sekar Subramanian" w:date="2021-07-16T13:10:00Z">
              <w:rPr>
                <w:rFonts w:cstheme="minorHAnsi"/>
                <w:i/>
                <w:iCs/>
                <w:sz w:val="28"/>
              </w:rPr>
            </w:rPrChange>
          </w:rPr>
          <w:delText xml:space="preserve"> + </w:delText>
        </w:r>
        <w:r w:rsidRPr="007C4EA8" w:rsidDel="00CA397A">
          <w:rPr>
            <w:rFonts w:eastAsia="Symbol" w:cstheme="minorHAnsi"/>
            <w:i/>
            <w:iCs/>
            <w:sz w:val="28"/>
            <w:szCs w:val="28"/>
            <w:rPrChange w:id="4564" w:author="Sekar Subramanian" w:date="2021-07-16T13:10:00Z">
              <w:rPr>
                <w:rFonts w:eastAsia="Symbol" w:cstheme="minorHAnsi"/>
                <w:i/>
                <w:iCs/>
                <w:sz w:val="28"/>
              </w:rPr>
            </w:rPrChange>
          </w:rPr>
          <w:delText>e</w:delText>
        </w:r>
        <w:r w:rsidRPr="007C4EA8" w:rsidDel="00CA397A">
          <w:rPr>
            <w:rFonts w:cstheme="minorHAnsi"/>
            <w:i/>
            <w:iCs/>
            <w:sz w:val="28"/>
            <w:szCs w:val="28"/>
            <w:vertAlign w:val="subscript"/>
            <w:rPrChange w:id="4565" w:author="Sekar Subramanian" w:date="2021-07-16T13:10:00Z">
              <w:rPr>
                <w:rFonts w:cstheme="minorHAnsi"/>
                <w:i/>
                <w:iCs/>
                <w:sz w:val="28"/>
                <w:vertAlign w:val="subscript"/>
              </w:rPr>
            </w:rPrChange>
          </w:rPr>
          <w:delText>ij</w:delText>
        </w:r>
        <w:r w:rsidRPr="007C4EA8" w:rsidDel="00CA397A">
          <w:rPr>
            <w:rFonts w:cstheme="minorHAnsi"/>
            <w:i/>
            <w:iCs/>
            <w:sz w:val="28"/>
            <w:szCs w:val="28"/>
            <w:vertAlign w:val="subscript"/>
            <w:rPrChange w:id="4566" w:author="Sekar Subramanian" w:date="2021-07-16T13:10:00Z">
              <w:rPr>
                <w:rFonts w:cstheme="minorHAnsi"/>
                <w:i/>
                <w:iCs/>
                <w:sz w:val="28"/>
                <w:vertAlign w:val="subscript"/>
              </w:rPr>
            </w:rPrChange>
          </w:rPr>
          <w:br/>
          <w:delText xml:space="preserve">……      </w:delText>
        </w:r>
        <w:r w:rsidRPr="007C4EA8" w:rsidDel="00CA397A">
          <w:rPr>
            <w:rFonts w:cstheme="minorHAnsi"/>
            <w:i/>
            <w:iCs/>
            <w:sz w:val="28"/>
            <w:szCs w:val="28"/>
            <w:vertAlign w:val="subscript"/>
            <w:rPrChange w:id="4567" w:author="Sekar Subramanian" w:date="2021-07-16T13:10:00Z">
              <w:rPr>
                <w:rFonts w:cstheme="minorHAnsi"/>
                <w:i/>
                <w:iCs/>
                <w:sz w:val="28"/>
                <w:vertAlign w:val="subscript"/>
              </w:rPr>
            </w:rPrChange>
          </w:rPr>
          <w:tab/>
        </w:r>
        <w:r w:rsidRPr="007C4EA8" w:rsidDel="00CA397A">
          <w:rPr>
            <w:rFonts w:cstheme="minorHAnsi"/>
            <w:i/>
            <w:iCs/>
            <w:sz w:val="28"/>
            <w:szCs w:val="28"/>
            <w:vertAlign w:val="subscript"/>
            <w:rPrChange w:id="4568" w:author="Sekar Subramanian" w:date="2021-07-16T13:10:00Z">
              <w:rPr>
                <w:rFonts w:cstheme="minorHAnsi"/>
                <w:i/>
                <w:iCs/>
                <w:sz w:val="28"/>
                <w:vertAlign w:val="subscript"/>
              </w:rPr>
            </w:rPrChange>
          </w:rPr>
          <w:tab/>
        </w:r>
        <w:r w:rsidRPr="007C4EA8" w:rsidDel="00CA397A">
          <w:rPr>
            <w:rFonts w:cstheme="minorHAnsi"/>
            <w:i/>
            <w:iCs/>
            <w:sz w:val="28"/>
            <w:szCs w:val="28"/>
            <w:vertAlign w:val="subscript"/>
            <w:rPrChange w:id="4569" w:author="Sekar Subramanian" w:date="2021-07-16T13:10:00Z">
              <w:rPr>
                <w:rFonts w:cstheme="minorHAnsi"/>
                <w:i/>
                <w:iCs/>
                <w:sz w:val="28"/>
                <w:vertAlign w:val="subscript"/>
              </w:rPr>
            </w:rPrChange>
          </w:rPr>
          <w:tab/>
          <w:delText>i = Markets  j = Channels</w:delText>
        </w:r>
      </w:del>
    </w:p>
    <w:p w14:paraId="7E6C09E1" w14:textId="282FE11E" w:rsidR="00573281" w:rsidRPr="007C4EA8" w:rsidDel="00CA397A" w:rsidRDefault="00573281">
      <w:pPr>
        <w:pStyle w:val="ListParagraph"/>
        <w:numPr>
          <w:ilvl w:val="1"/>
          <w:numId w:val="23"/>
        </w:numPr>
        <w:spacing w:before="120" w:after="120"/>
        <w:contextualSpacing w:val="0"/>
        <w:rPr>
          <w:del w:id="4570" w:author="Sekar Subramanian" w:date="2021-07-16T12:28:00Z"/>
          <w:rFonts w:asciiTheme="minorHAnsi" w:hAnsiTheme="minorHAnsi" w:cstheme="minorHAnsi"/>
          <w:sz w:val="28"/>
          <w:szCs w:val="28"/>
          <w:lang w:val="en-IN"/>
          <w:rPrChange w:id="4571" w:author="Sekar Subramanian" w:date="2021-07-16T13:10:00Z">
            <w:rPr>
              <w:del w:id="4572" w:author="Sekar Subramanian" w:date="2021-07-16T12:28:00Z"/>
              <w:rFonts w:asciiTheme="minorHAnsi" w:hAnsiTheme="minorHAnsi" w:cstheme="minorHAnsi"/>
              <w:sz w:val="22"/>
              <w:szCs w:val="22"/>
              <w:lang w:val="en-IN"/>
            </w:rPr>
          </w:rPrChange>
        </w:rPr>
        <w:pPrChange w:id="4573" w:author="Sekar Subramanian" w:date="2021-07-16T12:36:00Z">
          <w:pPr>
            <w:pStyle w:val="Default"/>
            <w:ind w:left="720"/>
          </w:pPr>
        </w:pPrChange>
      </w:pPr>
      <w:del w:id="4574" w:author="Sekar Subramanian" w:date="2021-07-16T12:27:00Z">
        <w:r w:rsidRPr="007C4EA8" w:rsidDel="00E40B5D">
          <w:rPr>
            <w:rFonts w:cstheme="minorHAnsi"/>
            <w:sz w:val="28"/>
            <w:szCs w:val="28"/>
            <w:rPrChange w:id="4575" w:author="Sekar Subramanian" w:date="2021-07-16T13:10:00Z">
              <w:rPr>
                <w:rFonts w:cstheme="minorHAnsi"/>
              </w:rPr>
            </w:rPrChange>
          </w:rPr>
          <w:delText xml:space="preserve">                                                                               </w:delText>
        </w:r>
      </w:del>
      <w:del w:id="4576" w:author="Sekar Subramanian" w:date="2021-07-16T12:28:00Z">
        <w:r w:rsidRPr="007C4EA8" w:rsidDel="00CA397A">
          <w:rPr>
            <w:rFonts w:cstheme="minorHAnsi"/>
            <w:sz w:val="28"/>
            <w:szCs w:val="28"/>
            <w:rPrChange w:id="4577" w:author="Sekar Subramanian" w:date="2021-07-16T13:10:00Z">
              <w:rPr>
                <w:rFonts w:cstheme="minorHAnsi"/>
              </w:rPr>
            </w:rPrChange>
          </w:rPr>
          <w:delText>……………. (1)</w:delText>
        </w:r>
      </w:del>
    </w:p>
    <w:p w14:paraId="11C40662" w14:textId="71E8FE0F" w:rsidR="00573281" w:rsidRPr="007C4EA8" w:rsidDel="00E40B5D" w:rsidRDefault="00573281">
      <w:pPr>
        <w:pStyle w:val="ListParagraph"/>
        <w:numPr>
          <w:ilvl w:val="1"/>
          <w:numId w:val="23"/>
        </w:numPr>
        <w:spacing w:before="120" w:after="120"/>
        <w:contextualSpacing w:val="0"/>
        <w:rPr>
          <w:del w:id="4578" w:author="Sekar Subramanian" w:date="2021-07-16T12:27:00Z"/>
          <w:rFonts w:asciiTheme="minorHAnsi" w:hAnsiTheme="minorHAnsi" w:cstheme="minorHAnsi"/>
          <w:sz w:val="28"/>
          <w:szCs w:val="28"/>
          <w:rPrChange w:id="4579" w:author="Sekar Subramanian" w:date="2021-07-16T13:10:00Z">
            <w:rPr>
              <w:del w:id="4580" w:author="Sekar Subramanian" w:date="2021-07-16T12:27:00Z"/>
              <w:rFonts w:asciiTheme="minorHAnsi" w:hAnsiTheme="minorHAnsi" w:cstheme="minorHAnsi"/>
              <w:sz w:val="22"/>
              <w:szCs w:val="22"/>
            </w:rPr>
          </w:rPrChange>
        </w:rPr>
        <w:pPrChange w:id="4581" w:author="Sekar Subramanian" w:date="2021-07-16T12:36:00Z">
          <w:pPr>
            <w:pStyle w:val="Default"/>
            <w:ind w:left="720"/>
          </w:pPr>
        </w:pPrChange>
      </w:pPr>
    </w:p>
    <w:p w14:paraId="2835AB01" w14:textId="31C9B794" w:rsidR="00573281" w:rsidRPr="007C4EA8" w:rsidDel="00CA397A" w:rsidRDefault="00573281">
      <w:pPr>
        <w:pStyle w:val="ListParagraph"/>
        <w:numPr>
          <w:ilvl w:val="1"/>
          <w:numId w:val="23"/>
        </w:numPr>
        <w:spacing w:before="120" w:after="120"/>
        <w:contextualSpacing w:val="0"/>
        <w:rPr>
          <w:del w:id="4582" w:author="Sekar Subramanian" w:date="2021-07-16T12:28:00Z"/>
          <w:rFonts w:asciiTheme="minorHAnsi" w:hAnsiTheme="minorHAnsi" w:cstheme="minorHAnsi"/>
          <w:sz w:val="28"/>
          <w:szCs w:val="28"/>
          <w:lang w:val="en-IN"/>
          <w:rPrChange w:id="4583" w:author="Sekar Subramanian" w:date="2021-07-16T13:10:00Z">
            <w:rPr>
              <w:del w:id="4584" w:author="Sekar Subramanian" w:date="2021-07-16T12:28:00Z"/>
              <w:rFonts w:asciiTheme="minorHAnsi" w:hAnsiTheme="minorHAnsi" w:cstheme="minorHAnsi"/>
              <w:sz w:val="22"/>
              <w:szCs w:val="22"/>
              <w:lang w:val="en-IN"/>
            </w:rPr>
          </w:rPrChange>
        </w:rPr>
        <w:pPrChange w:id="4585" w:author="Sekar Subramanian" w:date="2021-07-16T12:36:00Z">
          <w:pPr>
            <w:pStyle w:val="Default"/>
            <w:ind w:left="720"/>
          </w:pPr>
        </w:pPrChange>
      </w:pPr>
      <w:del w:id="4586" w:author="Sekar Subramanian" w:date="2021-07-16T12:28:00Z">
        <w:r w:rsidRPr="007C4EA8" w:rsidDel="00CA397A">
          <w:rPr>
            <w:rFonts w:cstheme="minorHAnsi"/>
            <w:b/>
            <w:sz w:val="28"/>
            <w:szCs w:val="28"/>
            <w:rPrChange w:id="4587" w:author="Sekar Subramanian" w:date="2021-07-16T13:10:00Z">
              <w:rPr>
                <w:rFonts w:cstheme="minorHAnsi"/>
                <w:b/>
              </w:rPr>
            </w:rPrChange>
          </w:rPr>
          <w:delText>Step II</w:delText>
        </w:r>
        <w:r w:rsidRPr="007C4EA8" w:rsidDel="00CA397A">
          <w:rPr>
            <w:rFonts w:cstheme="minorHAnsi"/>
            <w:sz w:val="28"/>
            <w:szCs w:val="28"/>
            <w:rPrChange w:id="4588" w:author="Sekar Subramanian" w:date="2021-07-16T13:10:00Z">
              <w:rPr>
                <w:rFonts w:cstheme="minorHAnsi"/>
              </w:rPr>
            </w:rPrChange>
          </w:rPr>
          <w:delText xml:space="preserve"> - Regression Parameters from step1 are then regressed on channel level data describing the markets process</w:delText>
        </w:r>
      </w:del>
    </w:p>
    <w:p w14:paraId="2DEE1131" w14:textId="1267746C" w:rsidR="00573281" w:rsidRPr="007C4EA8" w:rsidDel="00E40B5D" w:rsidRDefault="00573281">
      <w:pPr>
        <w:pStyle w:val="ListParagraph"/>
        <w:numPr>
          <w:ilvl w:val="1"/>
          <w:numId w:val="23"/>
        </w:numPr>
        <w:spacing w:before="120" w:after="120"/>
        <w:contextualSpacing w:val="0"/>
        <w:rPr>
          <w:del w:id="4589" w:author="Sekar Subramanian" w:date="2021-07-16T12:27:00Z"/>
          <w:rFonts w:asciiTheme="minorHAnsi" w:hAnsiTheme="minorHAnsi" w:cstheme="minorHAnsi"/>
          <w:sz w:val="28"/>
          <w:szCs w:val="28"/>
          <w:lang w:val="en-IN"/>
          <w:rPrChange w:id="4590" w:author="Sekar Subramanian" w:date="2021-07-16T13:10:00Z">
            <w:rPr>
              <w:del w:id="4591" w:author="Sekar Subramanian" w:date="2021-07-16T12:27:00Z"/>
              <w:rFonts w:asciiTheme="minorHAnsi" w:hAnsiTheme="minorHAnsi" w:cstheme="minorHAnsi"/>
              <w:sz w:val="22"/>
              <w:szCs w:val="22"/>
              <w:lang w:val="en-IN"/>
            </w:rPr>
          </w:rPrChange>
        </w:rPr>
        <w:pPrChange w:id="4592" w:author="Sekar Subramanian" w:date="2021-07-16T12:36:00Z">
          <w:pPr>
            <w:pStyle w:val="Default"/>
            <w:ind w:left="720"/>
          </w:pPr>
        </w:pPrChange>
      </w:pPr>
    </w:p>
    <w:p w14:paraId="211657C0" w14:textId="1957C36D" w:rsidR="00573281" w:rsidRPr="007C4EA8" w:rsidDel="00CA397A" w:rsidRDefault="00573281">
      <w:pPr>
        <w:pStyle w:val="ListParagraph"/>
        <w:numPr>
          <w:ilvl w:val="1"/>
          <w:numId w:val="23"/>
        </w:numPr>
        <w:spacing w:before="120" w:after="120"/>
        <w:contextualSpacing w:val="0"/>
        <w:rPr>
          <w:del w:id="4593" w:author="Sekar Subramanian" w:date="2021-07-16T12:28:00Z"/>
          <w:rFonts w:asciiTheme="minorHAnsi" w:hAnsiTheme="minorHAnsi" w:cstheme="minorHAnsi"/>
          <w:sz w:val="28"/>
          <w:szCs w:val="28"/>
          <w:lang w:val="en-IN"/>
          <w:rPrChange w:id="4594" w:author="Sekar Subramanian" w:date="2021-07-16T13:10:00Z">
            <w:rPr>
              <w:del w:id="4595" w:author="Sekar Subramanian" w:date="2021-07-16T12:28:00Z"/>
              <w:rFonts w:asciiTheme="minorHAnsi" w:hAnsiTheme="minorHAnsi" w:cstheme="minorHAnsi"/>
              <w:sz w:val="28"/>
              <w:szCs w:val="22"/>
              <w:lang w:val="en-IN"/>
            </w:rPr>
          </w:rPrChange>
        </w:rPr>
        <w:pPrChange w:id="4596" w:author="Sekar Subramanian" w:date="2021-07-16T12:36:00Z">
          <w:pPr>
            <w:pStyle w:val="Default"/>
            <w:ind w:left="720"/>
          </w:pPr>
        </w:pPrChange>
      </w:pPr>
      <w:del w:id="4597" w:author="Sekar Subramanian" w:date="2021-07-16T12:28:00Z">
        <w:r w:rsidRPr="00A81956" w:rsidDel="00CA397A">
          <w:rPr>
            <w:rFonts w:cstheme="minorHAnsi"/>
            <w:i/>
            <w:iCs/>
            <w:sz w:val="28"/>
            <w:szCs w:val="28"/>
          </w:rPr>
          <w:delText>β</w:delText>
        </w:r>
        <w:r w:rsidRPr="007C4EA8" w:rsidDel="00CA397A">
          <w:rPr>
            <w:rFonts w:cstheme="minorHAnsi"/>
            <w:sz w:val="28"/>
            <w:szCs w:val="28"/>
            <w:vertAlign w:val="subscript"/>
            <w:rPrChange w:id="4598" w:author="Sekar Subramanian" w:date="2021-07-16T13:10:00Z">
              <w:rPr>
                <w:rFonts w:cstheme="minorHAnsi"/>
                <w:sz w:val="28"/>
                <w:vertAlign w:val="subscript"/>
              </w:rPr>
            </w:rPrChange>
          </w:rPr>
          <w:delText>0</w:delText>
        </w:r>
        <w:r w:rsidRPr="007C4EA8" w:rsidDel="00CA397A">
          <w:rPr>
            <w:rFonts w:cstheme="minorHAnsi"/>
            <w:i/>
            <w:iCs/>
            <w:sz w:val="28"/>
            <w:szCs w:val="28"/>
            <w:vertAlign w:val="subscript"/>
            <w:rPrChange w:id="4599" w:author="Sekar Subramanian" w:date="2021-07-16T13:10:00Z">
              <w:rPr>
                <w:rFonts w:cstheme="minorHAnsi"/>
                <w:i/>
                <w:iCs/>
                <w:sz w:val="28"/>
                <w:vertAlign w:val="subscript"/>
              </w:rPr>
            </w:rPrChange>
          </w:rPr>
          <w:delText xml:space="preserve">j = </w:delText>
        </w:r>
        <w:r w:rsidRPr="007C4EA8" w:rsidDel="00CA397A">
          <w:rPr>
            <w:rFonts w:cstheme="minorHAnsi"/>
            <w:i/>
            <w:iCs/>
            <w:sz w:val="28"/>
            <w:szCs w:val="28"/>
            <w:lang w:val="el-GR"/>
            <w:rPrChange w:id="4600"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01" w:author="Sekar Subramanian" w:date="2021-07-16T13:10:00Z">
              <w:rPr>
                <w:rFonts w:cstheme="minorHAnsi"/>
                <w:i/>
                <w:iCs/>
                <w:sz w:val="28"/>
                <w:vertAlign w:val="subscript"/>
              </w:rPr>
            </w:rPrChange>
          </w:rPr>
          <w:delText xml:space="preserve">00 </w:delText>
        </w:r>
        <w:r w:rsidRPr="007C4EA8" w:rsidDel="00CA397A">
          <w:rPr>
            <w:rFonts w:cstheme="minorHAnsi"/>
            <w:sz w:val="28"/>
            <w:szCs w:val="28"/>
            <w:rPrChange w:id="4602" w:author="Sekar Subramanian" w:date="2021-07-16T13:10:00Z">
              <w:rPr>
                <w:rFonts w:cstheme="minorHAnsi"/>
                <w:sz w:val="28"/>
              </w:rPr>
            </w:rPrChange>
          </w:rPr>
          <w:delText xml:space="preserve"> + </w:delText>
        </w:r>
        <w:r w:rsidRPr="007C4EA8" w:rsidDel="00CA397A">
          <w:rPr>
            <w:rFonts w:cstheme="minorHAnsi"/>
            <w:i/>
            <w:iCs/>
            <w:sz w:val="28"/>
            <w:szCs w:val="28"/>
            <w:lang w:val="el-GR"/>
            <w:rPrChange w:id="4603"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04" w:author="Sekar Subramanian" w:date="2021-07-16T13:10:00Z">
              <w:rPr>
                <w:rFonts w:cstheme="minorHAnsi"/>
                <w:i/>
                <w:iCs/>
                <w:sz w:val="28"/>
                <w:vertAlign w:val="subscript"/>
              </w:rPr>
            </w:rPrChange>
          </w:rPr>
          <w:delText xml:space="preserve">01* market size + </w:delText>
        </w:r>
        <w:r w:rsidRPr="007C4EA8" w:rsidDel="00CA397A">
          <w:rPr>
            <w:rFonts w:cstheme="minorHAnsi"/>
            <w:sz w:val="28"/>
            <w:szCs w:val="28"/>
            <w:rPrChange w:id="4605" w:author="Sekar Subramanian" w:date="2021-07-16T13:10:00Z">
              <w:rPr>
                <w:rFonts w:cstheme="minorHAnsi"/>
                <w:sz w:val="28"/>
              </w:rPr>
            </w:rPrChange>
          </w:rPr>
          <w:delText xml:space="preserve"> u0j</w:delText>
        </w:r>
      </w:del>
    </w:p>
    <w:p w14:paraId="71311725" w14:textId="765A5653" w:rsidR="00573281" w:rsidRPr="007C4EA8" w:rsidDel="00CA397A" w:rsidRDefault="00573281">
      <w:pPr>
        <w:pStyle w:val="ListParagraph"/>
        <w:numPr>
          <w:ilvl w:val="1"/>
          <w:numId w:val="23"/>
        </w:numPr>
        <w:spacing w:before="120" w:after="120"/>
        <w:contextualSpacing w:val="0"/>
        <w:rPr>
          <w:del w:id="4606" w:author="Sekar Subramanian" w:date="2021-07-16T12:28:00Z"/>
          <w:rFonts w:asciiTheme="minorHAnsi" w:hAnsiTheme="minorHAnsi" w:cstheme="minorHAnsi"/>
          <w:sz w:val="28"/>
          <w:szCs w:val="28"/>
          <w:lang w:val="en-IN"/>
          <w:rPrChange w:id="4607" w:author="Sekar Subramanian" w:date="2021-07-16T13:10:00Z">
            <w:rPr>
              <w:del w:id="4608" w:author="Sekar Subramanian" w:date="2021-07-16T12:28:00Z"/>
              <w:rFonts w:asciiTheme="minorHAnsi" w:hAnsiTheme="minorHAnsi" w:cstheme="minorHAnsi"/>
              <w:sz w:val="22"/>
              <w:szCs w:val="22"/>
              <w:lang w:val="en-IN"/>
            </w:rPr>
          </w:rPrChange>
        </w:rPr>
        <w:pPrChange w:id="4609" w:author="Sekar Subramanian" w:date="2021-07-16T12:36:00Z">
          <w:pPr>
            <w:pStyle w:val="Default"/>
            <w:ind w:left="720"/>
          </w:pPr>
        </w:pPrChange>
      </w:pPr>
      <w:del w:id="4610" w:author="Sekar Subramanian" w:date="2021-07-16T12:27:00Z">
        <w:r w:rsidRPr="007C4EA8" w:rsidDel="00E40B5D">
          <w:rPr>
            <w:rFonts w:cstheme="minorHAnsi"/>
            <w:sz w:val="28"/>
            <w:szCs w:val="28"/>
            <w:rPrChange w:id="4611" w:author="Sekar Subramanian" w:date="2021-07-16T13:10:00Z">
              <w:rPr>
                <w:rFonts w:cstheme="minorHAnsi"/>
                <w:sz w:val="28"/>
              </w:rPr>
            </w:rPrChange>
          </w:rPr>
          <w:delText xml:space="preserve">                                                                                 </w:delText>
        </w:r>
      </w:del>
      <w:del w:id="4612" w:author="Sekar Subramanian" w:date="2021-07-16T12:28:00Z">
        <w:r w:rsidRPr="007C4EA8" w:rsidDel="00CA397A">
          <w:rPr>
            <w:rFonts w:cstheme="minorHAnsi"/>
            <w:sz w:val="28"/>
            <w:szCs w:val="28"/>
            <w:rPrChange w:id="4613" w:author="Sekar Subramanian" w:date="2021-07-16T13:10:00Z">
              <w:rPr>
                <w:rFonts w:cstheme="minorHAnsi"/>
              </w:rPr>
            </w:rPrChange>
          </w:rPr>
          <w:delText>………….. (2)</w:delText>
        </w:r>
      </w:del>
    </w:p>
    <w:p w14:paraId="0351E1B4" w14:textId="1E218504" w:rsidR="00573281" w:rsidRPr="007C4EA8" w:rsidDel="00E40B5D" w:rsidRDefault="00573281">
      <w:pPr>
        <w:pStyle w:val="ListParagraph"/>
        <w:numPr>
          <w:ilvl w:val="1"/>
          <w:numId w:val="23"/>
        </w:numPr>
        <w:spacing w:before="120" w:after="120"/>
        <w:contextualSpacing w:val="0"/>
        <w:rPr>
          <w:del w:id="4614" w:author="Sekar Subramanian" w:date="2021-07-16T12:27:00Z"/>
          <w:rFonts w:asciiTheme="minorHAnsi" w:hAnsiTheme="minorHAnsi" w:cstheme="minorHAnsi"/>
          <w:sz w:val="28"/>
          <w:szCs w:val="28"/>
          <w:lang w:val="en-IN"/>
          <w:rPrChange w:id="4615" w:author="Sekar Subramanian" w:date="2021-07-16T13:10:00Z">
            <w:rPr>
              <w:del w:id="4616" w:author="Sekar Subramanian" w:date="2021-07-16T12:27:00Z"/>
              <w:rFonts w:asciiTheme="minorHAnsi" w:hAnsiTheme="minorHAnsi" w:cstheme="minorHAnsi"/>
              <w:sz w:val="22"/>
              <w:szCs w:val="22"/>
              <w:lang w:val="en-IN"/>
            </w:rPr>
          </w:rPrChange>
        </w:rPr>
        <w:pPrChange w:id="4617" w:author="Sekar Subramanian" w:date="2021-07-16T12:36:00Z">
          <w:pPr>
            <w:pStyle w:val="Default"/>
            <w:ind w:left="720"/>
          </w:pPr>
        </w:pPrChange>
      </w:pPr>
    </w:p>
    <w:p w14:paraId="774C6238" w14:textId="000805F8" w:rsidR="00573281" w:rsidRPr="007C4EA8" w:rsidDel="00CA397A" w:rsidRDefault="00573281">
      <w:pPr>
        <w:pStyle w:val="ListParagraph"/>
        <w:numPr>
          <w:ilvl w:val="1"/>
          <w:numId w:val="23"/>
        </w:numPr>
        <w:spacing w:before="120" w:after="120"/>
        <w:contextualSpacing w:val="0"/>
        <w:rPr>
          <w:del w:id="4618" w:author="Sekar Subramanian" w:date="2021-07-16T12:28:00Z"/>
          <w:rFonts w:asciiTheme="minorHAnsi" w:hAnsiTheme="minorHAnsi" w:cstheme="minorHAnsi"/>
          <w:sz w:val="28"/>
          <w:szCs w:val="28"/>
          <w:lang w:val="en-IN"/>
          <w:rPrChange w:id="4619" w:author="Sekar Subramanian" w:date="2021-07-16T13:10:00Z">
            <w:rPr>
              <w:del w:id="4620" w:author="Sekar Subramanian" w:date="2021-07-16T12:28:00Z"/>
              <w:rFonts w:asciiTheme="minorHAnsi" w:hAnsiTheme="minorHAnsi" w:cstheme="minorHAnsi"/>
              <w:sz w:val="22"/>
              <w:szCs w:val="22"/>
              <w:lang w:val="en-IN"/>
            </w:rPr>
          </w:rPrChange>
        </w:rPr>
        <w:pPrChange w:id="4621" w:author="Sekar Subramanian" w:date="2021-07-16T12:36:00Z">
          <w:pPr>
            <w:pStyle w:val="Default"/>
            <w:ind w:left="720"/>
          </w:pPr>
        </w:pPrChange>
      </w:pPr>
      <w:del w:id="4622" w:author="Sekar Subramanian" w:date="2021-07-16T12:28:00Z">
        <w:r w:rsidRPr="007C4EA8" w:rsidDel="00CA397A">
          <w:rPr>
            <w:rFonts w:cstheme="minorHAnsi"/>
            <w:sz w:val="28"/>
            <w:szCs w:val="28"/>
            <w:rPrChange w:id="4623" w:author="Sekar Subramanian" w:date="2021-07-16T13:10:00Z">
              <w:rPr>
                <w:rFonts w:cstheme="minorHAnsi"/>
              </w:rPr>
            </w:rPrChange>
          </w:rPr>
          <w:delText>Substituting (2) in (1), we get</w:delText>
        </w:r>
      </w:del>
    </w:p>
    <w:p w14:paraId="48610884" w14:textId="2976BCFE" w:rsidR="00573281" w:rsidRPr="007C4EA8" w:rsidDel="00E40B5D" w:rsidRDefault="00573281">
      <w:pPr>
        <w:pStyle w:val="ListParagraph"/>
        <w:numPr>
          <w:ilvl w:val="1"/>
          <w:numId w:val="23"/>
        </w:numPr>
        <w:spacing w:before="120" w:after="120"/>
        <w:contextualSpacing w:val="0"/>
        <w:rPr>
          <w:del w:id="4624" w:author="Sekar Subramanian" w:date="2021-07-16T12:27:00Z"/>
          <w:rFonts w:asciiTheme="minorHAnsi" w:hAnsiTheme="minorHAnsi" w:cstheme="minorHAnsi"/>
          <w:sz w:val="28"/>
          <w:szCs w:val="28"/>
          <w:rPrChange w:id="4625" w:author="Sekar Subramanian" w:date="2021-07-16T13:10:00Z">
            <w:rPr>
              <w:del w:id="4626" w:author="Sekar Subramanian" w:date="2021-07-16T12:27:00Z"/>
              <w:rFonts w:asciiTheme="minorHAnsi" w:hAnsiTheme="minorHAnsi" w:cstheme="minorHAnsi"/>
              <w:sz w:val="22"/>
              <w:szCs w:val="22"/>
            </w:rPr>
          </w:rPrChange>
        </w:rPr>
        <w:pPrChange w:id="4627" w:author="Sekar Subramanian" w:date="2021-07-16T12:36:00Z">
          <w:pPr>
            <w:pStyle w:val="Default"/>
            <w:ind w:left="720"/>
          </w:pPr>
        </w:pPrChange>
      </w:pPr>
      <w:del w:id="4628" w:author="Sekar Subramanian" w:date="2021-07-16T12:28:00Z">
        <w:r w:rsidRPr="007C4EA8" w:rsidDel="00CA397A">
          <w:rPr>
            <w:rFonts w:cstheme="minorHAnsi"/>
            <w:i/>
            <w:iCs/>
            <w:noProof/>
            <w:sz w:val="28"/>
            <w:szCs w:val="28"/>
            <w:vertAlign w:val="subscript"/>
            <w:lang w:val="en-IN" w:eastAsia="en-IN"/>
            <w:rPrChange w:id="4629" w:author="Sekar Subramanian" w:date="2021-07-16T13:10:00Z">
              <w:rPr>
                <w:rFonts w:cstheme="minorHAnsi"/>
                <w:i/>
                <w:iCs/>
                <w:noProof/>
                <w:vertAlign w:val="subscript"/>
                <w:lang w:val="en-IN" w:eastAsia="en-IN"/>
              </w:rPr>
            </w:rPrChange>
          </w:rPr>
          <mc:AlternateContent>
            <mc:Choice Requires="wps">
              <w:drawing>
                <wp:anchor distT="0" distB="0" distL="114300" distR="114300" simplePos="0" relativeHeight="251662336" behindDoc="0" locked="0" layoutInCell="1" allowOverlap="1" wp14:anchorId="3B4DE6B6" wp14:editId="69554F4D">
                  <wp:simplePos x="0" y="0"/>
                  <wp:positionH relativeFrom="column">
                    <wp:posOffset>1123632</wp:posOffset>
                  </wp:positionH>
                  <wp:positionV relativeFrom="paragraph">
                    <wp:posOffset>134938</wp:posOffset>
                  </wp:positionV>
                  <wp:extent cx="173355" cy="525780"/>
                  <wp:effectExtent l="0" t="4762" r="12382" b="12383"/>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73355" cy="52578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shapetype w14:anchorId="5132A7A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 o:spid="_x0000_s1026" type="#_x0000_t87" style="position:absolute;margin-left:88.45pt;margin-top:10.65pt;width:13.65pt;height:41.4pt;rotation:-90;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" adj="1770" fillcolor="#4f81bd [3204]" strokecolor="black [3213]">
                  <v:shadow color="#eeece1 [3214]"/>
                </v:shape>
              </w:pict>
            </mc:Fallback>
          </mc:AlternateContent>
        </w:r>
        <w:r w:rsidRPr="007C4EA8" w:rsidDel="00CA397A">
          <w:rPr>
            <w:rFonts w:cstheme="minorHAnsi"/>
            <w:i/>
            <w:iCs/>
            <w:noProof/>
            <w:sz w:val="28"/>
            <w:szCs w:val="28"/>
            <w:vertAlign w:val="subscript"/>
            <w:lang w:val="en-IN" w:eastAsia="en-IN"/>
            <w:rPrChange w:id="4630" w:author="Sekar Subramanian" w:date="2021-07-16T13:10:00Z">
              <w:rPr>
                <w:rFonts w:cstheme="minorHAnsi"/>
                <w:i/>
                <w:iCs/>
                <w:noProof/>
                <w:vertAlign w:val="subscript"/>
                <w:lang w:val="en-IN" w:eastAsia="en-IN"/>
              </w:rPr>
            </w:rPrChange>
          </w:rPr>
          <mc:AlternateContent>
            <mc:Choice Requires="wps">
              <w:drawing>
                <wp:anchor distT="0" distB="0" distL="114300" distR="114300" simplePos="0" relativeHeight="251659264" behindDoc="0" locked="0" layoutInCell="1" allowOverlap="1" wp14:anchorId="1BAF5229" wp14:editId="08D021E8">
                  <wp:simplePos x="0" y="0"/>
                  <wp:positionH relativeFrom="column">
                    <wp:posOffset>601345</wp:posOffset>
                  </wp:positionH>
                  <wp:positionV relativeFrom="paragraph">
                    <wp:posOffset>146050</wp:posOffset>
                  </wp:positionV>
                  <wp:extent cx="173355" cy="525780"/>
                  <wp:effectExtent l="0" t="4762" r="12382" b="12383"/>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73355" cy="52578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shape w14:anchorId="10E3A3ED" id="AutoShape 4" o:spid="_x0000_s1026" type="#_x0000_t87" style="position:absolute;margin-left:47.35pt;margin-top:11.5pt;width:13.65pt;height:41.4pt;rotation:-90;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" adj="1770" fillcolor="#4f81bd [3204]" strokecolor="black [3213]">
                  <v:shadow color="#eeece1 [3214]"/>
                </v:shape>
              </w:pict>
            </mc:Fallback>
          </mc:AlternateContent>
        </w:r>
      </w:del>
    </w:p>
    <w:p w14:paraId="4D907869" w14:textId="148DB87B" w:rsidR="00573281" w:rsidRPr="007C4EA8" w:rsidDel="00CA397A" w:rsidRDefault="00573281">
      <w:pPr>
        <w:pStyle w:val="ListParagraph"/>
        <w:numPr>
          <w:ilvl w:val="1"/>
          <w:numId w:val="23"/>
        </w:numPr>
        <w:spacing w:before="120" w:after="120"/>
        <w:contextualSpacing w:val="0"/>
        <w:rPr>
          <w:del w:id="4631" w:author="Sekar Subramanian" w:date="2021-07-16T12:28:00Z"/>
          <w:rFonts w:asciiTheme="minorHAnsi" w:hAnsiTheme="minorHAnsi" w:cstheme="minorHAnsi"/>
          <w:sz w:val="28"/>
          <w:szCs w:val="28"/>
          <w:rPrChange w:id="4632" w:author="Sekar Subramanian" w:date="2021-07-16T13:10:00Z">
            <w:rPr>
              <w:del w:id="4633" w:author="Sekar Subramanian" w:date="2021-07-16T12:28:00Z"/>
              <w:rFonts w:asciiTheme="minorHAnsi" w:hAnsiTheme="minorHAnsi" w:cstheme="minorHAnsi"/>
              <w:sz w:val="28"/>
              <w:szCs w:val="22"/>
            </w:rPr>
          </w:rPrChange>
        </w:rPr>
        <w:pPrChange w:id="4634" w:author="Sekar Subramanian" w:date="2021-07-16T12:36:00Z">
          <w:pPr>
            <w:pStyle w:val="Default"/>
            <w:ind w:left="720"/>
          </w:pPr>
        </w:pPrChange>
      </w:pPr>
      <w:del w:id="4635" w:author="Sekar Subramanian" w:date="2021-07-16T12:28:00Z">
        <w:r w:rsidRPr="00A81956" w:rsidDel="00CA397A">
          <w:rPr>
            <w:rFonts w:cstheme="minorHAnsi"/>
            <w:noProof/>
            <w:sz w:val="28"/>
            <w:szCs w:val="28"/>
            <w:lang w:val="en-IN" w:eastAsia="en-IN"/>
          </w:rPr>
          <mc:AlternateContent>
            <mc:Choice Requires="wps">
              <w:drawing>
                <wp:anchor distT="0" distB="0" distL="114300" distR="114300" simplePos="0" relativeHeight="251657216" behindDoc="0" locked="0" layoutInCell="1" allowOverlap="1" wp14:anchorId="17C4A1B8" wp14:editId="33B16818">
                  <wp:simplePos x="0" y="0"/>
                  <wp:positionH relativeFrom="column">
                    <wp:posOffset>927735</wp:posOffset>
                  </wp:positionH>
                  <wp:positionV relativeFrom="paragraph">
                    <wp:posOffset>297180</wp:posOffset>
                  </wp:positionV>
                  <wp:extent cx="704850" cy="260985"/>
                  <wp:effectExtent l="0" t="0" r="0" b="0"/>
                  <wp:wrapNone/>
                  <wp:docPr id="4157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0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93E4112" w14:textId="77777777" w:rsidR="00573281" w:rsidRPr="0059779D" w:rsidRDefault="00573281" w:rsidP="00573281">
                              <w:pPr>
                                <w:pStyle w:val="NoSpacing"/>
                                <w:rPr>
                                  <w:sz w:val="20"/>
                                  <w:szCs w:val="16"/>
                                </w:rPr>
                              </w:pPr>
                              <w:r w:rsidRPr="0059779D">
                                <w:rPr>
                                  <w:sz w:val="20"/>
                                  <w:szCs w:val="16"/>
                                </w:rPr>
                                <w:t xml:space="preserve">Random </w:t>
                              </w:r>
                            </w:p>
                            <w:p w14:paraId="04530138" w14:textId="77777777" w:rsidR="00573281" w:rsidRPr="0059779D" w:rsidRDefault="00573281" w:rsidP="00573281">
                              <w:pPr>
                                <w:pStyle w:val="NoSpacing"/>
                                <w:rPr>
                                  <w:sz w:val="20"/>
                                  <w:szCs w:val="16"/>
                                </w:rPr>
                              </w:pPr>
                              <w:r w:rsidRPr="0059779D">
                                <w:rPr>
                                  <w:sz w:val="20"/>
                                  <w:szCs w:val="16"/>
                                </w:rPr>
                                <w:t>Effect</w:t>
                              </w:r>
                            </w:p>
                          </w:txbxContent>
                        </wps:txbx>
                        <wps:bodyPr wrap="square">
                          <a:spAutoFit/>
                        </wps:bodyPr>
                      </wps:wsp>
                    </a:graphicData>
                  </a:graphic>
                  <wp14:sizeRelH relativeFrom="margin">
                    <wp14:pctWidth>0</wp14:pctWidth>
                  </wp14:sizeRelH>
                </wp:anchor>
              </w:drawing>
            </mc:Choice>
            <mc:Fallback>
              <w:pict>
                <v:shape w14:anchorId="17C4A1B8" id="Text Box 6" o:spid="_x0000_s1029" type="#_x0000_t202" style="position:absolute;left:0;text-align:left;margin-left:73.05pt;margin-top:23.4pt;width:55.5pt;height:20.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" filled="f" fillcolor="#4f81bd [3204]" stroked="f" strokecolor="black [3213]">
                  <v:shadow color="#eeece1 [3214]"/>
                  <v:textbox style="mso-fit-shape-to-text:t">
                    <w:txbxContent>
                      <w:p w14:paraId="193E4112" w14:textId="77777777" w:rsidR="00573281" w:rsidRPr="0059779D" w:rsidRDefault="00573281" w:rsidP="00573281">
                        <w:pPr>
                          <w:pStyle w:val="NoSpacing"/>
                          <w:rPr>
                            <w:sz w:val="20"/>
                            <w:szCs w:val="16"/>
                          </w:rPr>
                        </w:pPr>
                        <w:r w:rsidRPr="0059779D">
                          <w:rPr>
                            <w:sz w:val="20"/>
                            <w:szCs w:val="16"/>
                          </w:rPr>
                          <w:t xml:space="preserve">Random </w:t>
                        </w:r>
                      </w:p>
                      <w:p w14:paraId="04530138" w14:textId="77777777" w:rsidR="00573281" w:rsidRPr="0059779D" w:rsidRDefault="00573281" w:rsidP="00573281">
                        <w:pPr>
                          <w:pStyle w:val="NoSpacing"/>
                          <w:rPr>
                            <w:sz w:val="20"/>
                            <w:szCs w:val="16"/>
                          </w:rPr>
                        </w:pPr>
                        <w:r w:rsidRPr="0059779D">
                          <w:rPr>
                            <w:sz w:val="20"/>
                            <w:szCs w:val="16"/>
                          </w:rPr>
                          <w:t>Effect</w:t>
                        </w:r>
                      </w:p>
                    </w:txbxContent>
                  </v:textbox>
                </v:shape>
              </w:pict>
            </mc:Fallback>
          </mc:AlternateContent>
        </w:r>
        <w:r w:rsidRPr="007C4EA8" w:rsidDel="00CA397A">
          <w:rPr>
            <w:rFonts w:cstheme="minorHAnsi"/>
            <w:noProof/>
            <w:sz w:val="28"/>
            <w:szCs w:val="28"/>
            <w:lang w:val="en-IN" w:eastAsia="en-IN"/>
            <w:rPrChange w:id="4636" w:author="Sekar Subramanian" w:date="2021-07-16T13:10:00Z">
              <w:rPr>
                <w:rFonts w:cstheme="minorHAnsi"/>
                <w:noProof/>
                <w:sz w:val="28"/>
                <w:lang w:val="en-IN" w:eastAsia="en-IN"/>
              </w:rPr>
            </w:rPrChange>
          </w:rPr>
          <mc:AlternateContent>
            <mc:Choice Requires="wps">
              <w:drawing>
                <wp:anchor distT="0" distB="0" distL="114300" distR="114300" simplePos="0" relativeHeight="251655168" behindDoc="0" locked="0" layoutInCell="1" allowOverlap="1" wp14:anchorId="69EA4997" wp14:editId="37F33E01">
                  <wp:simplePos x="0" y="0"/>
                  <wp:positionH relativeFrom="column">
                    <wp:posOffset>432435</wp:posOffset>
                  </wp:positionH>
                  <wp:positionV relativeFrom="paragraph">
                    <wp:posOffset>286385</wp:posOffset>
                  </wp:positionV>
                  <wp:extent cx="514350" cy="260985"/>
                  <wp:effectExtent l="0" t="0" r="0" b="3175"/>
                  <wp:wrapNone/>
                  <wp:docPr id="4157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60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F62853A" w14:textId="77777777" w:rsidR="00573281" w:rsidRPr="0059779D" w:rsidRDefault="00573281" w:rsidP="00573281">
                              <w:pPr>
                                <w:pStyle w:val="NoSpacing"/>
                                <w:rPr>
                                  <w:sz w:val="20"/>
                                  <w:szCs w:val="16"/>
                                </w:rPr>
                              </w:pPr>
                              <w:r w:rsidRPr="0059779D">
                                <w:rPr>
                                  <w:sz w:val="20"/>
                                  <w:szCs w:val="16"/>
                                </w:rPr>
                                <w:t>Fixed</w:t>
                              </w:r>
                            </w:p>
                            <w:p w14:paraId="019DF1A5" w14:textId="77777777" w:rsidR="00573281" w:rsidRPr="0059779D" w:rsidRDefault="00573281" w:rsidP="00573281">
                              <w:pPr>
                                <w:pStyle w:val="NoSpacing"/>
                                <w:rPr>
                                  <w:sz w:val="20"/>
                                  <w:szCs w:val="16"/>
                                </w:rPr>
                              </w:pPr>
                              <w:r w:rsidRPr="0059779D">
                                <w:rPr>
                                  <w:sz w:val="20"/>
                                  <w:szCs w:val="16"/>
                                </w:rPr>
                                <w:t>Effect</w:t>
                              </w:r>
                            </w:p>
                          </w:txbxContent>
                        </wps:txbx>
                        <wps:bodyPr wrap="square">
                          <a:spAutoFit/>
                        </wps:bodyPr>
                      </wps:wsp>
                    </a:graphicData>
                  </a:graphic>
                  <wp14:sizeRelH relativeFrom="margin">
                    <wp14:pctWidth>0</wp14:pctWidth>
                  </wp14:sizeRelH>
                </wp:anchor>
              </w:drawing>
            </mc:Choice>
            <mc:Fallback>
              <w:pict>
                <v:shape w14:anchorId="69EA4997" id="Text Box 5" o:spid="_x0000_s1030" type="#_x0000_t202" style="position:absolute;left:0;text-align:left;margin-left:34.05pt;margin-top:22.55pt;width:40.5pt;height:20.5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" filled="f" fillcolor="#4f81bd [3204]" stroked="f" strokecolor="black [3213]">
                  <v:shadow color="#eeece1 [3214]"/>
                  <v:textbox style="mso-fit-shape-to-text:t">
                    <w:txbxContent>
                      <w:p w14:paraId="7F62853A" w14:textId="77777777" w:rsidR="00573281" w:rsidRPr="0059779D" w:rsidRDefault="00573281" w:rsidP="00573281">
                        <w:pPr>
                          <w:pStyle w:val="NoSpacing"/>
                          <w:rPr>
                            <w:sz w:val="20"/>
                            <w:szCs w:val="16"/>
                          </w:rPr>
                        </w:pPr>
                        <w:r w:rsidRPr="0059779D">
                          <w:rPr>
                            <w:sz w:val="20"/>
                            <w:szCs w:val="16"/>
                          </w:rPr>
                          <w:t>Fixed</w:t>
                        </w:r>
                      </w:p>
                      <w:p w14:paraId="019DF1A5" w14:textId="77777777" w:rsidR="00573281" w:rsidRPr="0059779D" w:rsidRDefault="00573281" w:rsidP="00573281">
                        <w:pPr>
                          <w:pStyle w:val="NoSpacing"/>
                          <w:rPr>
                            <w:sz w:val="20"/>
                            <w:szCs w:val="16"/>
                          </w:rPr>
                        </w:pPr>
                        <w:r w:rsidRPr="0059779D">
                          <w:rPr>
                            <w:sz w:val="20"/>
                            <w:szCs w:val="16"/>
                          </w:rPr>
                          <w:t>Effect</w:t>
                        </w:r>
                      </w:p>
                    </w:txbxContent>
                  </v:textbox>
                </v:shape>
              </w:pict>
            </mc:Fallback>
          </mc:AlternateContent>
        </w:r>
        <w:r w:rsidRPr="007C4EA8" w:rsidDel="00CA397A">
          <w:rPr>
            <w:rFonts w:cstheme="minorHAnsi"/>
            <w:noProof/>
            <w:sz w:val="28"/>
            <w:szCs w:val="28"/>
            <w:lang w:val="en-IN" w:eastAsia="en-IN"/>
            <w:rPrChange w:id="4637" w:author="Sekar Subramanian" w:date="2021-07-16T13:10:00Z">
              <w:rPr>
                <w:rFonts w:cstheme="minorHAnsi"/>
                <w:noProof/>
                <w:sz w:val="28"/>
                <w:lang w:val="en-IN" w:eastAsia="en-IN"/>
              </w:rPr>
            </w:rPrChange>
          </w:rPr>
          <mc:AlternateContent>
            <mc:Choice Requires="wps">
              <w:drawing>
                <wp:anchor distT="0" distB="0" distL="114300" distR="114300" simplePos="0" relativeHeight="251653120" behindDoc="0" locked="0" layoutInCell="1" allowOverlap="1" wp14:anchorId="5903DC04" wp14:editId="099E8BAD">
                  <wp:simplePos x="0" y="0"/>
                  <wp:positionH relativeFrom="column">
                    <wp:posOffset>498475</wp:posOffset>
                  </wp:positionH>
                  <wp:positionV relativeFrom="paragraph">
                    <wp:posOffset>9899015</wp:posOffset>
                  </wp:positionV>
                  <wp:extent cx="436245" cy="1301750"/>
                  <wp:effectExtent l="5398" t="0" r="26352" b="26353"/>
                  <wp:wrapNone/>
                  <wp:docPr id="41574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436245" cy="130175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w:pict>
                <v:shape w14:anchorId="27560578" id="AutoShape 4" o:spid="_x0000_s1026" type="#_x0000_t87" style="position:absolute;margin-left:39.25pt;margin-top:779.45pt;width:34.35pt;height:102.5pt;rotation:-90;z-index:2516531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" adj="1799" fillcolor="#4f81bd [3204]" strokecolor="black [3213]">
                  <v:shadow color="#eeece1 [3214]"/>
                </v:shape>
              </w:pict>
            </mc:Fallback>
          </mc:AlternateContent>
        </w:r>
        <w:r w:rsidRPr="007C4EA8" w:rsidDel="00CA397A">
          <w:rPr>
            <w:rFonts w:cstheme="minorHAnsi"/>
            <w:noProof/>
            <w:sz w:val="28"/>
            <w:szCs w:val="28"/>
            <w:lang w:val="en-IN" w:eastAsia="en-IN"/>
            <w:rPrChange w:id="4638" w:author="Sekar Subramanian" w:date="2021-07-16T13:10:00Z">
              <w:rPr>
                <w:rFonts w:cstheme="minorHAnsi"/>
                <w:noProof/>
                <w:sz w:val="28"/>
                <w:lang w:val="en-IN" w:eastAsia="en-IN"/>
              </w:rPr>
            </w:rPrChange>
          </w:rPr>
          <mc:AlternateContent>
            <mc:Choice Requires="wps">
              <w:drawing>
                <wp:anchor distT="0" distB="0" distL="114300" distR="114300" simplePos="0" relativeHeight="251658240" behindDoc="0" locked="0" layoutInCell="1" allowOverlap="1" wp14:anchorId="51DC36C2" wp14:editId="22612120">
                  <wp:simplePos x="0" y="0"/>
                  <wp:positionH relativeFrom="column">
                    <wp:posOffset>2137410</wp:posOffset>
                  </wp:positionH>
                  <wp:positionV relativeFrom="paragraph">
                    <wp:posOffset>10154285</wp:posOffset>
                  </wp:positionV>
                  <wp:extent cx="361950" cy="1334770"/>
                  <wp:effectExtent l="8890" t="0" r="27940" b="27940"/>
                  <wp:wrapNone/>
                  <wp:docPr id="41575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61950" cy="1334770"/>
                          </a:xfrm>
                          <a:prstGeom prst="leftBrace">
                            <a:avLst>
                              <a:gd name="adj1" fmla="val 30738"/>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w:pict>
                <v:shape w14:anchorId="05774B24" id="AutoShape 7" o:spid="_x0000_s1026" type="#_x0000_t87" style="position:absolute;margin-left:168.3pt;margin-top:799.55pt;width:28.5pt;height:105.1pt;rotation:-90;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" fillcolor="#4f81bd [3204]" strokecolor="black [3213]">
                  <v:shadow color="#eeece1 [3214]"/>
                </v:shape>
              </w:pict>
            </mc:Fallback>
          </mc:AlternateContent>
        </w:r>
        <w:r w:rsidRPr="007C4EA8" w:rsidDel="00CA397A">
          <w:rPr>
            <w:rFonts w:cstheme="minorHAnsi"/>
            <w:i/>
            <w:iCs/>
            <w:sz w:val="28"/>
            <w:szCs w:val="28"/>
            <w:rPrChange w:id="4639" w:author="Sekar Subramanian" w:date="2021-07-16T13:10:00Z">
              <w:rPr>
                <w:rFonts w:cstheme="minorHAnsi"/>
                <w:i/>
                <w:iCs/>
                <w:sz w:val="28"/>
              </w:rPr>
            </w:rPrChange>
          </w:rPr>
          <w:delText xml:space="preserve">      y</w:delText>
        </w:r>
        <w:r w:rsidRPr="007C4EA8" w:rsidDel="00CA397A">
          <w:rPr>
            <w:rFonts w:cstheme="minorHAnsi"/>
            <w:i/>
            <w:iCs/>
            <w:sz w:val="28"/>
            <w:szCs w:val="28"/>
            <w:vertAlign w:val="subscript"/>
            <w:rPrChange w:id="4640" w:author="Sekar Subramanian" w:date="2021-07-16T13:10:00Z">
              <w:rPr>
                <w:rFonts w:cstheme="minorHAnsi"/>
                <w:i/>
                <w:iCs/>
                <w:sz w:val="28"/>
                <w:vertAlign w:val="subscript"/>
              </w:rPr>
            </w:rPrChange>
          </w:rPr>
          <w:delText>ij</w:delText>
        </w:r>
        <w:r w:rsidRPr="007C4EA8" w:rsidDel="00CA397A">
          <w:rPr>
            <w:rFonts w:cstheme="minorHAnsi"/>
            <w:i/>
            <w:iCs/>
            <w:sz w:val="28"/>
            <w:szCs w:val="28"/>
            <w:rPrChange w:id="4641" w:author="Sekar Subramanian" w:date="2021-07-16T13:10:00Z">
              <w:rPr>
                <w:rFonts w:cstheme="minorHAnsi"/>
                <w:i/>
                <w:iCs/>
                <w:sz w:val="28"/>
              </w:rPr>
            </w:rPrChange>
          </w:rPr>
          <w:delText xml:space="preserve"> = </w:delText>
        </w:r>
        <w:r w:rsidRPr="007C4EA8" w:rsidDel="00CA397A">
          <w:rPr>
            <w:rFonts w:cstheme="minorHAnsi"/>
            <w:i/>
            <w:iCs/>
            <w:sz w:val="28"/>
            <w:szCs w:val="28"/>
            <w:lang w:val="el-GR"/>
            <w:rPrChange w:id="4642"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43" w:author="Sekar Subramanian" w:date="2021-07-16T13:10:00Z">
              <w:rPr>
                <w:rFonts w:cstheme="minorHAnsi"/>
                <w:i/>
                <w:iCs/>
                <w:sz w:val="28"/>
                <w:vertAlign w:val="subscript"/>
              </w:rPr>
            </w:rPrChange>
          </w:rPr>
          <w:delText xml:space="preserve">00 + </w:delText>
        </w:r>
        <w:r w:rsidRPr="007C4EA8" w:rsidDel="00CA397A">
          <w:rPr>
            <w:rFonts w:cstheme="minorHAnsi"/>
            <w:i/>
            <w:iCs/>
            <w:sz w:val="28"/>
            <w:szCs w:val="28"/>
            <w:lang w:val="el-GR"/>
            <w:rPrChange w:id="4644"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45" w:author="Sekar Subramanian" w:date="2021-07-16T13:10:00Z">
              <w:rPr>
                <w:rFonts w:cstheme="minorHAnsi"/>
                <w:i/>
                <w:iCs/>
                <w:sz w:val="28"/>
                <w:vertAlign w:val="subscript"/>
              </w:rPr>
            </w:rPrChange>
          </w:rPr>
          <w:delText xml:space="preserve">01 </w:delText>
        </w:r>
        <w:r w:rsidRPr="007C4EA8" w:rsidDel="00CA397A">
          <w:rPr>
            <w:rFonts w:cstheme="minorHAnsi"/>
            <w:i/>
            <w:iCs/>
            <w:sz w:val="28"/>
            <w:szCs w:val="28"/>
            <w:rPrChange w:id="4646" w:author="Sekar Subramanian" w:date="2021-07-16T13:10:00Z">
              <w:rPr>
                <w:rFonts w:cstheme="minorHAnsi"/>
                <w:i/>
                <w:iCs/>
                <w:sz w:val="28"/>
              </w:rPr>
            </w:rPrChange>
          </w:rPr>
          <w:delText>X</w:delText>
        </w:r>
        <w:r w:rsidRPr="007C4EA8" w:rsidDel="00CA397A">
          <w:rPr>
            <w:rFonts w:cstheme="minorHAnsi"/>
            <w:i/>
            <w:iCs/>
            <w:sz w:val="28"/>
            <w:szCs w:val="28"/>
            <w:vertAlign w:val="subscript"/>
            <w:rPrChange w:id="4647" w:author="Sekar Subramanian" w:date="2021-07-16T13:10:00Z">
              <w:rPr>
                <w:rFonts w:cstheme="minorHAnsi"/>
                <w:i/>
                <w:iCs/>
                <w:sz w:val="28"/>
                <w:vertAlign w:val="subscript"/>
              </w:rPr>
            </w:rPrChange>
          </w:rPr>
          <w:delText xml:space="preserve">ij </w:delText>
        </w:r>
        <w:r w:rsidRPr="007C4EA8" w:rsidDel="00CA397A">
          <w:rPr>
            <w:rFonts w:cstheme="minorHAnsi"/>
            <w:sz w:val="28"/>
            <w:szCs w:val="28"/>
            <w:rPrChange w:id="4648" w:author="Sekar Subramanian" w:date="2021-07-16T13:10:00Z">
              <w:rPr>
                <w:rFonts w:cstheme="minorHAnsi"/>
                <w:sz w:val="28"/>
              </w:rPr>
            </w:rPrChange>
          </w:rPr>
          <w:delText xml:space="preserve"> </w:delText>
        </w:r>
        <w:r w:rsidRPr="007C4EA8" w:rsidDel="00CA397A">
          <w:rPr>
            <w:rFonts w:cstheme="minorHAnsi"/>
            <w:i/>
            <w:iCs/>
            <w:sz w:val="28"/>
            <w:szCs w:val="28"/>
            <w:rPrChange w:id="4649" w:author="Sekar Subramanian" w:date="2021-07-16T13:10:00Z">
              <w:rPr>
                <w:rFonts w:cstheme="minorHAnsi"/>
                <w:i/>
                <w:iCs/>
                <w:sz w:val="28"/>
              </w:rPr>
            </w:rPrChange>
          </w:rPr>
          <w:delText xml:space="preserve">+u </w:delText>
        </w:r>
        <w:r w:rsidRPr="007C4EA8" w:rsidDel="00CA397A">
          <w:rPr>
            <w:rFonts w:cstheme="minorHAnsi"/>
            <w:i/>
            <w:iCs/>
            <w:sz w:val="28"/>
            <w:szCs w:val="28"/>
            <w:vertAlign w:val="subscript"/>
            <w:rPrChange w:id="4650" w:author="Sekar Subramanian" w:date="2021-07-16T13:10:00Z">
              <w:rPr>
                <w:rFonts w:cstheme="minorHAnsi"/>
                <w:i/>
                <w:iCs/>
                <w:sz w:val="28"/>
                <w:vertAlign w:val="subscript"/>
              </w:rPr>
            </w:rPrChange>
          </w:rPr>
          <w:delText>0j</w:delText>
        </w:r>
        <w:r w:rsidRPr="007C4EA8" w:rsidDel="00CA397A">
          <w:rPr>
            <w:rFonts w:cstheme="minorHAnsi"/>
            <w:i/>
            <w:iCs/>
            <w:sz w:val="28"/>
            <w:szCs w:val="28"/>
            <w:rPrChange w:id="4651" w:author="Sekar Subramanian" w:date="2021-07-16T13:10:00Z">
              <w:rPr>
                <w:rFonts w:cstheme="minorHAnsi"/>
                <w:i/>
                <w:iCs/>
                <w:sz w:val="28"/>
              </w:rPr>
            </w:rPrChange>
          </w:rPr>
          <w:delText xml:space="preserve"> +</w:delText>
        </w:r>
        <w:r w:rsidRPr="007C4EA8" w:rsidDel="00CA397A">
          <w:rPr>
            <w:rFonts w:eastAsia="Symbol" w:cstheme="minorHAnsi"/>
            <w:i/>
            <w:iCs/>
            <w:sz w:val="28"/>
            <w:szCs w:val="28"/>
            <w:rPrChange w:id="4652" w:author="Sekar Subramanian" w:date="2021-07-16T13:10:00Z">
              <w:rPr>
                <w:rFonts w:eastAsia="Symbol" w:cstheme="minorHAnsi"/>
                <w:i/>
                <w:iCs/>
                <w:sz w:val="28"/>
              </w:rPr>
            </w:rPrChange>
          </w:rPr>
          <w:delText>e</w:delText>
        </w:r>
        <w:r w:rsidRPr="007C4EA8" w:rsidDel="00CA397A">
          <w:rPr>
            <w:rFonts w:cstheme="minorHAnsi"/>
            <w:i/>
            <w:iCs/>
            <w:sz w:val="28"/>
            <w:szCs w:val="28"/>
            <w:vertAlign w:val="subscript"/>
            <w:rPrChange w:id="4653" w:author="Sekar Subramanian" w:date="2021-07-16T13:10:00Z">
              <w:rPr>
                <w:rFonts w:cstheme="minorHAnsi"/>
                <w:i/>
                <w:iCs/>
                <w:sz w:val="28"/>
                <w:vertAlign w:val="subscript"/>
              </w:rPr>
            </w:rPrChange>
          </w:rPr>
          <w:delText>ij</w:delText>
        </w:r>
        <w:r w:rsidRPr="007C4EA8" w:rsidDel="00CA397A">
          <w:rPr>
            <w:rFonts w:cstheme="minorHAnsi"/>
            <w:noProof/>
            <w:sz w:val="28"/>
            <w:szCs w:val="28"/>
            <w:lang w:val="en-IN" w:eastAsia="en-IN"/>
            <w:rPrChange w:id="4654" w:author="Sekar Subramanian" w:date="2021-07-16T13:10:00Z">
              <w:rPr>
                <w:rFonts w:cstheme="minorHAnsi"/>
                <w:noProof/>
                <w:sz w:val="28"/>
                <w:lang w:val="en-IN" w:eastAsia="en-IN"/>
              </w:rPr>
            </w:rPrChange>
          </w:rPr>
          <w:delText xml:space="preserve"> </w:delText>
        </w:r>
        <w:r w:rsidRPr="007C4EA8" w:rsidDel="00CA397A">
          <w:rPr>
            <w:rFonts w:cstheme="minorHAnsi"/>
            <w:i/>
            <w:iCs/>
            <w:sz w:val="28"/>
            <w:szCs w:val="28"/>
            <w:vertAlign w:val="subscript"/>
            <w:rPrChange w:id="4655" w:author="Sekar Subramanian" w:date="2021-07-16T13:10:00Z">
              <w:rPr>
                <w:rFonts w:cstheme="minorHAnsi"/>
                <w:i/>
                <w:iCs/>
                <w:sz w:val="28"/>
                <w:vertAlign w:val="subscript"/>
              </w:rPr>
            </w:rPrChange>
          </w:rPr>
          <w:br/>
        </w:r>
      </w:del>
    </w:p>
    <w:p w14:paraId="3A68206C" w14:textId="1BEB1283" w:rsidR="00573281" w:rsidRPr="007C4EA8" w:rsidDel="00CA397A" w:rsidRDefault="00573281">
      <w:pPr>
        <w:pStyle w:val="ListParagraph"/>
        <w:numPr>
          <w:ilvl w:val="1"/>
          <w:numId w:val="23"/>
        </w:numPr>
        <w:spacing w:before="120" w:after="120"/>
        <w:contextualSpacing w:val="0"/>
        <w:rPr>
          <w:del w:id="4656" w:author="Sekar Subramanian" w:date="2021-07-16T12:28:00Z"/>
          <w:rFonts w:asciiTheme="minorHAnsi" w:hAnsiTheme="minorHAnsi" w:cstheme="minorHAnsi"/>
          <w:sz w:val="28"/>
          <w:szCs w:val="28"/>
          <w:highlight w:val="yellow"/>
          <w:rPrChange w:id="4657" w:author="Sekar Subramanian" w:date="2021-07-16T13:10:00Z">
            <w:rPr>
              <w:del w:id="4658" w:author="Sekar Subramanian" w:date="2021-07-16T12:28:00Z"/>
              <w:rFonts w:asciiTheme="minorHAnsi" w:hAnsiTheme="minorHAnsi" w:cstheme="minorHAnsi"/>
              <w:sz w:val="28"/>
              <w:szCs w:val="22"/>
              <w:highlight w:val="yellow"/>
            </w:rPr>
          </w:rPrChange>
        </w:rPr>
        <w:pPrChange w:id="4659" w:author="Sekar Subramanian" w:date="2021-07-16T12:36:00Z">
          <w:pPr>
            <w:pStyle w:val="Default"/>
            <w:ind w:left="720"/>
          </w:pPr>
        </w:pPrChange>
      </w:pPr>
    </w:p>
    <w:p w14:paraId="47B0A5A0" w14:textId="2431FE8A" w:rsidR="00573281" w:rsidRPr="007C4EA8" w:rsidDel="00CA397A" w:rsidRDefault="00573281">
      <w:pPr>
        <w:pStyle w:val="ListParagraph"/>
        <w:numPr>
          <w:ilvl w:val="1"/>
          <w:numId w:val="23"/>
        </w:numPr>
        <w:spacing w:before="120" w:after="120"/>
        <w:contextualSpacing w:val="0"/>
        <w:rPr>
          <w:del w:id="4660" w:author="Sekar Subramanian" w:date="2021-07-16T12:28:00Z"/>
          <w:rFonts w:asciiTheme="minorHAnsi" w:hAnsiTheme="minorHAnsi" w:cstheme="minorHAnsi"/>
          <w:b/>
          <w:sz w:val="28"/>
          <w:szCs w:val="28"/>
          <w:highlight w:val="yellow"/>
          <w:u w:val="single"/>
          <w:rPrChange w:id="4661" w:author="Sekar Subramanian" w:date="2021-07-16T13:10:00Z">
            <w:rPr>
              <w:del w:id="4662" w:author="Sekar Subramanian" w:date="2021-07-16T12:28:00Z"/>
              <w:rFonts w:asciiTheme="minorHAnsi" w:hAnsiTheme="minorHAnsi" w:cstheme="minorHAnsi"/>
              <w:b/>
              <w:sz w:val="22"/>
              <w:szCs w:val="22"/>
              <w:highlight w:val="yellow"/>
              <w:u w:val="single"/>
            </w:rPr>
          </w:rPrChange>
        </w:rPr>
        <w:pPrChange w:id="4663" w:author="Sekar Subramanian" w:date="2021-07-16T12:36:00Z">
          <w:pPr>
            <w:pStyle w:val="Default"/>
            <w:ind w:left="720"/>
          </w:pPr>
        </w:pPrChange>
      </w:pPr>
    </w:p>
    <w:p w14:paraId="5ECED586" w14:textId="2CFEAA88" w:rsidR="00573281" w:rsidRPr="007C4EA8" w:rsidDel="00CA397A" w:rsidRDefault="00573281">
      <w:pPr>
        <w:pStyle w:val="ListParagraph"/>
        <w:numPr>
          <w:ilvl w:val="1"/>
          <w:numId w:val="23"/>
        </w:numPr>
        <w:spacing w:before="120" w:after="120"/>
        <w:contextualSpacing w:val="0"/>
        <w:rPr>
          <w:del w:id="4664" w:author="Sekar Subramanian" w:date="2021-07-16T12:28:00Z"/>
          <w:rFonts w:asciiTheme="minorHAnsi" w:hAnsiTheme="minorHAnsi" w:cstheme="minorHAnsi"/>
          <w:b/>
          <w:sz w:val="28"/>
          <w:szCs w:val="28"/>
          <w:highlight w:val="yellow"/>
          <w:u w:val="single"/>
          <w:rPrChange w:id="4665" w:author="Sekar Subramanian" w:date="2021-07-16T13:10:00Z">
            <w:rPr>
              <w:del w:id="4666" w:author="Sekar Subramanian" w:date="2021-07-16T12:28:00Z"/>
              <w:rFonts w:asciiTheme="minorHAnsi" w:hAnsiTheme="minorHAnsi" w:cstheme="minorHAnsi"/>
              <w:b/>
              <w:sz w:val="22"/>
              <w:szCs w:val="22"/>
              <w:highlight w:val="yellow"/>
              <w:u w:val="single"/>
            </w:rPr>
          </w:rPrChange>
        </w:rPr>
        <w:pPrChange w:id="4667" w:author="Sekar Subramanian" w:date="2021-07-16T12:36:00Z">
          <w:pPr>
            <w:pStyle w:val="Default"/>
            <w:ind w:left="720"/>
          </w:pPr>
        </w:pPrChange>
      </w:pPr>
    </w:p>
    <w:p w14:paraId="3FE24CD2" w14:textId="204C998F" w:rsidR="00573281" w:rsidRPr="007C4EA8" w:rsidDel="00CA397A" w:rsidRDefault="00573281">
      <w:pPr>
        <w:pStyle w:val="ListParagraph"/>
        <w:numPr>
          <w:ilvl w:val="1"/>
          <w:numId w:val="23"/>
        </w:numPr>
        <w:spacing w:before="120" w:after="120"/>
        <w:contextualSpacing w:val="0"/>
        <w:rPr>
          <w:del w:id="4668" w:author="Sekar Subramanian" w:date="2021-07-16T12:28:00Z"/>
          <w:rFonts w:asciiTheme="minorHAnsi" w:hAnsiTheme="minorHAnsi" w:cstheme="minorHAnsi"/>
          <w:sz w:val="28"/>
          <w:szCs w:val="28"/>
          <w:rPrChange w:id="4669" w:author="Sekar Subramanian" w:date="2021-07-16T13:10:00Z">
            <w:rPr>
              <w:del w:id="4670" w:author="Sekar Subramanian" w:date="2021-07-16T12:28:00Z"/>
              <w:rFonts w:asciiTheme="minorHAnsi" w:hAnsiTheme="minorHAnsi" w:cstheme="minorHAnsi"/>
              <w:sz w:val="22"/>
              <w:szCs w:val="22"/>
            </w:rPr>
          </w:rPrChange>
        </w:rPr>
        <w:pPrChange w:id="4671" w:author="Sekar Subramanian" w:date="2021-07-16T12:36:00Z">
          <w:pPr>
            <w:pStyle w:val="Default"/>
            <w:ind w:left="720"/>
          </w:pPr>
        </w:pPrChange>
      </w:pPr>
      <w:del w:id="4672" w:author="Sekar Subramanian" w:date="2021-07-16T12:28:00Z">
        <w:r w:rsidRPr="007C4EA8" w:rsidDel="00CA397A">
          <w:rPr>
            <w:rFonts w:cstheme="minorHAnsi"/>
            <w:sz w:val="28"/>
            <w:szCs w:val="28"/>
            <w:rPrChange w:id="4673" w:author="Sekar Subramanian" w:date="2021-07-16T13:10:00Z">
              <w:rPr>
                <w:rFonts w:cstheme="minorHAnsi"/>
              </w:rPr>
            </w:rPrChange>
          </w:rPr>
          <w:delText>The platform uses “R” statistical software to run Bayesian shrinkage model.</w:delText>
        </w:r>
      </w:del>
    </w:p>
    <w:p w14:paraId="67A9F7A4" w14:textId="0CC96E60" w:rsidR="00573281" w:rsidRPr="007C4EA8" w:rsidDel="00E40B5D" w:rsidRDefault="00573281">
      <w:pPr>
        <w:pStyle w:val="ListParagraph"/>
        <w:numPr>
          <w:ilvl w:val="1"/>
          <w:numId w:val="23"/>
        </w:numPr>
        <w:spacing w:before="120" w:after="120"/>
        <w:contextualSpacing w:val="0"/>
        <w:rPr>
          <w:del w:id="4674" w:author="Sekar Subramanian" w:date="2021-07-16T12:27:00Z"/>
          <w:rFonts w:asciiTheme="minorHAnsi" w:hAnsiTheme="minorHAnsi" w:cstheme="minorHAnsi"/>
          <w:sz w:val="28"/>
          <w:szCs w:val="28"/>
          <w:highlight w:val="yellow"/>
          <w:rPrChange w:id="4675" w:author="Sekar Subramanian" w:date="2021-07-16T13:10:00Z">
            <w:rPr>
              <w:del w:id="4676" w:author="Sekar Subramanian" w:date="2021-07-16T12:27:00Z"/>
              <w:rFonts w:asciiTheme="minorHAnsi" w:hAnsiTheme="minorHAnsi" w:cstheme="minorHAnsi"/>
              <w:sz w:val="22"/>
              <w:szCs w:val="22"/>
              <w:highlight w:val="yellow"/>
            </w:rPr>
          </w:rPrChange>
        </w:rPr>
        <w:pPrChange w:id="4677" w:author="Sekar Subramanian" w:date="2021-07-16T12:36:00Z">
          <w:pPr>
            <w:pStyle w:val="Default"/>
          </w:pPr>
        </w:pPrChange>
      </w:pPr>
    </w:p>
    <w:p w14:paraId="7E8E493B" w14:textId="35ABB873" w:rsidR="00573281" w:rsidRPr="007C4EA8" w:rsidDel="00CA397A" w:rsidRDefault="00573281">
      <w:pPr>
        <w:pStyle w:val="ListParagraph"/>
        <w:numPr>
          <w:ilvl w:val="1"/>
          <w:numId w:val="23"/>
        </w:numPr>
        <w:spacing w:before="120" w:after="120"/>
        <w:contextualSpacing w:val="0"/>
        <w:rPr>
          <w:del w:id="4678" w:author="Sekar Subramanian" w:date="2021-07-16T12:28:00Z"/>
          <w:rFonts w:asciiTheme="minorHAnsi" w:hAnsiTheme="minorHAnsi" w:cstheme="minorHAnsi"/>
          <w:sz w:val="28"/>
          <w:szCs w:val="28"/>
          <w:highlight w:val="yellow"/>
          <w:rPrChange w:id="4679" w:author="Sekar Subramanian" w:date="2021-07-16T13:10:00Z">
            <w:rPr>
              <w:del w:id="4680" w:author="Sekar Subramanian" w:date="2021-07-16T12:28:00Z"/>
              <w:rFonts w:asciiTheme="minorHAnsi" w:hAnsiTheme="minorHAnsi" w:cstheme="minorHAnsi"/>
              <w:sz w:val="22"/>
              <w:szCs w:val="22"/>
              <w:highlight w:val="yellow"/>
            </w:rPr>
          </w:rPrChange>
        </w:rPr>
        <w:pPrChange w:id="4681" w:author="Sekar Subramanian" w:date="2021-07-16T12:36:00Z">
          <w:pPr>
            <w:pStyle w:val="Default"/>
          </w:pPr>
        </w:pPrChange>
      </w:pPr>
    </w:p>
    <w:p w14:paraId="339C69E6" w14:textId="2FEEFD47" w:rsidR="00573281" w:rsidRPr="007C4EA8" w:rsidDel="00CA397A" w:rsidRDefault="00573281">
      <w:pPr>
        <w:pStyle w:val="ListParagraph"/>
        <w:numPr>
          <w:ilvl w:val="1"/>
          <w:numId w:val="23"/>
        </w:numPr>
        <w:spacing w:before="120" w:after="120"/>
        <w:contextualSpacing w:val="0"/>
        <w:rPr>
          <w:del w:id="4682" w:author="Sekar Subramanian" w:date="2021-07-16T12:28:00Z"/>
          <w:rFonts w:asciiTheme="minorHAnsi" w:hAnsiTheme="minorHAnsi" w:cstheme="minorHAnsi"/>
          <w:sz w:val="28"/>
          <w:szCs w:val="28"/>
          <w:highlight w:val="yellow"/>
          <w:rPrChange w:id="4683" w:author="Sekar Subramanian" w:date="2021-07-16T13:10:00Z">
            <w:rPr>
              <w:del w:id="4684" w:author="Sekar Subramanian" w:date="2021-07-16T12:28:00Z"/>
              <w:rFonts w:asciiTheme="minorHAnsi" w:hAnsiTheme="minorHAnsi" w:cstheme="minorHAnsi"/>
              <w:sz w:val="22"/>
              <w:szCs w:val="22"/>
              <w:highlight w:val="yellow"/>
            </w:rPr>
          </w:rPrChange>
        </w:rPr>
        <w:pPrChange w:id="4685" w:author="Sekar Subramanian" w:date="2021-07-16T12:36:00Z">
          <w:pPr>
            <w:pStyle w:val="Default"/>
          </w:pPr>
        </w:pPrChange>
      </w:pPr>
      <w:del w:id="4686" w:author="Sekar Subramanian" w:date="2021-07-16T12:28:00Z">
        <w:r w:rsidRPr="007C4EA8" w:rsidDel="00CA397A">
          <w:rPr>
            <w:rFonts w:asciiTheme="minorHAnsi" w:hAnsiTheme="minorHAnsi" w:cstheme="minorHAnsi"/>
            <w:noProof/>
            <w:sz w:val="28"/>
            <w:szCs w:val="28"/>
            <w:rPrChange w:id="4687" w:author="Sekar Subramanian" w:date="2021-07-16T13:10:00Z">
              <w:rPr>
                <w:noProof/>
              </w:rPr>
            </w:rPrChange>
          </w:rPr>
          <w:drawing>
            <wp:inline distT="0" distB="0" distL="0" distR="0" wp14:anchorId="58987AA5" wp14:editId="6D2884BF">
              <wp:extent cx="5925184" cy="274383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925184" cy="2743835"/>
                      </a:xfrm>
                      <a:prstGeom prst="rect">
                        <a:avLst/>
                      </a:prstGeom>
                    </pic:spPr>
                  </pic:pic>
                </a:graphicData>
              </a:graphic>
            </wp:inline>
          </w:drawing>
        </w:r>
      </w:del>
    </w:p>
    <w:p w14:paraId="12977400" w14:textId="7E776AD3" w:rsidR="00573281" w:rsidRPr="007C4EA8" w:rsidDel="00CA397A" w:rsidRDefault="00573281">
      <w:pPr>
        <w:pStyle w:val="ListParagraph"/>
        <w:numPr>
          <w:ilvl w:val="1"/>
          <w:numId w:val="23"/>
        </w:numPr>
        <w:spacing w:before="120" w:after="120"/>
        <w:contextualSpacing w:val="0"/>
        <w:rPr>
          <w:del w:id="4688" w:author="Sekar Subramanian" w:date="2021-07-16T12:28:00Z"/>
          <w:rFonts w:asciiTheme="minorHAnsi" w:hAnsiTheme="minorHAnsi" w:cstheme="minorHAnsi"/>
          <w:sz w:val="28"/>
          <w:szCs w:val="28"/>
          <w:highlight w:val="yellow"/>
          <w:rPrChange w:id="4689" w:author="Sekar Subramanian" w:date="2021-07-16T13:10:00Z">
            <w:rPr>
              <w:del w:id="4690" w:author="Sekar Subramanian" w:date="2021-07-16T12:28:00Z"/>
              <w:rFonts w:asciiTheme="minorHAnsi" w:hAnsiTheme="minorHAnsi" w:cstheme="minorHAnsi"/>
              <w:sz w:val="22"/>
              <w:szCs w:val="22"/>
              <w:highlight w:val="yellow"/>
            </w:rPr>
          </w:rPrChange>
        </w:rPr>
        <w:pPrChange w:id="4691" w:author="Sekar Subramanian" w:date="2021-07-16T12:36:00Z">
          <w:pPr>
            <w:pStyle w:val="Default"/>
          </w:pPr>
        </w:pPrChange>
      </w:pPr>
    </w:p>
    <w:p w14:paraId="5749D680" w14:textId="464A1F48" w:rsidR="00573281" w:rsidRPr="007C4EA8" w:rsidDel="00CA397A" w:rsidRDefault="00573281">
      <w:pPr>
        <w:pStyle w:val="ListParagraph"/>
        <w:numPr>
          <w:ilvl w:val="1"/>
          <w:numId w:val="23"/>
        </w:numPr>
        <w:spacing w:before="120" w:after="120"/>
        <w:contextualSpacing w:val="0"/>
        <w:rPr>
          <w:del w:id="4692" w:author="Sekar Subramanian" w:date="2021-07-16T12:28:00Z"/>
          <w:rFonts w:asciiTheme="minorHAnsi" w:hAnsiTheme="minorHAnsi" w:cstheme="minorHAnsi"/>
          <w:sz w:val="28"/>
          <w:szCs w:val="28"/>
          <w:highlight w:val="yellow"/>
          <w:rPrChange w:id="4693" w:author="Sekar Subramanian" w:date="2021-07-16T13:10:00Z">
            <w:rPr>
              <w:del w:id="4694" w:author="Sekar Subramanian" w:date="2021-07-16T12:28:00Z"/>
              <w:rFonts w:asciiTheme="minorHAnsi" w:hAnsiTheme="minorHAnsi" w:cstheme="minorHAnsi"/>
              <w:sz w:val="22"/>
              <w:szCs w:val="22"/>
              <w:highlight w:val="yellow"/>
            </w:rPr>
          </w:rPrChange>
        </w:rPr>
        <w:pPrChange w:id="4695" w:author="Sekar Subramanian" w:date="2021-07-16T12:36:00Z">
          <w:pPr>
            <w:pStyle w:val="Default"/>
          </w:pPr>
        </w:pPrChange>
      </w:pPr>
    </w:p>
    <w:p w14:paraId="46B6D6AC" w14:textId="249EE619" w:rsidR="00573281" w:rsidRPr="007C4EA8" w:rsidDel="00CA397A" w:rsidRDefault="00573281">
      <w:pPr>
        <w:pStyle w:val="ListParagraph"/>
        <w:numPr>
          <w:ilvl w:val="1"/>
          <w:numId w:val="23"/>
        </w:numPr>
        <w:spacing w:before="120" w:after="120"/>
        <w:contextualSpacing w:val="0"/>
        <w:rPr>
          <w:del w:id="4696" w:author="Sekar Subramanian" w:date="2021-07-16T12:28:00Z"/>
          <w:rFonts w:asciiTheme="minorHAnsi" w:hAnsiTheme="minorHAnsi" w:cstheme="minorHAnsi"/>
          <w:sz w:val="28"/>
          <w:szCs w:val="28"/>
          <w:highlight w:val="yellow"/>
          <w:rPrChange w:id="4697" w:author="Sekar Subramanian" w:date="2021-07-16T13:10:00Z">
            <w:rPr>
              <w:del w:id="4698" w:author="Sekar Subramanian" w:date="2021-07-16T12:28:00Z"/>
              <w:rFonts w:asciiTheme="minorHAnsi" w:hAnsiTheme="minorHAnsi" w:cstheme="minorHAnsi"/>
              <w:sz w:val="22"/>
              <w:szCs w:val="22"/>
              <w:highlight w:val="yellow"/>
            </w:rPr>
          </w:rPrChange>
        </w:rPr>
        <w:pPrChange w:id="4699" w:author="Sekar Subramanian" w:date="2021-07-16T12:36:00Z">
          <w:pPr>
            <w:pStyle w:val="Default"/>
          </w:pPr>
        </w:pPrChange>
      </w:pPr>
    </w:p>
    <w:p w14:paraId="6F566D15" w14:textId="2C2501D7" w:rsidR="00573281" w:rsidRPr="007C4EA8" w:rsidDel="00CA397A" w:rsidRDefault="00573281">
      <w:pPr>
        <w:pStyle w:val="ListParagraph"/>
        <w:numPr>
          <w:ilvl w:val="1"/>
          <w:numId w:val="23"/>
        </w:numPr>
        <w:spacing w:before="120" w:after="120"/>
        <w:contextualSpacing w:val="0"/>
        <w:rPr>
          <w:del w:id="4700" w:author="Sekar Subramanian" w:date="2021-07-16T12:28:00Z"/>
          <w:rFonts w:asciiTheme="minorHAnsi" w:hAnsiTheme="minorHAnsi" w:cstheme="minorHAnsi"/>
          <w:b/>
          <w:sz w:val="28"/>
          <w:szCs w:val="28"/>
          <w:u w:val="single"/>
          <w:rPrChange w:id="4701" w:author="Sekar Subramanian" w:date="2021-07-16T13:10:00Z">
            <w:rPr>
              <w:del w:id="4702" w:author="Sekar Subramanian" w:date="2021-07-16T12:28:00Z"/>
              <w:rFonts w:asciiTheme="minorHAnsi" w:hAnsiTheme="minorHAnsi" w:cstheme="minorHAnsi"/>
              <w:b/>
              <w:sz w:val="22"/>
              <w:szCs w:val="22"/>
              <w:u w:val="single"/>
            </w:rPr>
          </w:rPrChange>
        </w:rPr>
        <w:pPrChange w:id="4703" w:author="Sekar Subramanian" w:date="2021-07-16T12:36:00Z">
          <w:pPr>
            <w:pStyle w:val="Default"/>
            <w:numPr>
              <w:numId w:val="20"/>
            </w:numPr>
            <w:ind w:left="1080" w:hanging="360"/>
          </w:pPr>
        </w:pPrChange>
      </w:pPr>
      <w:del w:id="4704" w:author="Sekar Subramanian" w:date="2021-07-16T12:28:00Z">
        <w:r w:rsidRPr="007C4EA8" w:rsidDel="00CA397A">
          <w:rPr>
            <w:rStyle w:val="Heading3Char"/>
            <w:rFonts w:asciiTheme="minorHAnsi" w:hAnsiTheme="minorHAnsi" w:cstheme="minorHAnsi"/>
            <w:b/>
            <w:color w:val="000000" w:themeColor="text1"/>
            <w:sz w:val="28"/>
            <w:szCs w:val="28"/>
            <w:highlight w:val="yellow"/>
            <w:u w:val="single"/>
            <w:rPrChange w:id="4705" w:author="Sekar Subramanian" w:date="2021-07-16T13:10:00Z">
              <w:rPr>
                <w:rStyle w:val="Heading3Char"/>
                <w:rFonts w:asciiTheme="minorHAnsi" w:hAnsiTheme="minorHAnsi" w:cstheme="minorHAnsi"/>
                <w:b/>
                <w:color w:val="000000" w:themeColor="text1"/>
                <w:sz w:val="22"/>
                <w:szCs w:val="22"/>
                <w:highlight w:val="yellow"/>
                <w:u w:val="single"/>
              </w:rPr>
            </w:rPrChange>
          </w:rPr>
          <w:delText xml:space="preserve"> </w:delText>
        </w:r>
        <w:bookmarkStart w:id="4706" w:name="_Toc464630138"/>
        <w:r w:rsidRPr="007C4EA8" w:rsidDel="00CA397A">
          <w:rPr>
            <w:rStyle w:val="Heading3Char"/>
            <w:rFonts w:asciiTheme="minorHAnsi" w:hAnsiTheme="minorHAnsi" w:cstheme="minorHAnsi"/>
            <w:b/>
            <w:color w:val="000000" w:themeColor="text1"/>
            <w:sz w:val="28"/>
            <w:szCs w:val="28"/>
            <w:u w:val="single"/>
            <w:rPrChange w:id="4707" w:author="Sekar Subramanian" w:date="2021-07-16T13:10:00Z">
              <w:rPr>
                <w:rStyle w:val="Heading3Char"/>
                <w:rFonts w:asciiTheme="minorHAnsi" w:hAnsiTheme="minorHAnsi" w:cstheme="minorHAnsi"/>
                <w:b/>
                <w:color w:val="000000" w:themeColor="text1"/>
                <w:sz w:val="22"/>
                <w:szCs w:val="22"/>
                <w:u w:val="single"/>
              </w:rPr>
            </w:rPrChange>
          </w:rPr>
          <w:delText>Bayesian Priors</w:delText>
        </w:r>
        <w:bookmarkEnd w:id="4706"/>
      </w:del>
    </w:p>
    <w:p w14:paraId="61A3AE58" w14:textId="22C46EA6" w:rsidR="00573281" w:rsidRPr="007C4EA8" w:rsidDel="00CA397A" w:rsidRDefault="00573281">
      <w:pPr>
        <w:pStyle w:val="ListParagraph"/>
        <w:numPr>
          <w:ilvl w:val="1"/>
          <w:numId w:val="23"/>
        </w:numPr>
        <w:spacing w:before="120" w:after="120"/>
        <w:contextualSpacing w:val="0"/>
        <w:rPr>
          <w:del w:id="4708" w:author="Sekar Subramanian" w:date="2021-07-16T12:28:00Z"/>
          <w:rFonts w:asciiTheme="minorHAnsi" w:hAnsiTheme="minorHAnsi" w:cstheme="minorHAnsi"/>
          <w:b/>
          <w:sz w:val="28"/>
          <w:szCs w:val="28"/>
          <w:u w:val="single"/>
          <w:rPrChange w:id="4709" w:author="Sekar Subramanian" w:date="2021-07-16T13:10:00Z">
            <w:rPr>
              <w:del w:id="4710" w:author="Sekar Subramanian" w:date="2021-07-16T12:28:00Z"/>
              <w:rFonts w:asciiTheme="minorHAnsi" w:hAnsiTheme="minorHAnsi" w:cstheme="minorHAnsi"/>
              <w:b/>
              <w:sz w:val="22"/>
              <w:szCs w:val="22"/>
              <w:u w:val="single"/>
            </w:rPr>
          </w:rPrChange>
        </w:rPr>
        <w:pPrChange w:id="4711" w:author="Sekar Subramanian" w:date="2021-07-16T12:36:00Z">
          <w:pPr>
            <w:pStyle w:val="Default"/>
          </w:pPr>
        </w:pPrChange>
      </w:pPr>
    </w:p>
    <w:p w14:paraId="5F645F93" w14:textId="36F53584" w:rsidR="00573281" w:rsidRPr="007C4EA8" w:rsidDel="00CA397A" w:rsidRDefault="00573281">
      <w:pPr>
        <w:pStyle w:val="ListParagraph"/>
        <w:numPr>
          <w:ilvl w:val="1"/>
          <w:numId w:val="23"/>
        </w:numPr>
        <w:spacing w:before="120" w:after="120"/>
        <w:contextualSpacing w:val="0"/>
        <w:rPr>
          <w:del w:id="4712" w:author="Sekar Subramanian" w:date="2021-07-16T12:28:00Z"/>
          <w:rFonts w:asciiTheme="minorHAnsi" w:hAnsiTheme="minorHAnsi" w:cstheme="minorHAnsi"/>
          <w:sz w:val="28"/>
          <w:szCs w:val="28"/>
          <w:rPrChange w:id="4713" w:author="Sekar Subramanian" w:date="2021-07-16T13:10:00Z">
            <w:rPr>
              <w:del w:id="4714" w:author="Sekar Subramanian" w:date="2021-07-16T12:28:00Z"/>
              <w:rFonts w:asciiTheme="minorHAnsi" w:hAnsiTheme="minorHAnsi" w:cstheme="minorHAnsi"/>
              <w:sz w:val="22"/>
              <w:szCs w:val="22"/>
            </w:rPr>
          </w:rPrChange>
        </w:rPr>
        <w:pPrChange w:id="4715" w:author="Sekar Subramanian" w:date="2021-07-16T12:36:00Z">
          <w:pPr>
            <w:pStyle w:val="Default"/>
          </w:pPr>
        </w:pPrChange>
      </w:pPr>
      <w:del w:id="4716" w:author="Sekar Subramanian" w:date="2021-07-16T12:28:00Z">
        <w:r w:rsidRPr="007C4EA8" w:rsidDel="00CA397A">
          <w:rPr>
            <w:rFonts w:cstheme="minorHAnsi"/>
            <w:sz w:val="28"/>
            <w:szCs w:val="28"/>
            <w:rPrChange w:id="4717" w:author="Sekar Subramanian" w:date="2021-07-16T13:10:00Z">
              <w:rPr>
                <w:rFonts w:cstheme="minorHAnsi"/>
              </w:rPr>
            </w:rPrChange>
          </w:rPr>
          <w:delText>Often, the dataset at hand contains all the information that is available and needed to create an accurate demand model. Most clients have access to prior information that was distilled from other data sources and should be incorporated into demand models. Bayesian Estimation techniques are the best understood and most consistent tools to incorporate that information.</w:delText>
        </w:r>
      </w:del>
    </w:p>
    <w:p w14:paraId="28B3830A" w14:textId="269C0F80" w:rsidR="00573281" w:rsidRPr="007C4EA8" w:rsidDel="00E40B5D" w:rsidRDefault="00573281">
      <w:pPr>
        <w:pStyle w:val="ListParagraph"/>
        <w:numPr>
          <w:ilvl w:val="1"/>
          <w:numId w:val="23"/>
        </w:numPr>
        <w:spacing w:before="120" w:after="120"/>
        <w:contextualSpacing w:val="0"/>
        <w:rPr>
          <w:del w:id="4718" w:author="Sekar Subramanian" w:date="2021-07-16T12:27:00Z"/>
          <w:rFonts w:asciiTheme="minorHAnsi" w:hAnsiTheme="minorHAnsi" w:cstheme="minorHAnsi"/>
          <w:b/>
          <w:sz w:val="28"/>
          <w:szCs w:val="28"/>
          <w:u w:val="single"/>
          <w:rPrChange w:id="4719" w:author="Sekar Subramanian" w:date="2021-07-16T13:10:00Z">
            <w:rPr>
              <w:del w:id="4720" w:author="Sekar Subramanian" w:date="2021-07-16T12:27:00Z"/>
              <w:rFonts w:asciiTheme="minorHAnsi" w:hAnsiTheme="minorHAnsi" w:cstheme="minorHAnsi"/>
              <w:b/>
              <w:sz w:val="22"/>
              <w:szCs w:val="22"/>
              <w:u w:val="single"/>
            </w:rPr>
          </w:rPrChange>
        </w:rPr>
        <w:pPrChange w:id="4721" w:author="Sekar Subramanian" w:date="2021-07-16T12:36:00Z">
          <w:pPr>
            <w:pStyle w:val="Default"/>
          </w:pPr>
        </w:pPrChange>
      </w:pPr>
    </w:p>
    <w:p w14:paraId="09B6DB0C" w14:textId="62A8CCCE" w:rsidR="00573281" w:rsidRPr="007C4EA8" w:rsidDel="00CA397A" w:rsidRDefault="00573281">
      <w:pPr>
        <w:pStyle w:val="ListParagraph"/>
        <w:numPr>
          <w:ilvl w:val="1"/>
          <w:numId w:val="23"/>
        </w:numPr>
        <w:spacing w:before="120" w:after="120"/>
        <w:contextualSpacing w:val="0"/>
        <w:rPr>
          <w:del w:id="4722" w:author="Sekar Subramanian" w:date="2021-07-16T12:28:00Z"/>
          <w:rFonts w:asciiTheme="minorHAnsi" w:hAnsiTheme="minorHAnsi" w:cstheme="minorHAnsi"/>
          <w:iCs/>
          <w:sz w:val="28"/>
          <w:szCs w:val="28"/>
          <w:rPrChange w:id="4723" w:author="Sekar Subramanian" w:date="2021-07-16T13:10:00Z">
            <w:rPr>
              <w:del w:id="4724" w:author="Sekar Subramanian" w:date="2021-07-16T12:28:00Z"/>
              <w:rFonts w:asciiTheme="minorHAnsi" w:hAnsiTheme="minorHAnsi" w:cstheme="minorHAnsi"/>
              <w:iCs/>
              <w:sz w:val="22"/>
              <w:szCs w:val="22"/>
            </w:rPr>
          </w:rPrChange>
        </w:rPr>
        <w:pPrChange w:id="4725" w:author="Sekar Subramanian" w:date="2021-07-16T12:36:00Z">
          <w:pPr>
            <w:pStyle w:val="Default"/>
          </w:pPr>
        </w:pPrChange>
      </w:pPr>
      <w:del w:id="4726" w:author="Sekar Subramanian" w:date="2021-07-16T12:28:00Z">
        <w:r w:rsidRPr="007C4EA8" w:rsidDel="00CA397A">
          <w:rPr>
            <w:rFonts w:cstheme="minorHAnsi"/>
            <w:sz w:val="28"/>
            <w:szCs w:val="28"/>
            <w:rPrChange w:id="4727" w:author="Sekar Subramanian" w:date="2021-07-16T13:10:00Z">
              <w:rPr>
                <w:rFonts w:cstheme="minorHAnsi"/>
              </w:rPr>
            </w:rPrChange>
          </w:rPr>
          <w:delText xml:space="preserve">The platform allows use of Bayesian priors at the measure level to include in the model. </w:delText>
        </w:r>
        <w:r w:rsidRPr="007C4EA8" w:rsidDel="00CA397A">
          <w:rPr>
            <w:rFonts w:cstheme="minorHAnsi"/>
            <w:iCs/>
            <w:sz w:val="28"/>
            <w:szCs w:val="28"/>
            <w:rPrChange w:id="4728" w:author="Sekar Subramanian" w:date="2021-07-16T13:10:00Z">
              <w:rPr>
                <w:rFonts w:cstheme="minorHAnsi"/>
                <w:iCs/>
              </w:rPr>
            </w:rPrChange>
          </w:rPr>
          <w:delText xml:space="preserve">Analytic Edge recommends using </w:delText>
        </w:r>
        <w:r w:rsidRPr="007C4EA8" w:rsidDel="00CA397A">
          <w:rPr>
            <w:rFonts w:cstheme="minorHAnsi"/>
            <w:b/>
            <w:bCs/>
            <w:iCs/>
            <w:sz w:val="28"/>
            <w:szCs w:val="28"/>
            <w:rPrChange w:id="4729" w:author="Sekar Subramanian" w:date="2021-07-16T13:10:00Z">
              <w:rPr>
                <w:rFonts w:cstheme="minorHAnsi"/>
                <w:b/>
                <w:bCs/>
                <w:iCs/>
              </w:rPr>
            </w:rPrChange>
          </w:rPr>
          <w:delText xml:space="preserve">weighted priors </w:delText>
        </w:r>
        <w:r w:rsidRPr="007C4EA8" w:rsidDel="00CA397A">
          <w:rPr>
            <w:rFonts w:cstheme="minorHAnsi"/>
            <w:iCs/>
            <w:sz w:val="28"/>
            <w:szCs w:val="28"/>
            <w:rPrChange w:id="4730" w:author="Sekar Subramanian" w:date="2021-07-16T13:10:00Z">
              <w:rPr>
                <w:rFonts w:cstheme="minorHAnsi"/>
                <w:iCs/>
              </w:rPr>
            </w:rPrChange>
          </w:rPr>
          <w:delText>derived by weighting past estimates and estimates from new data.  These weighted priors must be within the distribution/standard deviation of the fixed effects estimates from the new data.</w:delText>
        </w:r>
      </w:del>
    </w:p>
    <w:p w14:paraId="46FE089E" w14:textId="4C0B64EF" w:rsidR="00573281" w:rsidRPr="007C4EA8" w:rsidDel="00E40B5D" w:rsidRDefault="00573281">
      <w:pPr>
        <w:pStyle w:val="ListParagraph"/>
        <w:numPr>
          <w:ilvl w:val="1"/>
          <w:numId w:val="23"/>
        </w:numPr>
        <w:spacing w:before="120" w:after="120"/>
        <w:contextualSpacing w:val="0"/>
        <w:rPr>
          <w:del w:id="4731" w:author="Sekar Subramanian" w:date="2021-07-16T12:27:00Z"/>
          <w:rFonts w:asciiTheme="minorHAnsi" w:hAnsiTheme="minorHAnsi" w:cstheme="minorHAnsi"/>
          <w:b/>
          <w:sz w:val="28"/>
          <w:szCs w:val="28"/>
          <w:u w:val="single"/>
          <w:rPrChange w:id="4732" w:author="Sekar Subramanian" w:date="2021-07-16T13:10:00Z">
            <w:rPr>
              <w:del w:id="4733" w:author="Sekar Subramanian" w:date="2021-07-16T12:27:00Z"/>
              <w:rFonts w:asciiTheme="minorHAnsi" w:hAnsiTheme="minorHAnsi" w:cstheme="minorHAnsi"/>
              <w:b/>
              <w:sz w:val="22"/>
              <w:szCs w:val="22"/>
              <w:u w:val="single"/>
            </w:rPr>
          </w:rPrChange>
        </w:rPr>
        <w:pPrChange w:id="4734" w:author="Sekar Subramanian" w:date="2021-07-16T12:36:00Z">
          <w:pPr>
            <w:pStyle w:val="Default"/>
          </w:pPr>
        </w:pPrChange>
      </w:pPr>
    </w:p>
    <w:p w14:paraId="1A9D6427" w14:textId="45032E67" w:rsidR="00573281" w:rsidRPr="007C4EA8" w:rsidDel="00CA397A" w:rsidRDefault="003A6C2E">
      <w:pPr>
        <w:pStyle w:val="ListParagraph"/>
        <w:numPr>
          <w:ilvl w:val="1"/>
          <w:numId w:val="23"/>
        </w:numPr>
        <w:spacing w:before="120" w:after="120"/>
        <w:contextualSpacing w:val="0"/>
        <w:rPr>
          <w:del w:id="4735" w:author="Sekar Subramanian" w:date="2021-07-16T12:28:00Z"/>
          <w:rFonts w:asciiTheme="minorHAnsi" w:hAnsiTheme="minorHAnsi" w:cstheme="minorHAnsi"/>
          <w:b/>
          <w:sz w:val="28"/>
          <w:szCs w:val="28"/>
          <w:u w:val="single"/>
          <w:rPrChange w:id="4736" w:author="Sekar Subramanian" w:date="2021-07-16T13:10:00Z">
            <w:rPr>
              <w:del w:id="4737" w:author="Sekar Subramanian" w:date="2021-07-16T12:28:00Z"/>
              <w:rFonts w:asciiTheme="minorHAnsi" w:hAnsiTheme="minorHAnsi" w:cstheme="minorHAnsi"/>
              <w:b/>
              <w:sz w:val="22"/>
              <w:szCs w:val="22"/>
              <w:u w:val="single"/>
            </w:rPr>
          </w:rPrChange>
        </w:rPr>
        <w:pPrChange w:id="4738" w:author="Sekar Subramanian" w:date="2021-07-16T12:36:00Z">
          <w:pPr>
            <w:pStyle w:val="Default"/>
          </w:pPr>
        </w:pPrChange>
      </w:pPr>
      <w:del w:id="4739" w:author="Sekar Subramanian" w:date="2021-07-16T12:28:00Z">
        <w:r>
          <w:rPr>
            <w:rFonts w:cstheme="minorHAnsi"/>
            <w:b/>
            <w:noProof/>
            <w:sz w:val="28"/>
            <w:szCs w:val="28"/>
            <w:u w:val="single"/>
            <w:lang w:val="en-IN" w:eastAsia="en-IN"/>
          </w:rPr>
          <w:pict w14:anchorId="7A42DE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3" o:spid="_x0000_s1032" type="#_x0000_t75" style="position:absolute;left:0;text-align:left;margin-left:-5.3pt;margin-top:10.85pt;width:261pt;height:80pt;z-index:251665408;visibility:visible">
              <v:imagedata r:id="rId32" o:title=""/>
            </v:shape>
          </w:pict>
        </w:r>
      </w:del>
    </w:p>
    <w:p w14:paraId="2317DBF9" w14:textId="2617F3A5" w:rsidR="00573281" w:rsidRPr="007C4EA8" w:rsidDel="00CA397A" w:rsidRDefault="00573281">
      <w:pPr>
        <w:pStyle w:val="ListParagraph"/>
        <w:numPr>
          <w:ilvl w:val="1"/>
          <w:numId w:val="23"/>
        </w:numPr>
        <w:spacing w:before="120" w:after="120"/>
        <w:contextualSpacing w:val="0"/>
        <w:rPr>
          <w:del w:id="4740" w:author="Sekar Subramanian" w:date="2021-07-16T12:28:00Z"/>
          <w:rFonts w:asciiTheme="minorHAnsi" w:hAnsiTheme="minorHAnsi" w:cstheme="minorHAnsi"/>
          <w:b/>
          <w:sz w:val="28"/>
          <w:szCs w:val="28"/>
          <w:u w:val="single"/>
          <w:rPrChange w:id="4741" w:author="Sekar Subramanian" w:date="2021-07-16T13:10:00Z">
            <w:rPr>
              <w:del w:id="4742" w:author="Sekar Subramanian" w:date="2021-07-16T12:28:00Z"/>
              <w:rFonts w:asciiTheme="minorHAnsi" w:hAnsiTheme="minorHAnsi" w:cstheme="minorHAnsi"/>
              <w:b/>
              <w:sz w:val="22"/>
              <w:szCs w:val="22"/>
              <w:u w:val="single"/>
            </w:rPr>
          </w:rPrChange>
        </w:rPr>
        <w:pPrChange w:id="4743" w:author="Sekar Subramanian" w:date="2021-07-16T12:36:00Z">
          <w:pPr>
            <w:pStyle w:val="Default"/>
          </w:pPr>
        </w:pPrChange>
      </w:pPr>
    </w:p>
    <w:p w14:paraId="655EB4F3" w14:textId="7FEAD828" w:rsidR="00573281" w:rsidRPr="007C4EA8" w:rsidDel="00CA397A" w:rsidRDefault="00573281">
      <w:pPr>
        <w:pStyle w:val="ListParagraph"/>
        <w:numPr>
          <w:ilvl w:val="1"/>
          <w:numId w:val="23"/>
        </w:numPr>
        <w:spacing w:before="120" w:after="120"/>
        <w:contextualSpacing w:val="0"/>
        <w:rPr>
          <w:del w:id="4744" w:author="Sekar Subramanian" w:date="2021-07-16T12:28:00Z"/>
          <w:rFonts w:asciiTheme="minorHAnsi" w:hAnsiTheme="minorHAnsi" w:cstheme="minorHAnsi"/>
          <w:b/>
          <w:sz w:val="28"/>
          <w:szCs w:val="28"/>
          <w:u w:val="single"/>
          <w:rPrChange w:id="4745" w:author="Sekar Subramanian" w:date="2021-07-16T13:10:00Z">
            <w:rPr>
              <w:del w:id="4746" w:author="Sekar Subramanian" w:date="2021-07-16T12:28:00Z"/>
              <w:rFonts w:asciiTheme="minorHAnsi" w:hAnsiTheme="minorHAnsi" w:cstheme="minorHAnsi"/>
              <w:b/>
              <w:sz w:val="22"/>
              <w:szCs w:val="22"/>
              <w:u w:val="single"/>
            </w:rPr>
          </w:rPrChange>
        </w:rPr>
        <w:pPrChange w:id="4747" w:author="Sekar Subramanian" w:date="2021-07-16T12:36:00Z">
          <w:pPr>
            <w:pStyle w:val="Default"/>
          </w:pPr>
        </w:pPrChange>
      </w:pPr>
    </w:p>
    <w:p w14:paraId="7D50B1C7" w14:textId="6F7360DA" w:rsidR="00573281" w:rsidRPr="007C4EA8" w:rsidDel="00CA397A" w:rsidRDefault="00573281">
      <w:pPr>
        <w:pStyle w:val="ListParagraph"/>
        <w:numPr>
          <w:ilvl w:val="1"/>
          <w:numId w:val="23"/>
        </w:numPr>
        <w:spacing w:before="120" w:after="120"/>
        <w:contextualSpacing w:val="0"/>
        <w:rPr>
          <w:del w:id="4748" w:author="Sekar Subramanian" w:date="2021-07-16T12:28:00Z"/>
          <w:rFonts w:asciiTheme="minorHAnsi" w:hAnsiTheme="minorHAnsi" w:cstheme="minorHAnsi"/>
          <w:b/>
          <w:sz w:val="28"/>
          <w:szCs w:val="28"/>
          <w:u w:val="single"/>
          <w:rPrChange w:id="4749" w:author="Sekar Subramanian" w:date="2021-07-16T13:10:00Z">
            <w:rPr>
              <w:del w:id="4750" w:author="Sekar Subramanian" w:date="2021-07-16T12:28:00Z"/>
              <w:rFonts w:asciiTheme="minorHAnsi" w:hAnsiTheme="minorHAnsi" w:cstheme="minorHAnsi"/>
              <w:b/>
              <w:sz w:val="22"/>
              <w:szCs w:val="22"/>
              <w:u w:val="single"/>
            </w:rPr>
          </w:rPrChange>
        </w:rPr>
        <w:pPrChange w:id="4751" w:author="Sekar Subramanian" w:date="2021-07-16T12:36:00Z">
          <w:pPr>
            <w:pStyle w:val="Default"/>
          </w:pPr>
        </w:pPrChange>
      </w:pPr>
    </w:p>
    <w:p w14:paraId="1BC127E4" w14:textId="385781CF" w:rsidR="00573281" w:rsidRPr="007C4EA8" w:rsidDel="00CA397A" w:rsidRDefault="00573281">
      <w:pPr>
        <w:pStyle w:val="ListParagraph"/>
        <w:numPr>
          <w:ilvl w:val="1"/>
          <w:numId w:val="23"/>
        </w:numPr>
        <w:spacing w:before="120" w:after="120"/>
        <w:contextualSpacing w:val="0"/>
        <w:rPr>
          <w:del w:id="4752" w:author="Sekar Subramanian" w:date="2021-07-16T12:28:00Z"/>
          <w:rFonts w:asciiTheme="minorHAnsi" w:hAnsiTheme="minorHAnsi" w:cstheme="minorHAnsi"/>
          <w:b/>
          <w:sz w:val="28"/>
          <w:szCs w:val="28"/>
          <w:u w:val="single"/>
          <w:rPrChange w:id="4753" w:author="Sekar Subramanian" w:date="2021-07-16T13:10:00Z">
            <w:rPr>
              <w:del w:id="4754" w:author="Sekar Subramanian" w:date="2021-07-16T12:28:00Z"/>
              <w:rFonts w:asciiTheme="minorHAnsi" w:hAnsiTheme="minorHAnsi" w:cstheme="minorHAnsi"/>
              <w:b/>
              <w:sz w:val="22"/>
              <w:szCs w:val="22"/>
              <w:u w:val="single"/>
            </w:rPr>
          </w:rPrChange>
        </w:rPr>
        <w:pPrChange w:id="4755" w:author="Sekar Subramanian" w:date="2021-07-16T12:36:00Z">
          <w:pPr>
            <w:pStyle w:val="Default"/>
          </w:pPr>
        </w:pPrChange>
      </w:pPr>
    </w:p>
    <w:p w14:paraId="5C240E66" w14:textId="101BAA5C" w:rsidR="00573281" w:rsidRPr="007C4EA8" w:rsidDel="00CA397A" w:rsidRDefault="00573281">
      <w:pPr>
        <w:pStyle w:val="ListParagraph"/>
        <w:numPr>
          <w:ilvl w:val="1"/>
          <w:numId w:val="23"/>
        </w:numPr>
        <w:spacing w:before="120" w:after="120"/>
        <w:contextualSpacing w:val="0"/>
        <w:rPr>
          <w:del w:id="4756" w:author="Sekar Subramanian" w:date="2021-07-16T12:28:00Z"/>
          <w:rFonts w:asciiTheme="minorHAnsi" w:hAnsiTheme="minorHAnsi" w:cstheme="minorHAnsi"/>
          <w:b/>
          <w:sz w:val="28"/>
          <w:szCs w:val="28"/>
          <w:u w:val="single"/>
          <w:rPrChange w:id="4757" w:author="Sekar Subramanian" w:date="2021-07-16T13:10:00Z">
            <w:rPr>
              <w:del w:id="4758" w:author="Sekar Subramanian" w:date="2021-07-16T12:28:00Z"/>
              <w:rFonts w:asciiTheme="minorHAnsi" w:hAnsiTheme="minorHAnsi" w:cstheme="minorHAnsi"/>
              <w:b/>
              <w:sz w:val="22"/>
              <w:szCs w:val="22"/>
              <w:u w:val="single"/>
            </w:rPr>
          </w:rPrChange>
        </w:rPr>
        <w:pPrChange w:id="4759" w:author="Sekar Subramanian" w:date="2021-07-16T12:36:00Z">
          <w:pPr>
            <w:pStyle w:val="Default"/>
          </w:pPr>
        </w:pPrChange>
      </w:pPr>
    </w:p>
    <w:p w14:paraId="6E493E36" w14:textId="10633BD4" w:rsidR="00573281" w:rsidRPr="007C4EA8" w:rsidDel="00CA397A" w:rsidRDefault="00573281">
      <w:pPr>
        <w:pStyle w:val="ListParagraph"/>
        <w:numPr>
          <w:ilvl w:val="1"/>
          <w:numId w:val="23"/>
        </w:numPr>
        <w:spacing w:before="120" w:after="120"/>
        <w:contextualSpacing w:val="0"/>
        <w:rPr>
          <w:del w:id="4760" w:author="Sekar Subramanian" w:date="2021-07-16T12:28:00Z"/>
          <w:rFonts w:asciiTheme="minorHAnsi" w:hAnsiTheme="minorHAnsi" w:cstheme="minorHAnsi"/>
          <w:b/>
          <w:sz w:val="28"/>
          <w:szCs w:val="28"/>
          <w:u w:val="single"/>
          <w:rPrChange w:id="4761" w:author="Sekar Subramanian" w:date="2021-07-16T13:10:00Z">
            <w:rPr>
              <w:del w:id="4762" w:author="Sekar Subramanian" w:date="2021-07-16T12:28:00Z"/>
              <w:rFonts w:asciiTheme="minorHAnsi" w:hAnsiTheme="minorHAnsi" w:cstheme="minorHAnsi"/>
              <w:b/>
              <w:sz w:val="22"/>
              <w:szCs w:val="22"/>
              <w:u w:val="single"/>
            </w:rPr>
          </w:rPrChange>
        </w:rPr>
        <w:pPrChange w:id="4763" w:author="Sekar Subramanian" w:date="2021-07-16T12:36:00Z">
          <w:pPr>
            <w:pStyle w:val="Default"/>
          </w:pPr>
        </w:pPrChange>
      </w:pPr>
    </w:p>
    <w:p w14:paraId="0AE491AF" w14:textId="4A9C955D" w:rsidR="00573281" w:rsidRPr="007C4EA8" w:rsidDel="00CA397A" w:rsidRDefault="00573281">
      <w:pPr>
        <w:pStyle w:val="ListParagraph"/>
        <w:numPr>
          <w:ilvl w:val="1"/>
          <w:numId w:val="23"/>
        </w:numPr>
        <w:spacing w:before="120" w:after="120"/>
        <w:contextualSpacing w:val="0"/>
        <w:rPr>
          <w:del w:id="4764" w:author="Sekar Subramanian" w:date="2021-07-16T12:28:00Z"/>
          <w:rFonts w:asciiTheme="minorHAnsi" w:hAnsiTheme="minorHAnsi" w:cstheme="minorHAnsi"/>
          <w:b/>
          <w:sz w:val="28"/>
          <w:szCs w:val="28"/>
          <w:u w:val="single"/>
          <w:rPrChange w:id="4765" w:author="Sekar Subramanian" w:date="2021-07-16T13:10:00Z">
            <w:rPr>
              <w:del w:id="4766" w:author="Sekar Subramanian" w:date="2021-07-16T12:28:00Z"/>
              <w:rFonts w:asciiTheme="minorHAnsi" w:hAnsiTheme="minorHAnsi" w:cstheme="minorHAnsi"/>
              <w:b/>
              <w:sz w:val="22"/>
              <w:szCs w:val="22"/>
              <w:u w:val="single"/>
            </w:rPr>
          </w:rPrChange>
        </w:rPr>
        <w:pPrChange w:id="4767" w:author="Sekar Subramanian" w:date="2021-07-16T12:36:00Z">
          <w:pPr>
            <w:pStyle w:val="Default"/>
            <w:jc w:val="center"/>
          </w:pPr>
        </w:pPrChange>
      </w:pPr>
      <w:del w:id="4768" w:author="Sekar Subramanian" w:date="2021-07-16T12:28:00Z">
        <w:r w:rsidRPr="007C4EA8" w:rsidDel="00CA397A">
          <w:rPr>
            <w:rFonts w:asciiTheme="minorHAnsi" w:hAnsiTheme="minorHAnsi" w:cstheme="minorHAnsi"/>
            <w:noProof/>
            <w:sz w:val="28"/>
            <w:szCs w:val="28"/>
            <w:rPrChange w:id="4769" w:author="Sekar Subramanian" w:date="2021-07-16T13:10:00Z">
              <w:rPr>
                <w:noProof/>
              </w:rPr>
            </w:rPrChange>
          </w:rPr>
          <w:drawing>
            <wp:inline distT="0" distB="0" distL="0" distR="0" wp14:anchorId="357823CB" wp14:editId="5EF691BB">
              <wp:extent cx="3371850" cy="1789883"/>
              <wp:effectExtent l="0" t="0" r="0" b="127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1850" cy="1789883"/>
                      </a:xfrm>
                      <a:prstGeom prst="rect">
                        <a:avLst/>
                      </a:prstGeom>
                    </pic:spPr>
                  </pic:pic>
                </a:graphicData>
              </a:graphic>
            </wp:inline>
          </w:drawing>
        </w:r>
      </w:del>
    </w:p>
    <w:p w14:paraId="7DB5A7FC" w14:textId="741ADB7C" w:rsidR="00573281" w:rsidRPr="007C4EA8" w:rsidDel="00CA397A" w:rsidRDefault="00573281">
      <w:pPr>
        <w:pStyle w:val="ListParagraph"/>
        <w:numPr>
          <w:ilvl w:val="1"/>
          <w:numId w:val="23"/>
        </w:numPr>
        <w:spacing w:before="120" w:after="120"/>
        <w:contextualSpacing w:val="0"/>
        <w:rPr>
          <w:del w:id="4770" w:author="Sekar Subramanian" w:date="2021-07-16T12:28:00Z"/>
          <w:rFonts w:asciiTheme="minorHAnsi" w:hAnsiTheme="minorHAnsi" w:cstheme="minorHAnsi"/>
          <w:sz w:val="28"/>
          <w:szCs w:val="28"/>
          <w:rPrChange w:id="4771" w:author="Sekar Subramanian" w:date="2021-07-16T13:10:00Z">
            <w:rPr>
              <w:del w:id="4772" w:author="Sekar Subramanian" w:date="2021-07-16T12:28:00Z"/>
              <w:rFonts w:asciiTheme="minorHAnsi" w:hAnsiTheme="minorHAnsi" w:cstheme="minorHAnsi"/>
              <w:sz w:val="22"/>
              <w:szCs w:val="22"/>
            </w:rPr>
          </w:rPrChange>
        </w:rPr>
        <w:pPrChange w:id="4773" w:author="Sekar Subramanian" w:date="2021-07-16T12:36:00Z">
          <w:pPr>
            <w:pStyle w:val="Default"/>
          </w:pPr>
        </w:pPrChange>
      </w:pPr>
    </w:p>
    <w:p w14:paraId="3CFA5E57" w14:textId="456327EC" w:rsidR="00573281" w:rsidRPr="007C4EA8" w:rsidDel="00CA397A" w:rsidRDefault="00573281">
      <w:pPr>
        <w:pStyle w:val="ListParagraph"/>
        <w:numPr>
          <w:ilvl w:val="1"/>
          <w:numId w:val="23"/>
        </w:numPr>
        <w:spacing w:before="120" w:after="120"/>
        <w:contextualSpacing w:val="0"/>
        <w:rPr>
          <w:del w:id="4774" w:author="Sekar Subramanian" w:date="2021-07-16T12:28:00Z"/>
          <w:rFonts w:asciiTheme="minorHAnsi" w:hAnsiTheme="minorHAnsi" w:cstheme="minorHAnsi"/>
          <w:sz w:val="28"/>
          <w:szCs w:val="28"/>
          <w:rPrChange w:id="4775" w:author="Sekar Subramanian" w:date="2021-07-16T13:10:00Z">
            <w:rPr>
              <w:del w:id="4776" w:author="Sekar Subramanian" w:date="2021-07-16T12:28:00Z"/>
              <w:rFonts w:asciiTheme="minorHAnsi" w:hAnsiTheme="minorHAnsi" w:cstheme="minorHAnsi"/>
              <w:sz w:val="22"/>
              <w:szCs w:val="22"/>
            </w:rPr>
          </w:rPrChange>
        </w:rPr>
        <w:pPrChange w:id="4777" w:author="Sekar Subramanian" w:date="2021-07-16T12:36:00Z">
          <w:pPr>
            <w:pStyle w:val="Default"/>
          </w:pPr>
        </w:pPrChange>
      </w:pPr>
    </w:p>
    <w:p w14:paraId="6C0209BE" w14:textId="07FF5697" w:rsidR="00573281" w:rsidRPr="007C4EA8" w:rsidDel="00CA397A" w:rsidRDefault="00573281">
      <w:pPr>
        <w:pStyle w:val="ListParagraph"/>
        <w:numPr>
          <w:ilvl w:val="1"/>
          <w:numId w:val="23"/>
        </w:numPr>
        <w:spacing w:before="120" w:after="120"/>
        <w:contextualSpacing w:val="0"/>
        <w:rPr>
          <w:del w:id="4778" w:author="Sekar Subramanian" w:date="2021-07-16T12:28:00Z"/>
          <w:rFonts w:asciiTheme="minorHAnsi" w:hAnsiTheme="minorHAnsi" w:cstheme="minorHAnsi"/>
          <w:sz w:val="28"/>
          <w:szCs w:val="28"/>
          <w:rPrChange w:id="4779" w:author="Sekar Subramanian" w:date="2021-07-16T13:10:00Z">
            <w:rPr>
              <w:del w:id="4780" w:author="Sekar Subramanian" w:date="2021-07-16T12:28:00Z"/>
              <w:rFonts w:asciiTheme="minorHAnsi" w:hAnsiTheme="minorHAnsi" w:cstheme="minorHAnsi"/>
              <w:sz w:val="22"/>
              <w:szCs w:val="22"/>
            </w:rPr>
          </w:rPrChange>
        </w:rPr>
        <w:pPrChange w:id="4781" w:author="Sekar Subramanian" w:date="2021-07-16T12:36:00Z">
          <w:pPr>
            <w:pStyle w:val="Default"/>
          </w:pPr>
        </w:pPrChange>
      </w:pPr>
    </w:p>
    <w:p w14:paraId="253CAB92" w14:textId="69A987C4" w:rsidR="00573281" w:rsidRPr="007C4EA8" w:rsidDel="00CA397A" w:rsidRDefault="00573281">
      <w:pPr>
        <w:pStyle w:val="ListParagraph"/>
        <w:numPr>
          <w:ilvl w:val="1"/>
          <w:numId w:val="23"/>
        </w:numPr>
        <w:spacing w:before="120" w:after="120"/>
        <w:contextualSpacing w:val="0"/>
        <w:rPr>
          <w:del w:id="4782" w:author="Sekar Subramanian" w:date="2021-07-16T12:28:00Z"/>
          <w:rFonts w:asciiTheme="minorHAnsi" w:hAnsiTheme="minorHAnsi" w:cstheme="minorHAnsi"/>
          <w:sz w:val="28"/>
          <w:szCs w:val="28"/>
          <w:rPrChange w:id="4783" w:author="Sekar Subramanian" w:date="2021-07-16T13:10:00Z">
            <w:rPr>
              <w:del w:id="4784" w:author="Sekar Subramanian" w:date="2021-07-16T12:28:00Z"/>
              <w:rFonts w:asciiTheme="minorHAnsi" w:hAnsiTheme="minorHAnsi" w:cstheme="minorHAnsi"/>
              <w:sz w:val="22"/>
              <w:szCs w:val="22"/>
            </w:rPr>
          </w:rPrChange>
        </w:rPr>
        <w:pPrChange w:id="4785" w:author="Sekar Subramanian" w:date="2021-07-16T12:36:00Z">
          <w:pPr>
            <w:pStyle w:val="Default"/>
          </w:pPr>
        </w:pPrChange>
      </w:pPr>
    </w:p>
    <w:p w14:paraId="238EC919" w14:textId="27CA4ACA" w:rsidR="00573281" w:rsidRPr="007C4EA8" w:rsidDel="00CA397A" w:rsidRDefault="00573281">
      <w:pPr>
        <w:pStyle w:val="ListParagraph"/>
        <w:numPr>
          <w:ilvl w:val="1"/>
          <w:numId w:val="23"/>
        </w:numPr>
        <w:spacing w:before="120" w:after="120"/>
        <w:contextualSpacing w:val="0"/>
        <w:rPr>
          <w:del w:id="4786" w:author="Sekar Subramanian" w:date="2021-07-16T12:28:00Z"/>
          <w:rFonts w:asciiTheme="minorHAnsi" w:hAnsiTheme="minorHAnsi" w:cstheme="minorHAnsi"/>
          <w:sz w:val="28"/>
          <w:szCs w:val="28"/>
          <w:rPrChange w:id="4787" w:author="Sekar Subramanian" w:date="2021-07-16T13:10:00Z">
            <w:rPr>
              <w:del w:id="4788" w:author="Sekar Subramanian" w:date="2021-07-16T12:28:00Z"/>
              <w:rFonts w:asciiTheme="minorHAnsi" w:hAnsiTheme="minorHAnsi" w:cstheme="minorHAnsi"/>
              <w:sz w:val="22"/>
              <w:szCs w:val="22"/>
            </w:rPr>
          </w:rPrChange>
        </w:rPr>
        <w:pPrChange w:id="4789" w:author="Sekar Subramanian" w:date="2021-07-16T12:36:00Z">
          <w:pPr>
            <w:pStyle w:val="Default"/>
          </w:pPr>
        </w:pPrChange>
      </w:pPr>
    </w:p>
    <w:p w14:paraId="37C57B61" w14:textId="16A3E008" w:rsidR="00573281" w:rsidRPr="007C4EA8" w:rsidDel="00CA397A" w:rsidRDefault="00573281">
      <w:pPr>
        <w:pStyle w:val="ListParagraph"/>
        <w:numPr>
          <w:ilvl w:val="1"/>
          <w:numId w:val="23"/>
        </w:numPr>
        <w:spacing w:before="120" w:after="120"/>
        <w:contextualSpacing w:val="0"/>
        <w:rPr>
          <w:del w:id="4790" w:author="Sekar Subramanian" w:date="2021-07-16T12:28:00Z"/>
          <w:rFonts w:asciiTheme="minorHAnsi" w:hAnsiTheme="minorHAnsi" w:cstheme="minorHAnsi"/>
          <w:sz w:val="28"/>
          <w:szCs w:val="28"/>
          <w:rPrChange w:id="4791" w:author="Sekar Subramanian" w:date="2021-07-16T13:10:00Z">
            <w:rPr>
              <w:del w:id="4792" w:author="Sekar Subramanian" w:date="2021-07-16T12:28:00Z"/>
              <w:rFonts w:asciiTheme="minorHAnsi" w:hAnsiTheme="minorHAnsi" w:cstheme="minorHAnsi"/>
              <w:sz w:val="22"/>
              <w:szCs w:val="22"/>
            </w:rPr>
          </w:rPrChange>
        </w:rPr>
        <w:pPrChange w:id="4793" w:author="Sekar Subramanian" w:date="2021-07-16T12:36:00Z">
          <w:pPr>
            <w:pStyle w:val="Default"/>
          </w:pPr>
        </w:pPrChange>
      </w:pPr>
    </w:p>
    <w:p w14:paraId="2E1B1407" w14:textId="2B24A126" w:rsidR="00573281" w:rsidRPr="007C4EA8" w:rsidDel="00CA397A" w:rsidRDefault="00573281">
      <w:pPr>
        <w:pStyle w:val="ListParagraph"/>
        <w:numPr>
          <w:ilvl w:val="1"/>
          <w:numId w:val="23"/>
        </w:numPr>
        <w:spacing w:before="120" w:after="120"/>
        <w:contextualSpacing w:val="0"/>
        <w:rPr>
          <w:del w:id="4794" w:author="Sekar Subramanian" w:date="2021-07-16T12:28:00Z"/>
          <w:rFonts w:asciiTheme="minorHAnsi" w:hAnsiTheme="minorHAnsi" w:cstheme="minorHAnsi"/>
          <w:sz w:val="28"/>
          <w:szCs w:val="28"/>
          <w:lang w:val="en-IN"/>
          <w:rPrChange w:id="4795" w:author="Sekar Subramanian" w:date="2021-07-16T13:10:00Z">
            <w:rPr>
              <w:del w:id="4796" w:author="Sekar Subramanian" w:date="2021-07-16T12:28:00Z"/>
              <w:rFonts w:asciiTheme="minorHAnsi" w:hAnsiTheme="minorHAnsi" w:cstheme="minorHAnsi"/>
              <w:sz w:val="22"/>
              <w:szCs w:val="22"/>
              <w:lang w:val="en-IN"/>
            </w:rPr>
          </w:rPrChange>
        </w:rPr>
        <w:pPrChange w:id="4797" w:author="Sekar Subramanian" w:date="2021-07-16T12:36:00Z">
          <w:pPr>
            <w:pStyle w:val="Default"/>
            <w:numPr>
              <w:numId w:val="17"/>
            </w:numPr>
            <w:tabs>
              <w:tab w:val="num" w:pos="720"/>
            </w:tabs>
            <w:ind w:left="720" w:hanging="360"/>
          </w:pPr>
        </w:pPrChange>
      </w:pPr>
      <w:del w:id="4798" w:author="Sekar Subramanian" w:date="2021-07-16T12:28:00Z">
        <w:r w:rsidRPr="007C4EA8" w:rsidDel="00CA397A">
          <w:rPr>
            <w:rFonts w:cstheme="minorHAnsi"/>
            <w:b/>
            <w:bCs/>
            <w:iCs/>
            <w:sz w:val="28"/>
            <w:szCs w:val="28"/>
            <w:rPrChange w:id="4799" w:author="Sekar Subramanian" w:date="2021-07-16T13:10:00Z">
              <w:rPr>
                <w:rFonts w:cstheme="minorHAnsi"/>
                <w:b/>
                <w:bCs/>
                <w:iCs/>
              </w:rPr>
            </w:rPrChange>
          </w:rPr>
          <w:delText>Prior distribution</w:delText>
        </w:r>
        <w:r w:rsidRPr="007C4EA8" w:rsidDel="00CA397A">
          <w:rPr>
            <w:rFonts w:cstheme="minorHAnsi"/>
            <w:sz w:val="28"/>
            <w:szCs w:val="28"/>
            <w:rPrChange w:id="4800" w:author="Sekar Subramanian" w:date="2021-07-16T13:10:00Z">
              <w:rPr>
                <w:rFonts w:cstheme="minorHAnsi"/>
              </w:rPr>
            </w:rPrChange>
          </w:rPr>
          <w:delText xml:space="preserve"> – probability tendency of an uncertain quantity, </w:delText>
        </w:r>
        <w:r w:rsidRPr="007C4EA8" w:rsidDel="00CA397A">
          <w:rPr>
            <w:rFonts w:cstheme="minorHAnsi"/>
            <w:sz w:val="28"/>
            <w:szCs w:val="28"/>
            <w:lang w:val="el-GR"/>
            <w:rPrChange w:id="4801" w:author="Sekar Subramanian" w:date="2021-07-16T13:10:00Z">
              <w:rPr>
                <w:rFonts w:cstheme="minorHAnsi"/>
                <w:lang w:val="el-GR"/>
              </w:rPr>
            </w:rPrChange>
          </w:rPr>
          <w:delText>β</w:delText>
        </w:r>
        <w:r w:rsidRPr="007C4EA8" w:rsidDel="00CA397A">
          <w:rPr>
            <w:rFonts w:cstheme="minorHAnsi"/>
            <w:sz w:val="28"/>
            <w:szCs w:val="28"/>
            <w:rPrChange w:id="4802" w:author="Sekar Subramanian" w:date="2021-07-16T13:10:00Z">
              <w:rPr>
                <w:rFonts w:cstheme="minorHAnsi"/>
              </w:rPr>
            </w:rPrChange>
          </w:rPr>
          <w:delText xml:space="preserve">, that expresses previous knowledge of </w:delText>
        </w:r>
        <w:r w:rsidRPr="007C4EA8" w:rsidDel="00CA397A">
          <w:rPr>
            <w:rFonts w:cstheme="minorHAnsi"/>
            <w:sz w:val="28"/>
            <w:szCs w:val="28"/>
            <w:lang w:val="el-GR"/>
            <w:rPrChange w:id="4803" w:author="Sekar Subramanian" w:date="2021-07-16T13:10:00Z">
              <w:rPr>
                <w:rFonts w:cstheme="minorHAnsi"/>
                <w:lang w:val="el-GR"/>
              </w:rPr>
            </w:rPrChange>
          </w:rPr>
          <w:delText>β</w:delText>
        </w:r>
        <w:r w:rsidRPr="007C4EA8" w:rsidDel="00CA397A">
          <w:rPr>
            <w:rFonts w:cstheme="minorHAnsi"/>
            <w:sz w:val="28"/>
            <w:szCs w:val="28"/>
            <w:rPrChange w:id="4804" w:author="Sekar Subramanian" w:date="2021-07-16T13:10:00Z">
              <w:rPr>
                <w:rFonts w:cstheme="minorHAnsi"/>
              </w:rPr>
            </w:rPrChange>
          </w:rPr>
          <w:delText xml:space="preserve"> from, for example, a past experience, with the absence of some proof </w:delText>
        </w:r>
      </w:del>
    </w:p>
    <w:p w14:paraId="5FDC1793" w14:textId="4D57DC5F" w:rsidR="00573281" w:rsidRPr="007C4EA8" w:rsidDel="00CA397A" w:rsidRDefault="00573281">
      <w:pPr>
        <w:pStyle w:val="ListParagraph"/>
        <w:numPr>
          <w:ilvl w:val="1"/>
          <w:numId w:val="23"/>
        </w:numPr>
        <w:spacing w:before="120" w:after="120"/>
        <w:contextualSpacing w:val="0"/>
        <w:rPr>
          <w:del w:id="4805" w:author="Sekar Subramanian" w:date="2021-07-16T12:28:00Z"/>
          <w:rFonts w:asciiTheme="minorHAnsi" w:hAnsiTheme="minorHAnsi" w:cstheme="minorHAnsi"/>
          <w:sz w:val="28"/>
          <w:szCs w:val="28"/>
          <w:lang w:val="en-IN"/>
          <w:rPrChange w:id="4806" w:author="Sekar Subramanian" w:date="2021-07-16T13:10:00Z">
            <w:rPr>
              <w:del w:id="4807" w:author="Sekar Subramanian" w:date="2021-07-16T12:28:00Z"/>
              <w:rFonts w:asciiTheme="minorHAnsi" w:hAnsiTheme="minorHAnsi" w:cstheme="minorHAnsi"/>
              <w:sz w:val="22"/>
              <w:szCs w:val="22"/>
              <w:lang w:val="en-IN"/>
            </w:rPr>
          </w:rPrChange>
        </w:rPr>
        <w:pPrChange w:id="4808" w:author="Sekar Subramanian" w:date="2021-07-16T12:36:00Z">
          <w:pPr>
            <w:pStyle w:val="Default"/>
            <w:numPr>
              <w:numId w:val="17"/>
            </w:numPr>
            <w:tabs>
              <w:tab w:val="num" w:pos="720"/>
            </w:tabs>
            <w:ind w:left="720" w:hanging="360"/>
          </w:pPr>
        </w:pPrChange>
      </w:pPr>
      <w:del w:id="4809" w:author="Sekar Subramanian" w:date="2021-07-16T12:28:00Z">
        <w:r w:rsidRPr="007C4EA8" w:rsidDel="00CA397A">
          <w:rPr>
            <w:rFonts w:cstheme="minorHAnsi"/>
            <w:b/>
            <w:bCs/>
            <w:iCs/>
            <w:sz w:val="28"/>
            <w:szCs w:val="28"/>
            <w:rPrChange w:id="4810" w:author="Sekar Subramanian" w:date="2021-07-16T13:10:00Z">
              <w:rPr>
                <w:rFonts w:cstheme="minorHAnsi"/>
                <w:b/>
                <w:bCs/>
                <w:iCs/>
              </w:rPr>
            </w:rPrChange>
          </w:rPr>
          <w:delText xml:space="preserve">Posterior distribution </w:delText>
        </w:r>
        <w:r w:rsidRPr="007C4EA8" w:rsidDel="00CA397A">
          <w:rPr>
            <w:rFonts w:cstheme="minorHAnsi"/>
            <w:sz w:val="28"/>
            <w:szCs w:val="28"/>
            <w:rPrChange w:id="4811" w:author="Sekar Subramanian" w:date="2021-07-16T13:10:00Z">
              <w:rPr>
                <w:rFonts w:cstheme="minorHAnsi"/>
              </w:rPr>
            </w:rPrChange>
          </w:rPr>
          <w:delText xml:space="preserve">– this distribution takes proof into account and is then the conditional probability of </w:delText>
        </w:r>
        <w:r w:rsidRPr="007C4EA8" w:rsidDel="00CA397A">
          <w:rPr>
            <w:rFonts w:cstheme="minorHAnsi"/>
            <w:sz w:val="28"/>
            <w:szCs w:val="28"/>
            <w:lang w:val="el-GR"/>
            <w:rPrChange w:id="4812" w:author="Sekar Subramanian" w:date="2021-07-16T13:10:00Z">
              <w:rPr>
                <w:rFonts w:cstheme="minorHAnsi"/>
                <w:lang w:val="el-GR"/>
              </w:rPr>
            </w:rPrChange>
          </w:rPr>
          <w:delText>β</w:delText>
        </w:r>
        <w:r w:rsidRPr="007C4EA8" w:rsidDel="00CA397A">
          <w:rPr>
            <w:rFonts w:cstheme="minorHAnsi"/>
            <w:sz w:val="28"/>
            <w:szCs w:val="28"/>
            <w:rPrChange w:id="4813" w:author="Sekar Subramanian" w:date="2021-07-16T13:10:00Z">
              <w:rPr>
                <w:rFonts w:cstheme="minorHAnsi"/>
              </w:rPr>
            </w:rPrChange>
          </w:rPr>
          <w:delText>. The posterior probability is computed from the prior and the likelihood function using Bayes’ theorem.</w:delText>
        </w:r>
      </w:del>
    </w:p>
    <w:p w14:paraId="198143BD" w14:textId="0F6EDC39" w:rsidR="00573281" w:rsidRPr="007C4EA8" w:rsidDel="00CA397A" w:rsidRDefault="00573281">
      <w:pPr>
        <w:pStyle w:val="ListParagraph"/>
        <w:numPr>
          <w:ilvl w:val="1"/>
          <w:numId w:val="23"/>
        </w:numPr>
        <w:spacing w:before="120" w:after="120"/>
        <w:contextualSpacing w:val="0"/>
        <w:rPr>
          <w:del w:id="4814" w:author="Sekar Subramanian" w:date="2021-07-16T12:28:00Z"/>
          <w:rFonts w:asciiTheme="minorHAnsi" w:hAnsiTheme="minorHAnsi" w:cstheme="minorHAnsi"/>
          <w:sz w:val="28"/>
          <w:szCs w:val="28"/>
          <w:lang w:val="en-IN"/>
          <w:rPrChange w:id="4815" w:author="Sekar Subramanian" w:date="2021-07-16T13:10:00Z">
            <w:rPr>
              <w:del w:id="4816" w:author="Sekar Subramanian" w:date="2021-07-16T12:28:00Z"/>
              <w:rFonts w:asciiTheme="minorHAnsi" w:hAnsiTheme="minorHAnsi" w:cstheme="minorHAnsi"/>
              <w:sz w:val="22"/>
              <w:szCs w:val="22"/>
              <w:lang w:val="en-IN"/>
            </w:rPr>
          </w:rPrChange>
        </w:rPr>
        <w:pPrChange w:id="4817" w:author="Sekar Subramanian" w:date="2021-07-16T12:36:00Z">
          <w:pPr>
            <w:pStyle w:val="Default"/>
            <w:numPr>
              <w:numId w:val="17"/>
            </w:numPr>
            <w:tabs>
              <w:tab w:val="num" w:pos="720"/>
            </w:tabs>
            <w:ind w:left="720" w:hanging="360"/>
          </w:pPr>
        </w:pPrChange>
      </w:pPr>
      <w:del w:id="4818" w:author="Sekar Subramanian" w:date="2021-07-16T12:28:00Z">
        <w:r w:rsidRPr="007C4EA8" w:rsidDel="00CA397A">
          <w:rPr>
            <w:rFonts w:cstheme="minorHAnsi"/>
            <w:b/>
            <w:bCs/>
            <w:iCs/>
            <w:sz w:val="28"/>
            <w:szCs w:val="28"/>
            <w:rPrChange w:id="4819" w:author="Sekar Subramanian" w:date="2021-07-16T13:10:00Z">
              <w:rPr>
                <w:rFonts w:cstheme="minorHAnsi"/>
                <w:b/>
                <w:bCs/>
                <w:iCs/>
              </w:rPr>
            </w:rPrChange>
          </w:rPr>
          <w:delText>Posterior mean</w:delText>
        </w:r>
        <w:r w:rsidRPr="007C4EA8" w:rsidDel="00CA397A">
          <w:rPr>
            <w:rFonts w:cstheme="minorHAnsi"/>
            <w:sz w:val="28"/>
            <w:szCs w:val="28"/>
            <w:rPrChange w:id="4820" w:author="Sekar Subramanian" w:date="2021-07-16T13:10:00Z">
              <w:rPr>
                <w:rFonts w:cstheme="minorHAnsi"/>
              </w:rPr>
            </w:rPrChange>
          </w:rPr>
          <w:delText xml:space="preserve"> – the mean of the posterior distribution</w:delText>
        </w:r>
      </w:del>
    </w:p>
    <w:p w14:paraId="0F105B44" w14:textId="5303E92D" w:rsidR="00573281" w:rsidRPr="007C4EA8" w:rsidDel="00CA397A" w:rsidRDefault="00573281">
      <w:pPr>
        <w:pStyle w:val="ListParagraph"/>
        <w:numPr>
          <w:ilvl w:val="1"/>
          <w:numId w:val="23"/>
        </w:numPr>
        <w:spacing w:before="120" w:after="120"/>
        <w:contextualSpacing w:val="0"/>
        <w:rPr>
          <w:del w:id="4821" w:author="Sekar Subramanian" w:date="2021-07-16T12:28:00Z"/>
          <w:rFonts w:asciiTheme="minorHAnsi" w:hAnsiTheme="minorHAnsi" w:cstheme="minorHAnsi"/>
          <w:sz w:val="28"/>
          <w:szCs w:val="28"/>
          <w:lang w:val="en-IN"/>
          <w:rPrChange w:id="4822" w:author="Sekar Subramanian" w:date="2021-07-16T13:10:00Z">
            <w:rPr>
              <w:del w:id="4823" w:author="Sekar Subramanian" w:date="2021-07-16T12:28:00Z"/>
              <w:rFonts w:asciiTheme="minorHAnsi" w:hAnsiTheme="minorHAnsi" w:cstheme="minorHAnsi"/>
              <w:sz w:val="22"/>
              <w:szCs w:val="22"/>
              <w:lang w:val="en-IN"/>
            </w:rPr>
          </w:rPrChange>
        </w:rPr>
        <w:pPrChange w:id="4824" w:author="Sekar Subramanian" w:date="2021-07-16T12:36:00Z">
          <w:pPr>
            <w:pStyle w:val="Default"/>
            <w:numPr>
              <w:numId w:val="17"/>
            </w:numPr>
            <w:tabs>
              <w:tab w:val="num" w:pos="720"/>
            </w:tabs>
            <w:ind w:left="720" w:hanging="360"/>
          </w:pPr>
        </w:pPrChange>
      </w:pPr>
      <w:del w:id="4825" w:author="Sekar Subramanian" w:date="2021-07-16T12:28:00Z">
        <w:r w:rsidRPr="007C4EA8" w:rsidDel="00CA397A">
          <w:rPr>
            <w:rFonts w:cstheme="minorHAnsi"/>
            <w:b/>
            <w:bCs/>
            <w:iCs/>
            <w:sz w:val="28"/>
            <w:szCs w:val="28"/>
            <w:rPrChange w:id="4826" w:author="Sekar Subramanian" w:date="2021-07-16T13:10:00Z">
              <w:rPr>
                <w:rFonts w:cstheme="minorHAnsi"/>
                <w:b/>
                <w:bCs/>
                <w:iCs/>
              </w:rPr>
            </w:rPrChange>
          </w:rPr>
          <w:delText>Posterior variance</w:delText>
        </w:r>
        <w:r w:rsidRPr="007C4EA8" w:rsidDel="00CA397A">
          <w:rPr>
            <w:rFonts w:cstheme="minorHAnsi"/>
            <w:sz w:val="28"/>
            <w:szCs w:val="28"/>
            <w:rPrChange w:id="4827" w:author="Sekar Subramanian" w:date="2021-07-16T13:10:00Z">
              <w:rPr>
                <w:rFonts w:cstheme="minorHAnsi"/>
              </w:rPr>
            </w:rPrChange>
          </w:rPr>
          <w:delText xml:space="preserve"> – the variance of the posterior distribution</w:delText>
        </w:r>
      </w:del>
    </w:p>
    <w:p w14:paraId="0189FCA0" w14:textId="58A80E7A" w:rsidR="00573281" w:rsidRPr="007C4EA8" w:rsidDel="00CA397A" w:rsidRDefault="00573281">
      <w:pPr>
        <w:pStyle w:val="ListParagraph"/>
        <w:numPr>
          <w:ilvl w:val="1"/>
          <w:numId w:val="23"/>
        </w:numPr>
        <w:spacing w:before="120" w:after="120"/>
        <w:contextualSpacing w:val="0"/>
        <w:rPr>
          <w:del w:id="4828" w:author="Sekar Subramanian" w:date="2021-07-16T12:28:00Z"/>
          <w:rFonts w:asciiTheme="minorHAnsi" w:hAnsiTheme="minorHAnsi" w:cstheme="minorHAnsi"/>
          <w:sz w:val="28"/>
          <w:szCs w:val="28"/>
          <w:lang w:val="en-IN"/>
          <w:rPrChange w:id="4829" w:author="Sekar Subramanian" w:date="2021-07-16T13:10:00Z">
            <w:rPr>
              <w:del w:id="4830" w:author="Sekar Subramanian" w:date="2021-07-16T12:28:00Z"/>
              <w:rFonts w:asciiTheme="minorHAnsi" w:hAnsiTheme="minorHAnsi" w:cstheme="minorHAnsi"/>
              <w:sz w:val="22"/>
              <w:szCs w:val="22"/>
              <w:lang w:val="en-IN"/>
            </w:rPr>
          </w:rPrChange>
        </w:rPr>
        <w:pPrChange w:id="4831" w:author="Sekar Subramanian" w:date="2021-07-16T12:36:00Z">
          <w:pPr>
            <w:pStyle w:val="Default"/>
            <w:numPr>
              <w:numId w:val="17"/>
            </w:numPr>
            <w:tabs>
              <w:tab w:val="num" w:pos="720"/>
            </w:tabs>
            <w:ind w:left="720" w:hanging="360"/>
          </w:pPr>
        </w:pPrChange>
      </w:pPr>
      <w:del w:id="4832" w:author="Sekar Subramanian" w:date="2021-07-16T12:28:00Z">
        <w:r w:rsidRPr="007C4EA8" w:rsidDel="00CA397A">
          <w:rPr>
            <w:rFonts w:cstheme="minorHAnsi"/>
            <w:b/>
            <w:bCs/>
            <w:iCs/>
            <w:sz w:val="28"/>
            <w:szCs w:val="28"/>
            <w:rPrChange w:id="4833" w:author="Sekar Subramanian" w:date="2021-07-16T13:10:00Z">
              <w:rPr>
                <w:rFonts w:cstheme="minorHAnsi"/>
                <w:b/>
                <w:bCs/>
                <w:iCs/>
              </w:rPr>
            </w:rPrChange>
          </w:rPr>
          <w:delText>Conjugate priors</w:delText>
        </w:r>
        <w:r w:rsidRPr="007C4EA8" w:rsidDel="00CA397A">
          <w:rPr>
            <w:rFonts w:cstheme="minorHAnsi"/>
            <w:sz w:val="28"/>
            <w:szCs w:val="28"/>
            <w:rPrChange w:id="4834" w:author="Sekar Subramanian" w:date="2021-07-16T13:10:00Z">
              <w:rPr>
                <w:rFonts w:cstheme="minorHAnsi"/>
              </w:rPr>
            </w:rPrChange>
          </w:rPr>
          <w:delText xml:space="preserve"> - a family of prior probability distributions in which the key property is that the posterior probability distribution also belongs to the family of the prior probability distribution</w:delText>
        </w:r>
      </w:del>
    </w:p>
    <w:p w14:paraId="25AD2D17" w14:textId="42404379" w:rsidR="00573281" w:rsidRPr="007C4EA8" w:rsidDel="00CA397A" w:rsidRDefault="00573281">
      <w:pPr>
        <w:pStyle w:val="ListParagraph"/>
        <w:numPr>
          <w:ilvl w:val="1"/>
          <w:numId w:val="23"/>
        </w:numPr>
        <w:spacing w:before="120" w:after="120"/>
        <w:contextualSpacing w:val="0"/>
        <w:rPr>
          <w:del w:id="4835" w:author="Sekar Subramanian" w:date="2021-07-16T12:28:00Z"/>
          <w:rFonts w:asciiTheme="minorHAnsi" w:hAnsiTheme="minorHAnsi" w:cstheme="minorHAnsi"/>
          <w:sz w:val="28"/>
          <w:szCs w:val="28"/>
          <w:rPrChange w:id="4836" w:author="Sekar Subramanian" w:date="2021-07-16T13:10:00Z">
            <w:rPr>
              <w:del w:id="4837" w:author="Sekar Subramanian" w:date="2021-07-16T12:28:00Z"/>
              <w:rFonts w:asciiTheme="minorHAnsi" w:hAnsiTheme="minorHAnsi" w:cstheme="minorHAnsi"/>
              <w:sz w:val="22"/>
              <w:szCs w:val="22"/>
            </w:rPr>
          </w:rPrChange>
        </w:rPr>
        <w:pPrChange w:id="4838" w:author="Sekar Subramanian" w:date="2021-07-16T12:36:00Z">
          <w:pPr>
            <w:pStyle w:val="Default"/>
          </w:pPr>
        </w:pPrChange>
      </w:pPr>
    </w:p>
    <w:p w14:paraId="7FA79036" w14:textId="1BADB823" w:rsidR="00573281" w:rsidRPr="007C4EA8" w:rsidDel="00CA397A" w:rsidRDefault="00573281">
      <w:pPr>
        <w:pStyle w:val="ListParagraph"/>
        <w:numPr>
          <w:ilvl w:val="1"/>
          <w:numId w:val="23"/>
        </w:numPr>
        <w:spacing w:before="120" w:after="120"/>
        <w:contextualSpacing w:val="0"/>
        <w:rPr>
          <w:del w:id="4839" w:author="Sekar Subramanian" w:date="2021-07-16T12:28:00Z"/>
          <w:rStyle w:val="Heading3Char"/>
          <w:rFonts w:asciiTheme="minorHAnsi" w:hAnsiTheme="minorHAnsi" w:cstheme="minorHAnsi"/>
          <w:b/>
          <w:color w:val="000000" w:themeColor="text1"/>
          <w:sz w:val="28"/>
          <w:szCs w:val="28"/>
          <w:u w:val="single"/>
          <w:rPrChange w:id="4840" w:author="Sekar Subramanian" w:date="2021-07-16T13:10:00Z">
            <w:rPr>
              <w:del w:id="4841" w:author="Sekar Subramanian" w:date="2021-07-16T12:28:00Z"/>
              <w:rStyle w:val="Heading3Char"/>
              <w:rFonts w:asciiTheme="minorHAnsi" w:hAnsiTheme="minorHAnsi" w:cstheme="minorHAnsi"/>
              <w:b/>
              <w:color w:val="000000" w:themeColor="text1"/>
              <w:sz w:val="22"/>
              <w:szCs w:val="22"/>
              <w:u w:val="single"/>
            </w:rPr>
          </w:rPrChange>
        </w:rPr>
        <w:pPrChange w:id="4842" w:author="Sekar Subramanian" w:date="2021-07-16T12:36:00Z">
          <w:pPr>
            <w:pStyle w:val="Default"/>
            <w:numPr>
              <w:numId w:val="20"/>
            </w:numPr>
            <w:ind w:left="1080" w:hanging="360"/>
          </w:pPr>
        </w:pPrChange>
      </w:pPr>
      <w:del w:id="4843" w:author="Sekar Subramanian" w:date="2021-07-16T12:28:00Z">
        <w:r w:rsidRPr="007C4EA8" w:rsidDel="00CA397A">
          <w:rPr>
            <w:rStyle w:val="Heading3Char"/>
            <w:rFonts w:asciiTheme="minorHAnsi" w:hAnsiTheme="minorHAnsi" w:cstheme="minorHAnsi"/>
            <w:b/>
            <w:color w:val="000000" w:themeColor="text1"/>
            <w:sz w:val="28"/>
            <w:szCs w:val="28"/>
            <w:u w:val="single"/>
            <w:rPrChange w:id="4844" w:author="Sekar Subramanian" w:date="2021-07-16T13:10:00Z">
              <w:rPr>
                <w:rStyle w:val="Heading3Char"/>
                <w:rFonts w:asciiTheme="minorHAnsi" w:hAnsiTheme="minorHAnsi" w:cstheme="minorHAnsi"/>
                <w:b/>
                <w:color w:val="000000" w:themeColor="text1"/>
                <w:sz w:val="22"/>
                <w:szCs w:val="22"/>
                <w:u w:val="single"/>
              </w:rPr>
            </w:rPrChange>
          </w:rPr>
          <w:delText>Estimation</w:delText>
        </w:r>
      </w:del>
    </w:p>
    <w:p w14:paraId="5A54708C" w14:textId="727DD221" w:rsidR="00573281" w:rsidRPr="007C4EA8" w:rsidDel="00CA397A" w:rsidRDefault="00573281">
      <w:pPr>
        <w:pStyle w:val="ListParagraph"/>
        <w:numPr>
          <w:ilvl w:val="1"/>
          <w:numId w:val="23"/>
        </w:numPr>
        <w:spacing w:before="120" w:after="120"/>
        <w:contextualSpacing w:val="0"/>
        <w:rPr>
          <w:del w:id="4845" w:author="Sekar Subramanian" w:date="2021-07-16T12:28:00Z"/>
          <w:rFonts w:asciiTheme="minorHAnsi" w:hAnsiTheme="minorHAnsi" w:cstheme="minorHAnsi"/>
          <w:sz w:val="28"/>
          <w:szCs w:val="28"/>
          <w:rPrChange w:id="4846" w:author="Sekar Subramanian" w:date="2021-07-16T13:10:00Z">
            <w:rPr>
              <w:del w:id="4847" w:author="Sekar Subramanian" w:date="2021-07-16T12:28:00Z"/>
              <w:rFonts w:asciiTheme="minorHAnsi" w:hAnsiTheme="minorHAnsi" w:cstheme="minorHAnsi"/>
              <w:sz w:val="22"/>
              <w:szCs w:val="22"/>
            </w:rPr>
          </w:rPrChange>
        </w:rPr>
        <w:pPrChange w:id="4848" w:author="Sekar Subramanian" w:date="2021-07-16T12:36:00Z">
          <w:pPr>
            <w:pStyle w:val="Default"/>
          </w:pPr>
        </w:pPrChange>
      </w:pPr>
    </w:p>
    <w:p w14:paraId="746E95EE" w14:textId="64559E4C" w:rsidR="00573281" w:rsidRPr="007C4EA8" w:rsidDel="00CA397A" w:rsidRDefault="00573281">
      <w:pPr>
        <w:pStyle w:val="ListParagraph"/>
        <w:numPr>
          <w:ilvl w:val="1"/>
          <w:numId w:val="23"/>
        </w:numPr>
        <w:spacing w:before="120" w:after="120"/>
        <w:contextualSpacing w:val="0"/>
        <w:rPr>
          <w:del w:id="4849" w:author="Sekar Subramanian" w:date="2021-07-16T12:28:00Z"/>
          <w:rFonts w:asciiTheme="minorHAnsi" w:hAnsiTheme="minorHAnsi" w:cstheme="minorHAnsi"/>
          <w:sz w:val="28"/>
          <w:szCs w:val="28"/>
          <w:lang w:val="en-IN"/>
          <w:rPrChange w:id="4850" w:author="Sekar Subramanian" w:date="2021-07-16T13:10:00Z">
            <w:rPr>
              <w:del w:id="4851" w:author="Sekar Subramanian" w:date="2021-07-16T12:28:00Z"/>
              <w:rFonts w:asciiTheme="minorHAnsi" w:hAnsiTheme="minorHAnsi" w:cstheme="minorHAnsi"/>
              <w:sz w:val="22"/>
              <w:szCs w:val="22"/>
              <w:lang w:val="en-IN"/>
            </w:rPr>
          </w:rPrChange>
        </w:rPr>
        <w:pPrChange w:id="4852" w:author="Sekar Subramanian" w:date="2021-07-16T12:36:00Z">
          <w:pPr>
            <w:pStyle w:val="Default"/>
            <w:ind w:left="360"/>
          </w:pPr>
        </w:pPrChange>
      </w:pPr>
      <w:del w:id="4853" w:author="Sekar Subramanian" w:date="2021-07-16T12:28:00Z">
        <w:r w:rsidRPr="007C4EA8" w:rsidDel="00CA397A">
          <w:rPr>
            <w:rFonts w:cstheme="minorHAnsi"/>
            <w:sz w:val="28"/>
            <w:szCs w:val="28"/>
            <w:rPrChange w:id="4854" w:author="Sekar Subramanian" w:date="2021-07-16T13:10:00Z">
              <w:rPr>
                <w:rFonts w:cstheme="minorHAnsi"/>
              </w:rPr>
            </w:rPrChange>
          </w:rPr>
          <w:delText xml:space="preserve">Let </w:delText>
        </w:r>
        <w:r w:rsidRPr="007C4EA8" w:rsidDel="00CA397A">
          <w:rPr>
            <w:rFonts w:cstheme="minorHAnsi"/>
            <w:i/>
            <w:iCs/>
            <w:sz w:val="28"/>
            <w:szCs w:val="28"/>
            <w:lang w:val="el-GR"/>
            <w:rPrChange w:id="4855" w:author="Sekar Subramanian" w:date="2021-07-16T13:10:00Z">
              <w:rPr>
                <w:rFonts w:cstheme="minorHAnsi"/>
                <w:i/>
                <w:iCs/>
                <w:lang w:val="el-GR"/>
              </w:rPr>
            </w:rPrChange>
          </w:rPr>
          <w:delText>θ</w:delText>
        </w:r>
        <w:r w:rsidRPr="007C4EA8" w:rsidDel="00CA397A">
          <w:rPr>
            <w:rFonts w:cstheme="minorHAnsi"/>
            <w:sz w:val="28"/>
            <w:szCs w:val="28"/>
            <w:rPrChange w:id="4856" w:author="Sekar Subramanian" w:date="2021-07-16T13:10:00Z">
              <w:rPr>
                <w:rFonts w:cstheme="minorHAnsi"/>
              </w:rPr>
            </w:rPrChange>
          </w:rPr>
          <w:delText xml:space="preserve"> be an unknown parameter based on a random sample, </w:delText>
        </w:r>
        <w:r w:rsidRPr="007C4EA8" w:rsidDel="00CA397A">
          <w:rPr>
            <w:rFonts w:cstheme="minorHAnsi"/>
            <w:i/>
            <w:iCs/>
            <w:sz w:val="28"/>
            <w:szCs w:val="28"/>
            <w:rPrChange w:id="4857" w:author="Sekar Subramanian" w:date="2021-07-16T13:10:00Z">
              <w:rPr>
                <w:rFonts w:cstheme="minorHAnsi"/>
                <w:i/>
                <w:iCs/>
              </w:rPr>
            </w:rPrChange>
          </w:rPr>
          <w:delText>x</w:delText>
        </w:r>
        <w:r w:rsidRPr="007C4EA8" w:rsidDel="00CA397A">
          <w:rPr>
            <w:rFonts w:cstheme="minorHAnsi"/>
            <w:i/>
            <w:iCs/>
            <w:sz w:val="28"/>
            <w:szCs w:val="28"/>
            <w:vertAlign w:val="subscript"/>
            <w:rPrChange w:id="4858" w:author="Sekar Subramanian" w:date="2021-07-16T13:10:00Z">
              <w:rPr>
                <w:rFonts w:cstheme="minorHAnsi"/>
                <w:i/>
                <w:iCs/>
                <w:vertAlign w:val="subscript"/>
              </w:rPr>
            </w:rPrChange>
          </w:rPr>
          <w:delText>1</w:delText>
        </w:r>
        <w:r w:rsidRPr="007C4EA8" w:rsidDel="00CA397A">
          <w:rPr>
            <w:rFonts w:cstheme="minorHAnsi"/>
            <w:i/>
            <w:iCs/>
            <w:sz w:val="28"/>
            <w:szCs w:val="28"/>
            <w:rPrChange w:id="4859" w:author="Sekar Subramanian" w:date="2021-07-16T13:10:00Z">
              <w:rPr>
                <w:rFonts w:cstheme="minorHAnsi"/>
                <w:i/>
                <w:iCs/>
              </w:rPr>
            </w:rPrChange>
          </w:rPr>
          <w:delText>, x</w:delText>
        </w:r>
        <w:r w:rsidRPr="007C4EA8" w:rsidDel="00CA397A">
          <w:rPr>
            <w:rFonts w:cstheme="minorHAnsi"/>
            <w:i/>
            <w:iCs/>
            <w:sz w:val="28"/>
            <w:szCs w:val="28"/>
            <w:vertAlign w:val="subscript"/>
            <w:rPrChange w:id="4860" w:author="Sekar Subramanian" w:date="2021-07-16T13:10:00Z">
              <w:rPr>
                <w:rFonts w:cstheme="minorHAnsi"/>
                <w:i/>
                <w:iCs/>
                <w:vertAlign w:val="subscript"/>
              </w:rPr>
            </w:rPrChange>
          </w:rPr>
          <w:delText>2</w:delText>
        </w:r>
        <w:r w:rsidRPr="007C4EA8" w:rsidDel="00CA397A">
          <w:rPr>
            <w:rFonts w:cstheme="minorHAnsi"/>
            <w:i/>
            <w:iCs/>
            <w:sz w:val="28"/>
            <w:szCs w:val="28"/>
            <w:rPrChange w:id="4861" w:author="Sekar Subramanian" w:date="2021-07-16T13:10:00Z">
              <w:rPr>
                <w:rFonts w:cstheme="minorHAnsi"/>
                <w:i/>
                <w:iCs/>
              </w:rPr>
            </w:rPrChange>
          </w:rPr>
          <w:delText>, …, x</w:delText>
        </w:r>
        <w:r w:rsidRPr="007C4EA8" w:rsidDel="00CA397A">
          <w:rPr>
            <w:rFonts w:cstheme="minorHAnsi"/>
            <w:i/>
            <w:iCs/>
            <w:sz w:val="28"/>
            <w:szCs w:val="28"/>
            <w:vertAlign w:val="subscript"/>
            <w:rPrChange w:id="4862" w:author="Sekar Subramanian" w:date="2021-07-16T13:10:00Z">
              <w:rPr>
                <w:rFonts w:cstheme="minorHAnsi"/>
                <w:i/>
                <w:iCs/>
                <w:vertAlign w:val="subscript"/>
              </w:rPr>
            </w:rPrChange>
          </w:rPr>
          <w:delText>n</w:delText>
        </w:r>
        <w:r w:rsidRPr="007C4EA8" w:rsidDel="00CA397A">
          <w:rPr>
            <w:rFonts w:cstheme="minorHAnsi"/>
            <w:i/>
            <w:iCs/>
            <w:sz w:val="28"/>
            <w:szCs w:val="28"/>
            <w:rPrChange w:id="4863" w:author="Sekar Subramanian" w:date="2021-07-16T13:10:00Z">
              <w:rPr>
                <w:rFonts w:cstheme="minorHAnsi"/>
                <w:i/>
                <w:iCs/>
              </w:rPr>
            </w:rPrChange>
          </w:rPr>
          <w:delText xml:space="preserve"> </w:delText>
        </w:r>
        <w:r w:rsidRPr="007C4EA8" w:rsidDel="00CA397A">
          <w:rPr>
            <w:rFonts w:cstheme="minorHAnsi"/>
            <w:sz w:val="28"/>
            <w:szCs w:val="28"/>
            <w:rPrChange w:id="4864" w:author="Sekar Subramanian" w:date="2021-07-16T13:10:00Z">
              <w:rPr>
                <w:rFonts w:cstheme="minorHAnsi"/>
              </w:rPr>
            </w:rPrChange>
          </w:rPr>
          <w:delText>from a distribution with pdf/pmf</w:delText>
        </w:r>
        <w:r w:rsidRPr="007C4EA8" w:rsidDel="00CA397A">
          <w:rPr>
            <w:rFonts w:cstheme="minorHAnsi"/>
            <w:i/>
            <w:iCs/>
            <w:sz w:val="28"/>
            <w:szCs w:val="28"/>
            <w:rPrChange w:id="4865" w:author="Sekar Subramanian" w:date="2021-07-16T13:10:00Z">
              <w:rPr>
                <w:rFonts w:cstheme="minorHAnsi"/>
                <w:i/>
                <w:iCs/>
              </w:rPr>
            </w:rPrChange>
          </w:rPr>
          <w:delText xml:space="preserve"> f (x | </w:delText>
        </w:r>
        <w:r w:rsidRPr="007C4EA8" w:rsidDel="00CA397A">
          <w:rPr>
            <w:rFonts w:cstheme="minorHAnsi"/>
            <w:i/>
            <w:iCs/>
            <w:sz w:val="28"/>
            <w:szCs w:val="28"/>
            <w:lang w:val="el-GR"/>
            <w:rPrChange w:id="4866" w:author="Sekar Subramanian" w:date="2021-07-16T13:10:00Z">
              <w:rPr>
                <w:rFonts w:cstheme="minorHAnsi"/>
                <w:i/>
                <w:iCs/>
                <w:lang w:val="el-GR"/>
              </w:rPr>
            </w:rPrChange>
          </w:rPr>
          <w:delText>θ</w:delText>
        </w:r>
        <w:r w:rsidRPr="007C4EA8" w:rsidDel="00CA397A">
          <w:rPr>
            <w:rFonts w:cstheme="minorHAnsi"/>
            <w:i/>
            <w:iCs/>
            <w:sz w:val="28"/>
            <w:szCs w:val="28"/>
            <w:rPrChange w:id="4867" w:author="Sekar Subramanian" w:date="2021-07-16T13:10:00Z">
              <w:rPr>
                <w:rFonts w:cstheme="minorHAnsi"/>
                <w:i/>
                <w:iCs/>
              </w:rPr>
            </w:rPrChange>
          </w:rPr>
          <w:delText>).</w:delText>
        </w:r>
      </w:del>
    </w:p>
    <w:p w14:paraId="517ABAF4" w14:textId="6C2C10F2" w:rsidR="00573281" w:rsidRPr="007C4EA8" w:rsidDel="00E40B5D" w:rsidRDefault="00573281">
      <w:pPr>
        <w:pStyle w:val="ListParagraph"/>
        <w:numPr>
          <w:ilvl w:val="1"/>
          <w:numId w:val="23"/>
        </w:numPr>
        <w:spacing w:before="120" w:after="120"/>
        <w:contextualSpacing w:val="0"/>
        <w:rPr>
          <w:del w:id="4868" w:author="Sekar Subramanian" w:date="2021-07-16T12:27:00Z"/>
          <w:rFonts w:asciiTheme="minorHAnsi" w:hAnsiTheme="minorHAnsi" w:cstheme="minorHAnsi"/>
          <w:i/>
          <w:iCs/>
          <w:sz w:val="28"/>
          <w:szCs w:val="28"/>
          <w:rPrChange w:id="4869" w:author="Sekar Subramanian" w:date="2021-07-16T13:10:00Z">
            <w:rPr>
              <w:del w:id="4870" w:author="Sekar Subramanian" w:date="2021-07-16T12:27:00Z"/>
              <w:rFonts w:asciiTheme="minorHAnsi" w:hAnsiTheme="minorHAnsi" w:cstheme="minorHAnsi"/>
              <w:i/>
              <w:iCs/>
              <w:sz w:val="22"/>
              <w:szCs w:val="22"/>
            </w:rPr>
          </w:rPrChange>
        </w:rPr>
        <w:pPrChange w:id="4871" w:author="Sekar Subramanian" w:date="2021-07-16T12:36:00Z">
          <w:pPr>
            <w:pStyle w:val="Default"/>
            <w:ind w:left="360"/>
          </w:pPr>
        </w:pPrChange>
      </w:pPr>
    </w:p>
    <w:p w14:paraId="6C630744" w14:textId="697198FC" w:rsidR="00573281" w:rsidRPr="007C4EA8" w:rsidDel="00CA397A" w:rsidRDefault="00573281">
      <w:pPr>
        <w:pStyle w:val="ListParagraph"/>
        <w:numPr>
          <w:ilvl w:val="1"/>
          <w:numId w:val="23"/>
        </w:numPr>
        <w:spacing w:before="120" w:after="120"/>
        <w:contextualSpacing w:val="0"/>
        <w:rPr>
          <w:del w:id="4872" w:author="Sekar Subramanian" w:date="2021-07-16T12:28:00Z"/>
          <w:rFonts w:asciiTheme="minorHAnsi" w:hAnsiTheme="minorHAnsi" w:cstheme="minorHAnsi"/>
          <w:sz w:val="28"/>
          <w:szCs w:val="28"/>
          <w:lang w:val="en-IN"/>
          <w:rPrChange w:id="4873" w:author="Sekar Subramanian" w:date="2021-07-16T13:10:00Z">
            <w:rPr>
              <w:del w:id="4874" w:author="Sekar Subramanian" w:date="2021-07-16T12:28:00Z"/>
              <w:rFonts w:asciiTheme="minorHAnsi" w:hAnsiTheme="minorHAnsi" w:cstheme="minorHAnsi"/>
              <w:sz w:val="22"/>
              <w:szCs w:val="22"/>
              <w:lang w:val="en-IN"/>
            </w:rPr>
          </w:rPrChange>
        </w:rPr>
        <w:pPrChange w:id="4875" w:author="Sekar Subramanian" w:date="2021-07-16T12:36:00Z">
          <w:pPr>
            <w:pStyle w:val="Default"/>
            <w:ind w:left="360"/>
          </w:pPr>
        </w:pPrChange>
      </w:pPr>
      <w:del w:id="4876" w:author="Sekar Subramanian" w:date="2021-07-16T12:28:00Z">
        <w:r w:rsidRPr="007C4EA8" w:rsidDel="00CA397A">
          <w:rPr>
            <w:rFonts w:cstheme="minorHAnsi"/>
            <w:i/>
            <w:iCs/>
            <w:sz w:val="28"/>
            <w:szCs w:val="28"/>
            <w:rPrChange w:id="4877" w:author="Sekar Subramanian" w:date="2021-07-16T13:10:00Z">
              <w:rPr>
                <w:rFonts w:cstheme="minorHAnsi"/>
                <w:i/>
                <w:iCs/>
              </w:rPr>
            </w:rPrChange>
          </w:rPr>
          <w:delText xml:space="preserve">Let </w:delText>
        </w:r>
        <w:r w:rsidRPr="007C4EA8" w:rsidDel="00CA397A">
          <w:rPr>
            <w:rFonts w:cstheme="minorHAnsi"/>
            <w:i/>
            <w:iCs/>
            <w:sz w:val="28"/>
            <w:szCs w:val="28"/>
            <w:lang w:val="el-GR"/>
            <w:rPrChange w:id="4878" w:author="Sekar Subramanian" w:date="2021-07-16T13:10:00Z">
              <w:rPr>
                <w:rFonts w:cstheme="minorHAnsi"/>
                <w:i/>
                <w:iCs/>
                <w:lang w:val="el-GR"/>
              </w:rPr>
            </w:rPrChange>
          </w:rPr>
          <w:delText>π</w:delText>
        </w:r>
        <w:r w:rsidRPr="007C4EA8" w:rsidDel="00CA397A">
          <w:rPr>
            <w:rFonts w:cstheme="minorHAnsi"/>
            <w:i/>
            <w:iCs/>
            <w:sz w:val="28"/>
            <w:szCs w:val="28"/>
            <w:rPrChange w:id="4879" w:author="Sekar Subramanian" w:date="2021-07-16T13:10:00Z">
              <w:rPr>
                <w:rFonts w:cstheme="minorHAnsi"/>
                <w:i/>
                <w:iCs/>
              </w:rPr>
            </w:rPrChange>
          </w:rPr>
          <w:delText xml:space="preserve"> (</w:delText>
        </w:r>
        <w:r w:rsidRPr="007C4EA8" w:rsidDel="00CA397A">
          <w:rPr>
            <w:rFonts w:cstheme="minorHAnsi"/>
            <w:i/>
            <w:iCs/>
            <w:sz w:val="28"/>
            <w:szCs w:val="28"/>
            <w:lang w:val="el-GR"/>
            <w:rPrChange w:id="4880" w:author="Sekar Subramanian" w:date="2021-07-16T13:10:00Z">
              <w:rPr>
                <w:rFonts w:cstheme="minorHAnsi"/>
                <w:i/>
                <w:iCs/>
                <w:lang w:val="el-GR"/>
              </w:rPr>
            </w:rPrChange>
          </w:rPr>
          <w:delText>θ</w:delText>
        </w:r>
        <w:r w:rsidRPr="007C4EA8" w:rsidDel="00CA397A">
          <w:rPr>
            <w:rFonts w:cstheme="minorHAnsi"/>
            <w:i/>
            <w:iCs/>
            <w:sz w:val="28"/>
            <w:szCs w:val="28"/>
            <w:rPrChange w:id="4881" w:author="Sekar Subramanian" w:date="2021-07-16T13:10:00Z">
              <w:rPr>
                <w:rFonts w:cstheme="minorHAnsi"/>
                <w:i/>
                <w:iCs/>
              </w:rPr>
            </w:rPrChange>
          </w:rPr>
          <w:delText xml:space="preserve">) be the prior distribution of </w:delText>
        </w:r>
        <w:r w:rsidRPr="007C4EA8" w:rsidDel="00CA397A">
          <w:rPr>
            <w:rFonts w:cstheme="minorHAnsi"/>
            <w:i/>
            <w:iCs/>
            <w:sz w:val="28"/>
            <w:szCs w:val="28"/>
            <w:lang w:val="el-GR"/>
            <w:rPrChange w:id="4882" w:author="Sekar Subramanian" w:date="2021-07-16T13:10:00Z">
              <w:rPr>
                <w:rFonts w:cstheme="minorHAnsi"/>
                <w:i/>
                <w:iCs/>
                <w:lang w:val="el-GR"/>
              </w:rPr>
            </w:rPrChange>
          </w:rPr>
          <w:delText>θ</w:delText>
        </w:r>
        <w:r w:rsidRPr="007C4EA8" w:rsidDel="00CA397A">
          <w:rPr>
            <w:rFonts w:cstheme="minorHAnsi"/>
            <w:i/>
            <w:iCs/>
            <w:sz w:val="28"/>
            <w:szCs w:val="28"/>
            <w:rPrChange w:id="4883" w:author="Sekar Subramanian" w:date="2021-07-16T13:10:00Z">
              <w:rPr>
                <w:rFonts w:cstheme="minorHAnsi"/>
                <w:i/>
                <w:iCs/>
              </w:rPr>
            </w:rPrChange>
          </w:rPr>
          <w:delText>.</w:delText>
        </w:r>
      </w:del>
    </w:p>
    <w:p w14:paraId="2E1AB9BC" w14:textId="1A5A0F04" w:rsidR="00573281" w:rsidRPr="007C4EA8" w:rsidDel="00CA397A" w:rsidRDefault="00573281">
      <w:pPr>
        <w:pStyle w:val="ListParagraph"/>
        <w:numPr>
          <w:ilvl w:val="1"/>
          <w:numId w:val="23"/>
        </w:numPr>
        <w:spacing w:before="120" w:after="120"/>
        <w:contextualSpacing w:val="0"/>
        <w:rPr>
          <w:del w:id="4884" w:author="Sekar Subramanian" w:date="2021-07-16T12:28:00Z"/>
          <w:rFonts w:asciiTheme="minorHAnsi" w:hAnsiTheme="minorHAnsi" w:cstheme="minorHAnsi"/>
          <w:sz w:val="28"/>
          <w:szCs w:val="28"/>
          <w:lang w:val="en-IN"/>
          <w:rPrChange w:id="4885" w:author="Sekar Subramanian" w:date="2021-07-16T13:10:00Z">
            <w:rPr>
              <w:del w:id="4886" w:author="Sekar Subramanian" w:date="2021-07-16T12:28:00Z"/>
              <w:rFonts w:asciiTheme="minorHAnsi" w:hAnsiTheme="minorHAnsi" w:cstheme="minorHAnsi"/>
              <w:sz w:val="22"/>
              <w:szCs w:val="22"/>
              <w:lang w:val="en-IN"/>
            </w:rPr>
          </w:rPrChange>
        </w:rPr>
        <w:pPrChange w:id="4887" w:author="Sekar Subramanian" w:date="2021-07-16T12:36:00Z">
          <w:pPr>
            <w:pStyle w:val="Default"/>
            <w:ind w:left="360"/>
          </w:pPr>
        </w:pPrChange>
      </w:pPr>
      <w:del w:id="4888" w:author="Sekar Subramanian" w:date="2021-07-16T12:28:00Z">
        <w:r w:rsidRPr="007C4EA8" w:rsidDel="00CA397A">
          <w:rPr>
            <w:rFonts w:cstheme="minorHAnsi"/>
            <w:i/>
            <w:iCs/>
            <w:sz w:val="28"/>
            <w:szCs w:val="28"/>
            <w:rPrChange w:id="4889" w:author="Sekar Subramanian" w:date="2021-07-16T13:10:00Z">
              <w:rPr>
                <w:rFonts w:cstheme="minorHAnsi"/>
                <w:i/>
                <w:iCs/>
              </w:rPr>
            </w:rPrChange>
          </w:rPr>
          <w:delText xml:space="preserve">Let </w:delText>
        </w:r>
        <w:r w:rsidRPr="007C4EA8" w:rsidDel="00CA397A">
          <w:rPr>
            <w:rFonts w:cstheme="minorHAnsi"/>
            <w:i/>
            <w:iCs/>
            <w:sz w:val="28"/>
            <w:szCs w:val="28"/>
            <w:lang w:val="el-GR"/>
            <w:rPrChange w:id="4890" w:author="Sekar Subramanian" w:date="2021-07-16T13:10:00Z">
              <w:rPr>
                <w:rFonts w:cstheme="minorHAnsi"/>
                <w:i/>
                <w:iCs/>
                <w:lang w:val="el-GR"/>
              </w:rPr>
            </w:rPrChange>
          </w:rPr>
          <w:delText>π</w:delText>
        </w:r>
        <w:r w:rsidRPr="007C4EA8" w:rsidDel="00CA397A">
          <w:rPr>
            <w:rFonts w:cstheme="minorHAnsi"/>
            <w:sz w:val="28"/>
            <w:szCs w:val="28"/>
            <w:rPrChange w:id="4891" w:author="Sekar Subramanian" w:date="2021-07-16T13:10:00Z">
              <w:rPr>
                <w:rFonts w:cstheme="minorHAnsi"/>
              </w:rPr>
            </w:rPrChange>
          </w:rPr>
          <w:delText xml:space="preserve"> *(</w:delText>
        </w:r>
        <w:r w:rsidRPr="007C4EA8" w:rsidDel="00CA397A">
          <w:rPr>
            <w:rFonts w:cstheme="minorHAnsi"/>
            <w:i/>
            <w:iCs/>
            <w:sz w:val="28"/>
            <w:szCs w:val="28"/>
            <w:lang w:val="el-GR"/>
            <w:rPrChange w:id="4892" w:author="Sekar Subramanian" w:date="2021-07-16T13:10:00Z">
              <w:rPr>
                <w:rFonts w:cstheme="minorHAnsi"/>
                <w:i/>
                <w:iCs/>
                <w:lang w:val="el-GR"/>
              </w:rPr>
            </w:rPrChange>
          </w:rPr>
          <w:delText>θ</w:delText>
        </w:r>
        <w:r w:rsidRPr="007C4EA8" w:rsidDel="00CA397A">
          <w:rPr>
            <w:rFonts w:cstheme="minorHAnsi"/>
            <w:i/>
            <w:iCs/>
            <w:sz w:val="28"/>
            <w:szCs w:val="28"/>
            <w:rPrChange w:id="4893" w:author="Sekar Subramanian" w:date="2021-07-16T13:10:00Z">
              <w:rPr>
                <w:rFonts w:cstheme="minorHAnsi"/>
                <w:i/>
                <w:iCs/>
              </w:rPr>
            </w:rPrChange>
          </w:rPr>
          <w:delText xml:space="preserve"> | x</w:delText>
        </w:r>
        <w:r w:rsidRPr="007C4EA8" w:rsidDel="00CA397A">
          <w:rPr>
            <w:rFonts w:cstheme="minorHAnsi"/>
            <w:i/>
            <w:iCs/>
            <w:sz w:val="28"/>
            <w:szCs w:val="28"/>
            <w:vertAlign w:val="subscript"/>
            <w:rPrChange w:id="4894" w:author="Sekar Subramanian" w:date="2021-07-16T13:10:00Z">
              <w:rPr>
                <w:rFonts w:cstheme="minorHAnsi"/>
                <w:i/>
                <w:iCs/>
                <w:vertAlign w:val="subscript"/>
              </w:rPr>
            </w:rPrChange>
          </w:rPr>
          <w:delText>1</w:delText>
        </w:r>
        <w:r w:rsidRPr="007C4EA8" w:rsidDel="00CA397A">
          <w:rPr>
            <w:rFonts w:cstheme="minorHAnsi"/>
            <w:i/>
            <w:iCs/>
            <w:sz w:val="28"/>
            <w:szCs w:val="28"/>
            <w:rPrChange w:id="4895" w:author="Sekar Subramanian" w:date="2021-07-16T13:10:00Z">
              <w:rPr>
                <w:rFonts w:cstheme="minorHAnsi"/>
                <w:i/>
                <w:iCs/>
              </w:rPr>
            </w:rPrChange>
          </w:rPr>
          <w:delText>, x</w:delText>
        </w:r>
        <w:r w:rsidRPr="007C4EA8" w:rsidDel="00CA397A">
          <w:rPr>
            <w:rFonts w:cstheme="minorHAnsi"/>
            <w:i/>
            <w:iCs/>
            <w:sz w:val="28"/>
            <w:szCs w:val="28"/>
            <w:vertAlign w:val="subscript"/>
            <w:rPrChange w:id="4896" w:author="Sekar Subramanian" w:date="2021-07-16T13:10:00Z">
              <w:rPr>
                <w:rFonts w:cstheme="minorHAnsi"/>
                <w:i/>
                <w:iCs/>
                <w:vertAlign w:val="subscript"/>
              </w:rPr>
            </w:rPrChange>
          </w:rPr>
          <w:delText>2</w:delText>
        </w:r>
        <w:r w:rsidRPr="007C4EA8" w:rsidDel="00CA397A">
          <w:rPr>
            <w:rFonts w:cstheme="minorHAnsi"/>
            <w:i/>
            <w:iCs/>
            <w:sz w:val="28"/>
            <w:szCs w:val="28"/>
            <w:rPrChange w:id="4897" w:author="Sekar Subramanian" w:date="2021-07-16T13:10:00Z">
              <w:rPr>
                <w:rFonts w:cstheme="minorHAnsi"/>
                <w:i/>
                <w:iCs/>
              </w:rPr>
            </w:rPrChange>
          </w:rPr>
          <w:delText>, …, x</w:delText>
        </w:r>
        <w:r w:rsidRPr="007C4EA8" w:rsidDel="00CA397A">
          <w:rPr>
            <w:rFonts w:cstheme="minorHAnsi"/>
            <w:i/>
            <w:iCs/>
            <w:sz w:val="28"/>
            <w:szCs w:val="28"/>
            <w:vertAlign w:val="subscript"/>
            <w:rPrChange w:id="4898" w:author="Sekar Subramanian" w:date="2021-07-16T13:10:00Z">
              <w:rPr>
                <w:rFonts w:cstheme="minorHAnsi"/>
                <w:i/>
                <w:iCs/>
                <w:vertAlign w:val="subscript"/>
              </w:rPr>
            </w:rPrChange>
          </w:rPr>
          <w:delText>n</w:delText>
        </w:r>
        <w:r w:rsidRPr="007C4EA8" w:rsidDel="00CA397A">
          <w:rPr>
            <w:rFonts w:cstheme="minorHAnsi"/>
            <w:sz w:val="28"/>
            <w:szCs w:val="28"/>
            <w:rPrChange w:id="4899" w:author="Sekar Subramanian" w:date="2021-07-16T13:10:00Z">
              <w:rPr>
                <w:rFonts w:cstheme="minorHAnsi"/>
              </w:rPr>
            </w:rPrChange>
          </w:rPr>
          <w:delText xml:space="preserve">)  be the posterior distribution. </w:delText>
        </w:r>
      </w:del>
    </w:p>
    <w:p w14:paraId="525428DA" w14:textId="2427D3C5" w:rsidR="00573281" w:rsidRPr="007C4EA8" w:rsidDel="00CA397A" w:rsidRDefault="00573281">
      <w:pPr>
        <w:pStyle w:val="ListParagraph"/>
        <w:numPr>
          <w:ilvl w:val="1"/>
          <w:numId w:val="23"/>
        </w:numPr>
        <w:spacing w:before="120" w:after="120"/>
        <w:contextualSpacing w:val="0"/>
        <w:rPr>
          <w:del w:id="4900" w:author="Sekar Subramanian" w:date="2021-07-16T12:28:00Z"/>
          <w:rFonts w:asciiTheme="minorHAnsi" w:hAnsiTheme="minorHAnsi" w:cstheme="minorHAnsi"/>
          <w:sz w:val="28"/>
          <w:szCs w:val="28"/>
          <w:lang w:val="en-IN"/>
          <w:rPrChange w:id="4901" w:author="Sekar Subramanian" w:date="2021-07-16T13:10:00Z">
            <w:rPr>
              <w:del w:id="4902" w:author="Sekar Subramanian" w:date="2021-07-16T12:28:00Z"/>
              <w:rFonts w:asciiTheme="minorHAnsi" w:hAnsiTheme="minorHAnsi" w:cstheme="minorHAnsi"/>
              <w:sz w:val="22"/>
              <w:szCs w:val="22"/>
              <w:lang w:val="en-IN"/>
            </w:rPr>
          </w:rPrChange>
        </w:rPr>
        <w:pPrChange w:id="4903" w:author="Sekar Subramanian" w:date="2021-07-16T12:36:00Z">
          <w:pPr>
            <w:pStyle w:val="Default"/>
            <w:ind w:left="360"/>
          </w:pPr>
        </w:pPrChange>
      </w:pPr>
      <w:del w:id="4904" w:author="Sekar Subramanian" w:date="2021-07-16T12:28:00Z">
        <w:r w:rsidRPr="007C4EA8" w:rsidDel="00CA397A">
          <w:rPr>
            <w:rFonts w:cstheme="minorHAnsi"/>
            <w:sz w:val="28"/>
            <w:szCs w:val="28"/>
            <w:rPrChange w:id="4905" w:author="Sekar Subramanian" w:date="2021-07-16T13:10:00Z">
              <w:rPr>
                <w:rFonts w:cstheme="minorHAnsi"/>
              </w:rPr>
            </w:rPrChange>
          </w:rPr>
          <w:delText xml:space="preserve">**Note that </w:delText>
        </w:r>
        <w:r w:rsidRPr="007C4EA8" w:rsidDel="00CA397A">
          <w:rPr>
            <w:rFonts w:cstheme="minorHAnsi"/>
            <w:i/>
            <w:iCs/>
            <w:sz w:val="28"/>
            <w:szCs w:val="28"/>
            <w:lang w:val="el-GR"/>
            <w:rPrChange w:id="4906" w:author="Sekar Subramanian" w:date="2021-07-16T13:10:00Z">
              <w:rPr>
                <w:rFonts w:cstheme="minorHAnsi"/>
                <w:i/>
                <w:iCs/>
                <w:lang w:val="el-GR"/>
              </w:rPr>
            </w:rPrChange>
          </w:rPr>
          <w:delText>π</w:delText>
        </w:r>
        <w:r w:rsidRPr="007C4EA8" w:rsidDel="00CA397A">
          <w:rPr>
            <w:rFonts w:cstheme="minorHAnsi"/>
            <w:sz w:val="28"/>
            <w:szCs w:val="28"/>
            <w:rPrChange w:id="4907" w:author="Sekar Subramanian" w:date="2021-07-16T13:10:00Z">
              <w:rPr>
                <w:rFonts w:cstheme="minorHAnsi"/>
              </w:rPr>
            </w:rPrChange>
          </w:rPr>
          <w:delText xml:space="preserve"> *(</w:delText>
        </w:r>
        <w:r w:rsidRPr="007C4EA8" w:rsidDel="00CA397A">
          <w:rPr>
            <w:rFonts w:cstheme="minorHAnsi"/>
            <w:i/>
            <w:iCs/>
            <w:sz w:val="28"/>
            <w:szCs w:val="28"/>
            <w:lang w:val="el-GR"/>
            <w:rPrChange w:id="4908" w:author="Sekar Subramanian" w:date="2021-07-16T13:10:00Z">
              <w:rPr>
                <w:rFonts w:cstheme="minorHAnsi"/>
                <w:i/>
                <w:iCs/>
                <w:lang w:val="el-GR"/>
              </w:rPr>
            </w:rPrChange>
          </w:rPr>
          <w:delText>θ</w:delText>
        </w:r>
        <w:r w:rsidRPr="007C4EA8" w:rsidDel="00CA397A">
          <w:rPr>
            <w:rFonts w:cstheme="minorHAnsi"/>
            <w:i/>
            <w:iCs/>
            <w:sz w:val="28"/>
            <w:szCs w:val="28"/>
            <w:rPrChange w:id="4909" w:author="Sekar Subramanian" w:date="2021-07-16T13:10:00Z">
              <w:rPr>
                <w:rFonts w:cstheme="minorHAnsi"/>
                <w:i/>
                <w:iCs/>
              </w:rPr>
            </w:rPrChange>
          </w:rPr>
          <w:delText xml:space="preserve"> | x</w:delText>
        </w:r>
        <w:r w:rsidRPr="007C4EA8" w:rsidDel="00CA397A">
          <w:rPr>
            <w:rFonts w:cstheme="minorHAnsi"/>
            <w:i/>
            <w:iCs/>
            <w:sz w:val="28"/>
            <w:szCs w:val="28"/>
            <w:vertAlign w:val="subscript"/>
            <w:rPrChange w:id="4910" w:author="Sekar Subramanian" w:date="2021-07-16T13:10:00Z">
              <w:rPr>
                <w:rFonts w:cstheme="minorHAnsi"/>
                <w:i/>
                <w:iCs/>
                <w:vertAlign w:val="subscript"/>
              </w:rPr>
            </w:rPrChange>
          </w:rPr>
          <w:delText>1</w:delText>
        </w:r>
        <w:r w:rsidRPr="007C4EA8" w:rsidDel="00CA397A">
          <w:rPr>
            <w:rFonts w:cstheme="minorHAnsi"/>
            <w:i/>
            <w:iCs/>
            <w:sz w:val="28"/>
            <w:szCs w:val="28"/>
            <w:rPrChange w:id="4911" w:author="Sekar Subramanian" w:date="2021-07-16T13:10:00Z">
              <w:rPr>
                <w:rFonts w:cstheme="minorHAnsi"/>
                <w:i/>
                <w:iCs/>
              </w:rPr>
            </w:rPrChange>
          </w:rPr>
          <w:delText>, x</w:delText>
        </w:r>
        <w:r w:rsidRPr="007C4EA8" w:rsidDel="00CA397A">
          <w:rPr>
            <w:rFonts w:cstheme="minorHAnsi"/>
            <w:i/>
            <w:iCs/>
            <w:sz w:val="28"/>
            <w:szCs w:val="28"/>
            <w:vertAlign w:val="subscript"/>
            <w:rPrChange w:id="4912" w:author="Sekar Subramanian" w:date="2021-07-16T13:10:00Z">
              <w:rPr>
                <w:rFonts w:cstheme="minorHAnsi"/>
                <w:i/>
                <w:iCs/>
                <w:vertAlign w:val="subscript"/>
              </w:rPr>
            </w:rPrChange>
          </w:rPr>
          <w:delText>2</w:delText>
        </w:r>
        <w:r w:rsidRPr="007C4EA8" w:rsidDel="00CA397A">
          <w:rPr>
            <w:rFonts w:cstheme="minorHAnsi"/>
            <w:i/>
            <w:iCs/>
            <w:sz w:val="28"/>
            <w:szCs w:val="28"/>
            <w:rPrChange w:id="4913" w:author="Sekar Subramanian" w:date="2021-07-16T13:10:00Z">
              <w:rPr>
                <w:rFonts w:cstheme="minorHAnsi"/>
                <w:i/>
                <w:iCs/>
              </w:rPr>
            </w:rPrChange>
          </w:rPr>
          <w:delText>, …, x</w:delText>
        </w:r>
        <w:r w:rsidRPr="007C4EA8" w:rsidDel="00CA397A">
          <w:rPr>
            <w:rFonts w:cstheme="minorHAnsi"/>
            <w:i/>
            <w:iCs/>
            <w:sz w:val="28"/>
            <w:szCs w:val="28"/>
            <w:vertAlign w:val="subscript"/>
            <w:rPrChange w:id="4914" w:author="Sekar Subramanian" w:date="2021-07-16T13:10:00Z">
              <w:rPr>
                <w:rFonts w:cstheme="minorHAnsi"/>
                <w:i/>
                <w:iCs/>
                <w:vertAlign w:val="subscript"/>
              </w:rPr>
            </w:rPrChange>
          </w:rPr>
          <w:delText>n</w:delText>
        </w:r>
        <w:r w:rsidRPr="007C4EA8" w:rsidDel="00CA397A">
          <w:rPr>
            <w:rFonts w:cstheme="minorHAnsi"/>
            <w:sz w:val="28"/>
            <w:szCs w:val="28"/>
            <w:rPrChange w:id="4915" w:author="Sekar Subramanian" w:date="2021-07-16T13:10:00Z">
              <w:rPr>
                <w:rFonts w:cstheme="minorHAnsi"/>
              </w:rPr>
            </w:rPrChange>
          </w:rPr>
          <w:delText xml:space="preserve">) is the condition distribution of </w:delText>
        </w:r>
        <w:r w:rsidRPr="007C4EA8" w:rsidDel="00CA397A">
          <w:rPr>
            <w:rFonts w:cstheme="minorHAnsi"/>
            <w:i/>
            <w:iCs/>
            <w:sz w:val="28"/>
            <w:szCs w:val="28"/>
            <w:lang w:val="el-GR"/>
            <w:rPrChange w:id="4916" w:author="Sekar Subramanian" w:date="2021-07-16T13:10:00Z">
              <w:rPr>
                <w:rFonts w:cstheme="minorHAnsi"/>
                <w:i/>
                <w:iCs/>
                <w:lang w:val="el-GR"/>
              </w:rPr>
            </w:rPrChange>
          </w:rPr>
          <w:delText>θ</w:delText>
        </w:r>
        <w:r w:rsidRPr="007C4EA8" w:rsidDel="00CA397A">
          <w:rPr>
            <w:rFonts w:cstheme="minorHAnsi"/>
            <w:sz w:val="28"/>
            <w:szCs w:val="28"/>
            <w:rPrChange w:id="4917" w:author="Sekar Subramanian" w:date="2021-07-16T13:10:00Z">
              <w:rPr>
                <w:rFonts w:cstheme="minorHAnsi"/>
              </w:rPr>
            </w:rPrChange>
          </w:rPr>
          <w:delText xml:space="preserve"> given the observed data, </w:delText>
        </w:r>
        <w:r w:rsidRPr="007C4EA8" w:rsidDel="00CA397A">
          <w:rPr>
            <w:rFonts w:cstheme="minorHAnsi"/>
            <w:i/>
            <w:iCs/>
            <w:sz w:val="28"/>
            <w:szCs w:val="28"/>
            <w:rPrChange w:id="4918" w:author="Sekar Subramanian" w:date="2021-07-16T13:10:00Z">
              <w:rPr>
                <w:rFonts w:cstheme="minorHAnsi"/>
                <w:i/>
                <w:iCs/>
              </w:rPr>
            </w:rPrChange>
          </w:rPr>
          <w:delText>x</w:delText>
        </w:r>
        <w:r w:rsidRPr="007C4EA8" w:rsidDel="00CA397A">
          <w:rPr>
            <w:rFonts w:cstheme="minorHAnsi"/>
            <w:i/>
            <w:iCs/>
            <w:sz w:val="28"/>
            <w:szCs w:val="28"/>
            <w:vertAlign w:val="subscript"/>
            <w:rPrChange w:id="4919" w:author="Sekar Subramanian" w:date="2021-07-16T13:10:00Z">
              <w:rPr>
                <w:rFonts w:cstheme="minorHAnsi"/>
                <w:i/>
                <w:iCs/>
                <w:vertAlign w:val="subscript"/>
              </w:rPr>
            </w:rPrChange>
          </w:rPr>
          <w:delText>1</w:delText>
        </w:r>
        <w:r w:rsidRPr="007C4EA8" w:rsidDel="00CA397A">
          <w:rPr>
            <w:rFonts w:cstheme="minorHAnsi"/>
            <w:i/>
            <w:iCs/>
            <w:sz w:val="28"/>
            <w:szCs w:val="28"/>
            <w:rPrChange w:id="4920" w:author="Sekar Subramanian" w:date="2021-07-16T13:10:00Z">
              <w:rPr>
                <w:rFonts w:cstheme="minorHAnsi"/>
                <w:i/>
                <w:iCs/>
              </w:rPr>
            </w:rPrChange>
          </w:rPr>
          <w:delText>, x</w:delText>
        </w:r>
        <w:r w:rsidRPr="007C4EA8" w:rsidDel="00CA397A">
          <w:rPr>
            <w:rFonts w:cstheme="minorHAnsi"/>
            <w:i/>
            <w:iCs/>
            <w:sz w:val="28"/>
            <w:szCs w:val="28"/>
            <w:vertAlign w:val="subscript"/>
            <w:rPrChange w:id="4921" w:author="Sekar Subramanian" w:date="2021-07-16T13:10:00Z">
              <w:rPr>
                <w:rFonts w:cstheme="minorHAnsi"/>
                <w:i/>
                <w:iCs/>
                <w:vertAlign w:val="subscript"/>
              </w:rPr>
            </w:rPrChange>
          </w:rPr>
          <w:delText>2</w:delText>
        </w:r>
        <w:r w:rsidRPr="007C4EA8" w:rsidDel="00CA397A">
          <w:rPr>
            <w:rFonts w:cstheme="minorHAnsi"/>
            <w:i/>
            <w:iCs/>
            <w:sz w:val="28"/>
            <w:szCs w:val="28"/>
            <w:rPrChange w:id="4922" w:author="Sekar Subramanian" w:date="2021-07-16T13:10:00Z">
              <w:rPr>
                <w:rFonts w:cstheme="minorHAnsi"/>
                <w:i/>
                <w:iCs/>
              </w:rPr>
            </w:rPrChange>
          </w:rPr>
          <w:delText>, …, x</w:delText>
        </w:r>
        <w:r w:rsidRPr="007C4EA8" w:rsidDel="00CA397A">
          <w:rPr>
            <w:rFonts w:cstheme="minorHAnsi"/>
            <w:i/>
            <w:iCs/>
            <w:sz w:val="28"/>
            <w:szCs w:val="28"/>
            <w:vertAlign w:val="subscript"/>
            <w:rPrChange w:id="4923" w:author="Sekar Subramanian" w:date="2021-07-16T13:10:00Z">
              <w:rPr>
                <w:rFonts w:cstheme="minorHAnsi"/>
                <w:i/>
                <w:iCs/>
                <w:vertAlign w:val="subscript"/>
              </w:rPr>
            </w:rPrChange>
          </w:rPr>
          <w:delText>n</w:delText>
        </w:r>
        <w:r w:rsidRPr="007C4EA8" w:rsidDel="00CA397A">
          <w:rPr>
            <w:rFonts w:cstheme="minorHAnsi"/>
            <w:sz w:val="28"/>
            <w:szCs w:val="28"/>
            <w:rPrChange w:id="4924" w:author="Sekar Subramanian" w:date="2021-07-16T13:10:00Z">
              <w:rPr>
                <w:rFonts w:cstheme="minorHAnsi"/>
              </w:rPr>
            </w:rPrChange>
          </w:rPr>
          <w:delText>.</w:delText>
        </w:r>
      </w:del>
    </w:p>
    <w:p w14:paraId="01B01EF2" w14:textId="411962E5" w:rsidR="00573281" w:rsidRPr="007C4EA8" w:rsidDel="00CA397A" w:rsidRDefault="00573281">
      <w:pPr>
        <w:pStyle w:val="ListParagraph"/>
        <w:numPr>
          <w:ilvl w:val="1"/>
          <w:numId w:val="23"/>
        </w:numPr>
        <w:spacing w:before="120" w:after="120"/>
        <w:contextualSpacing w:val="0"/>
        <w:rPr>
          <w:del w:id="4925" w:author="Sekar Subramanian" w:date="2021-07-16T12:28:00Z"/>
          <w:rFonts w:asciiTheme="minorHAnsi" w:hAnsiTheme="minorHAnsi" w:cstheme="minorHAnsi"/>
          <w:sz w:val="28"/>
          <w:szCs w:val="28"/>
          <w:rPrChange w:id="4926" w:author="Sekar Subramanian" w:date="2021-07-16T13:10:00Z">
            <w:rPr>
              <w:del w:id="4927" w:author="Sekar Subramanian" w:date="2021-07-16T12:28:00Z"/>
              <w:rFonts w:asciiTheme="minorHAnsi" w:hAnsiTheme="minorHAnsi" w:cstheme="minorHAnsi"/>
              <w:sz w:val="22"/>
              <w:szCs w:val="22"/>
            </w:rPr>
          </w:rPrChange>
        </w:rPr>
        <w:pPrChange w:id="4928" w:author="Sekar Subramanian" w:date="2021-07-16T12:36:00Z">
          <w:pPr>
            <w:pStyle w:val="Default"/>
            <w:ind w:left="360"/>
          </w:pPr>
        </w:pPrChange>
      </w:pPr>
      <w:del w:id="4929" w:author="Sekar Subramanian" w:date="2021-07-16T12:28:00Z">
        <w:r w:rsidRPr="007C4EA8" w:rsidDel="00CA397A">
          <w:rPr>
            <w:rFonts w:cstheme="minorHAnsi"/>
            <w:sz w:val="28"/>
            <w:szCs w:val="28"/>
            <w:rPrChange w:id="4930" w:author="Sekar Subramanian" w:date="2021-07-16T13:10:00Z">
              <w:rPr>
                <w:rFonts w:cstheme="minorHAnsi"/>
              </w:rPr>
            </w:rPrChange>
          </w:rPr>
          <w:delText xml:space="preserve">If we apply Bayes Theorem (Eq. 15.1), the </w:delText>
        </w:r>
        <w:r w:rsidRPr="007C4EA8" w:rsidDel="00CA397A">
          <w:rPr>
            <w:rFonts w:cstheme="minorHAnsi"/>
            <w:sz w:val="28"/>
            <w:szCs w:val="28"/>
            <w:u w:val="single"/>
            <w:rPrChange w:id="4931" w:author="Sekar Subramanian" w:date="2021-07-16T13:10:00Z">
              <w:rPr>
                <w:rFonts w:cstheme="minorHAnsi"/>
                <w:u w:val="single"/>
              </w:rPr>
            </w:rPrChange>
          </w:rPr>
          <w:delText>posterior distribution</w:delText>
        </w:r>
        <w:r w:rsidRPr="007C4EA8" w:rsidDel="00CA397A">
          <w:rPr>
            <w:rFonts w:cstheme="minorHAnsi"/>
            <w:sz w:val="28"/>
            <w:szCs w:val="28"/>
            <w:rPrChange w:id="4932" w:author="Sekar Subramanian" w:date="2021-07-16T13:10:00Z">
              <w:rPr>
                <w:rFonts w:cstheme="minorHAnsi"/>
              </w:rPr>
            </w:rPrChange>
          </w:rPr>
          <w:delText xml:space="preserve"> becomes:</w:delText>
        </w:r>
      </w:del>
    </w:p>
    <w:p w14:paraId="5C9FE508" w14:textId="05F3C5DC" w:rsidR="00573281" w:rsidRPr="007C4EA8" w:rsidDel="00CA397A" w:rsidRDefault="00573281">
      <w:pPr>
        <w:pStyle w:val="ListParagraph"/>
        <w:numPr>
          <w:ilvl w:val="1"/>
          <w:numId w:val="23"/>
        </w:numPr>
        <w:spacing w:before="120" w:after="120"/>
        <w:contextualSpacing w:val="0"/>
        <w:rPr>
          <w:del w:id="4933" w:author="Sekar Subramanian" w:date="2021-07-16T12:28:00Z"/>
          <w:rFonts w:asciiTheme="minorHAnsi" w:hAnsiTheme="minorHAnsi" w:cstheme="minorHAnsi"/>
          <w:sz w:val="28"/>
          <w:szCs w:val="28"/>
          <w:rPrChange w:id="4934" w:author="Sekar Subramanian" w:date="2021-07-16T13:10:00Z">
            <w:rPr>
              <w:del w:id="4935" w:author="Sekar Subramanian" w:date="2021-07-16T12:28:00Z"/>
              <w:rFonts w:asciiTheme="minorHAnsi" w:hAnsiTheme="minorHAnsi" w:cstheme="minorHAnsi"/>
              <w:sz w:val="22"/>
              <w:szCs w:val="22"/>
            </w:rPr>
          </w:rPrChange>
        </w:rPr>
        <w:pPrChange w:id="4936" w:author="Sekar Subramanian" w:date="2021-07-16T12:36:00Z">
          <w:pPr>
            <w:pStyle w:val="Default"/>
          </w:pPr>
        </w:pPrChange>
      </w:pPr>
    </w:p>
    <w:p w14:paraId="7D2249CF" w14:textId="5E5E4E3B" w:rsidR="00573281" w:rsidRPr="007C4EA8" w:rsidDel="00CA397A" w:rsidRDefault="00573281">
      <w:pPr>
        <w:pStyle w:val="ListParagraph"/>
        <w:numPr>
          <w:ilvl w:val="1"/>
          <w:numId w:val="23"/>
        </w:numPr>
        <w:spacing w:before="120" w:after="120"/>
        <w:contextualSpacing w:val="0"/>
        <w:rPr>
          <w:del w:id="4937" w:author="Sekar Subramanian" w:date="2021-07-16T12:28:00Z"/>
          <w:rFonts w:asciiTheme="minorHAnsi" w:hAnsiTheme="minorHAnsi" w:cstheme="minorHAnsi"/>
          <w:sz w:val="28"/>
          <w:szCs w:val="28"/>
          <w:lang w:val="en-IN"/>
          <w:rPrChange w:id="4938" w:author="Sekar Subramanian" w:date="2021-07-16T13:10:00Z">
            <w:rPr>
              <w:del w:id="4939" w:author="Sekar Subramanian" w:date="2021-07-16T12:28:00Z"/>
              <w:rFonts w:asciiTheme="minorHAnsi" w:hAnsiTheme="minorHAnsi" w:cstheme="minorHAnsi"/>
              <w:sz w:val="22"/>
              <w:szCs w:val="22"/>
              <w:lang w:val="en-IN"/>
            </w:rPr>
          </w:rPrChange>
        </w:rPr>
        <w:pPrChange w:id="4940" w:author="Sekar Subramanian" w:date="2021-07-16T12:36:00Z">
          <w:pPr>
            <w:pStyle w:val="Default"/>
            <w:jc w:val="center"/>
          </w:pPr>
        </w:pPrChange>
      </w:pPr>
      <w:del w:id="4941" w:author="Sekar Subramanian" w:date="2021-07-16T12:28:00Z">
        <w:r w:rsidRPr="007C4EA8" w:rsidDel="00CA397A">
          <w:rPr>
            <w:rFonts w:asciiTheme="minorHAnsi" w:hAnsiTheme="minorHAnsi" w:cstheme="minorHAnsi"/>
            <w:noProof/>
            <w:sz w:val="28"/>
            <w:szCs w:val="28"/>
            <w:rPrChange w:id="4942" w:author="Sekar Subramanian" w:date="2021-07-16T13:10:00Z">
              <w:rPr>
                <w:noProof/>
              </w:rPr>
            </w:rPrChange>
          </w:rPr>
          <w:drawing>
            <wp:inline distT="0" distB="0" distL="0" distR="0" wp14:anchorId="2D07FD69" wp14:editId="2B934473">
              <wp:extent cx="5119223" cy="971485"/>
              <wp:effectExtent l="0" t="0" r="0" b="0"/>
              <wp:docPr id="49" name="Picture 4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19223" cy="971485"/>
                      </a:xfrm>
                      <a:prstGeom prst="rect">
                        <a:avLst/>
                      </a:prstGeom>
                    </pic:spPr>
                  </pic:pic>
                </a:graphicData>
              </a:graphic>
            </wp:inline>
          </w:drawing>
        </w:r>
      </w:del>
    </w:p>
    <w:p w14:paraId="27767C3E" w14:textId="62EC12CF" w:rsidR="00573281" w:rsidRPr="007C4EA8" w:rsidDel="00CA397A" w:rsidRDefault="00573281">
      <w:pPr>
        <w:pStyle w:val="ListParagraph"/>
        <w:numPr>
          <w:ilvl w:val="1"/>
          <w:numId w:val="23"/>
        </w:numPr>
        <w:spacing w:before="120" w:after="120"/>
        <w:contextualSpacing w:val="0"/>
        <w:rPr>
          <w:del w:id="4943" w:author="Sekar Subramanian" w:date="2021-07-16T12:28:00Z"/>
          <w:rFonts w:asciiTheme="minorHAnsi" w:hAnsiTheme="minorHAnsi" w:cstheme="minorHAnsi"/>
          <w:sz w:val="28"/>
          <w:szCs w:val="28"/>
          <w:rPrChange w:id="4944" w:author="Sekar Subramanian" w:date="2021-07-16T13:10:00Z">
            <w:rPr>
              <w:del w:id="4945" w:author="Sekar Subramanian" w:date="2021-07-16T12:28:00Z"/>
              <w:rFonts w:asciiTheme="minorHAnsi" w:hAnsiTheme="minorHAnsi" w:cstheme="minorHAnsi"/>
              <w:sz w:val="22"/>
              <w:szCs w:val="22"/>
            </w:rPr>
          </w:rPrChange>
        </w:rPr>
        <w:pPrChange w:id="4946" w:author="Sekar Subramanian" w:date="2021-07-16T12:36:00Z">
          <w:pPr>
            <w:pStyle w:val="Default"/>
          </w:pPr>
        </w:pPrChange>
      </w:pPr>
    </w:p>
    <w:p w14:paraId="07891BB0" w14:textId="3C42B011" w:rsidR="00573281" w:rsidRPr="007C4EA8" w:rsidDel="00CA397A" w:rsidRDefault="00573281">
      <w:pPr>
        <w:pStyle w:val="ListParagraph"/>
        <w:numPr>
          <w:ilvl w:val="1"/>
          <w:numId w:val="23"/>
        </w:numPr>
        <w:spacing w:before="120" w:after="120"/>
        <w:contextualSpacing w:val="0"/>
        <w:rPr>
          <w:del w:id="4947" w:author="Sekar Subramanian" w:date="2021-07-16T12:28:00Z"/>
          <w:rFonts w:asciiTheme="minorHAnsi" w:hAnsiTheme="minorHAnsi" w:cstheme="minorHAnsi"/>
          <w:sz w:val="28"/>
          <w:szCs w:val="28"/>
          <w:rPrChange w:id="4948" w:author="Sekar Subramanian" w:date="2021-07-16T13:10:00Z">
            <w:rPr>
              <w:del w:id="4949" w:author="Sekar Subramanian" w:date="2021-07-16T12:28:00Z"/>
              <w:rFonts w:asciiTheme="minorHAnsi" w:hAnsiTheme="minorHAnsi" w:cstheme="minorHAnsi"/>
              <w:sz w:val="22"/>
              <w:szCs w:val="22"/>
            </w:rPr>
          </w:rPrChange>
        </w:rPr>
        <w:pPrChange w:id="4950" w:author="Sekar Subramanian" w:date="2021-07-16T12:36:00Z">
          <w:pPr>
            <w:pStyle w:val="Default"/>
          </w:pPr>
        </w:pPrChange>
      </w:pPr>
      <w:del w:id="4951" w:author="Sekar Subramanian" w:date="2021-07-16T12:28:00Z">
        <w:r w:rsidRPr="007C4EA8" w:rsidDel="00CA397A">
          <w:rPr>
            <w:rFonts w:cstheme="minorHAnsi"/>
            <w:sz w:val="28"/>
            <w:szCs w:val="28"/>
            <w:rPrChange w:id="4952" w:author="Sekar Subramanian" w:date="2021-07-16T13:10:00Z">
              <w:rPr>
                <w:rFonts w:cstheme="minorHAnsi"/>
              </w:rPr>
            </w:rPrChange>
          </w:rPr>
          <w:delText xml:space="preserve">Two most commonly used methods of estimation are </w:delText>
        </w:r>
        <w:r w:rsidRPr="007C4EA8" w:rsidDel="00CA397A">
          <w:rPr>
            <w:rFonts w:cstheme="minorHAnsi"/>
            <w:b/>
            <w:sz w:val="28"/>
            <w:szCs w:val="28"/>
            <w:rPrChange w:id="4953" w:author="Sekar Subramanian" w:date="2021-07-16T13:10:00Z">
              <w:rPr>
                <w:rFonts w:cstheme="minorHAnsi"/>
                <w:b/>
              </w:rPr>
            </w:rPrChange>
          </w:rPr>
          <w:delText>MAP</w:delText>
        </w:r>
        <w:r w:rsidRPr="007C4EA8" w:rsidDel="00CA397A">
          <w:rPr>
            <w:rFonts w:cstheme="minorHAnsi"/>
            <w:sz w:val="28"/>
            <w:szCs w:val="28"/>
            <w:rPrChange w:id="4954" w:author="Sekar Subramanian" w:date="2021-07-16T13:10:00Z">
              <w:rPr>
                <w:rFonts w:cstheme="minorHAnsi"/>
              </w:rPr>
            </w:rPrChange>
          </w:rPr>
          <w:delText xml:space="preserve"> (Maximum a Posteriori) and </w:delText>
        </w:r>
        <w:r w:rsidRPr="007C4EA8" w:rsidDel="00CA397A">
          <w:rPr>
            <w:rFonts w:cstheme="minorHAnsi"/>
            <w:b/>
            <w:sz w:val="28"/>
            <w:szCs w:val="28"/>
            <w:rPrChange w:id="4955" w:author="Sekar Subramanian" w:date="2021-07-16T13:10:00Z">
              <w:rPr>
                <w:rFonts w:cstheme="minorHAnsi"/>
                <w:b/>
              </w:rPr>
            </w:rPrChange>
          </w:rPr>
          <w:delText>MCMC</w:delText>
        </w:r>
        <w:r w:rsidRPr="007C4EA8" w:rsidDel="00CA397A">
          <w:rPr>
            <w:rFonts w:cstheme="minorHAnsi"/>
            <w:sz w:val="28"/>
            <w:szCs w:val="28"/>
            <w:rPrChange w:id="4956" w:author="Sekar Subramanian" w:date="2021-07-16T13:10:00Z">
              <w:rPr>
                <w:rFonts w:cstheme="minorHAnsi"/>
              </w:rPr>
            </w:rPrChange>
          </w:rPr>
          <w:delText xml:space="preserve"> (Markov Chain Monte Carlo). MAP is similar to the MLE method of estimation with an addition of the prior term in the likelihood function. Estimation using MAP is difficult as figuring out gradient function for Newton Raphson are not always easy unless the assumption of conjugate priors is true (not always the case).</w:delText>
        </w:r>
      </w:del>
    </w:p>
    <w:p w14:paraId="31F7D527" w14:textId="7192F1DF" w:rsidR="00573281" w:rsidRPr="007C4EA8" w:rsidDel="00E40B5D" w:rsidRDefault="00573281">
      <w:pPr>
        <w:pStyle w:val="ListParagraph"/>
        <w:numPr>
          <w:ilvl w:val="1"/>
          <w:numId w:val="23"/>
        </w:numPr>
        <w:spacing w:before="120" w:after="120"/>
        <w:contextualSpacing w:val="0"/>
        <w:rPr>
          <w:del w:id="4957" w:author="Sekar Subramanian" w:date="2021-07-16T12:27:00Z"/>
          <w:rFonts w:asciiTheme="minorHAnsi" w:hAnsiTheme="minorHAnsi" w:cstheme="minorHAnsi"/>
          <w:sz w:val="28"/>
          <w:szCs w:val="28"/>
          <w:rPrChange w:id="4958" w:author="Sekar Subramanian" w:date="2021-07-16T13:10:00Z">
            <w:rPr>
              <w:del w:id="4959" w:author="Sekar Subramanian" w:date="2021-07-16T12:27:00Z"/>
              <w:rFonts w:asciiTheme="minorHAnsi" w:hAnsiTheme="minorHAnsi" w:cstheme="minorHAnsi"/>
              <w:sz w:val="22"/>
              <w:szCs w:val="22"/>
            </w:rPr>
          </w:rPrChange>
        </w:rPr>
        <w:pPrChange w:id="4960" w:author="Sekar Subramanian" w:date="2021-07-16T12:36:00Z">
          <w:pPr>
            <w:pStyle w:val="Default"/>
          </w:pPr>
        </w:pPrChange>
      </w:pPr>
    </w:p>
    <w:p w14:paraId="0BB90513" w14:textId="16579AA5" w:rsidR="00573281" w:rsidRPr="007C4EA8" w:rsidDel="00CA397A" w:rsidRDefault="00573281">
      <w:pPr>
        <w:pStyle w:val="ListParagraph"/>
        <w:numPr>
          <w:ilvl w:val="1"/>
          <w:numId w:val="23"/>
        </w:numPr>
        <w:spacing w:before="120" w:after="120"/>
        <w:contextualSpacing w:val="0"/>
        <w:rPr>
          <w:del w:id="4961" w:author="Sekar Subramanian" w:date="2021-07-16T12:28:00Z"/>
          <w:rFonts w:asciiTheme="minorHAnsi" w:hAnsiTheme="minorHAnsi" w:cstheme="minorHAnsi"/>
          <w:sz w:val="28"/>
          <w:szCs w:val="28"/>
          <w:rPrChange w:id="4962" w:author="Sekar Subramanian" w:date="2021-07-16T13:10:00Z">
            <w:rPr>
              <w:del w:id="4963" w:author="Sekar Subramanian" w:date="2021-07-16T12:28:00Z"/>
              <w:rFonts w:asciiTheme="minorHAnsi" w:hAnsiTheme="minorHAnsi" w:cstheme="minorHAnsi"/>
              <w:sz w:val="22"/>
              <w:szCs w:val="22"/>
            </w:rPr>
          </w:rPrChange>
        </w:rPr>
        <w:pPrChange w:id="4964" w:author="Sekar Subramanian" w:date="2021-07-16T12:36:00Z">
          <w:pPr>
            <w:pStyle w:val="Default"/>
          </w:pPr>
        </w:pPrChange>
      </w:pPr>
      <w:del w:id="4965" w:author="Sekar Subramanian" w:date="2021-07-16T12:28:00Z">
        <w:r w:rsidRPr="007C4EA8" w:rsidDel="00CA397A">
          <w:rPr>
            <w:rFonts w:cstheme="minorHAnsi"/>
            <w:sz w:val="28"/>
            <w:szCs w:val="28"/>
            <w:rPrChange w:id="4966" w:author="Sekar Subramanian" w:date="2021-07-16T13:10:00Z">
              <w:rPr>
                <w:rFonts w:cstheme="minorHAnsi"/>
              </w:rPr>
            </w:rPrChange>
          </w:rPr>
          <w:delText xml:space="preserve">MCMC estimation works by taking samples from the posterior distribution of the data given the parameters. </w:delText>
        </w:r>
      </w:del>
    </w:p>
    <w:p w14:paraId="54045D74" w14:textId="39D45DC5" w:rsidR="00573281" w:rsidRPr="007C4EA8" w:rsidDel="00CA397A" w:rsidRDefault="00573281">
      <w:pPr>
        <w:pStyle w:val="ListParagraph"/>
        <w:numPr>
          <w:ilvl w:val="1"/>
          <w:numId w:val="23"/>
        </w:numPr>
        <w:spacing w:before="120" w:after="120"/>
        <w:contextualSpacing w:val="0"/>
        <w:rPr>
          <w:del w:id="4967" w:author="Sekar Subramanian" w:date="2021-07-16T12:28:00Z"/>
          <w:rFonts w:asciiTheme="minorHAnsi" w:hAnsiTheme="minorHAnsi" w:cstheme="minorHAnsi"/>
          <w:sz w:val="28"/>
          <w:szCs w:val="28"/>
          <w:rPrChange w:id="4968" w:author="Sekar Subramanian" w:date="2021-07-16T13:10:00Z">
            <w:rPr>
              <w:del w:id="4969" w:author="Sekar Subramanian" w:date="2021-07-16T12:28:00Z"/>
              <w:rFonts w:asciiTheme="minorHAnsi" w:hAnsiTheme="minorHAnsi" w:cstheme="minorHAnsi"/>
              <w:sz w:val="22"/>
              <w:szCs w:val="22"/>
            </w:rPr>
          </w:rPrChange>
        </w:rPr>
        <w:pPrChange w:id="4970" w:author="Sekar Subramanian" w:date="2021-07-16T12:36:00Z">
          <w:pPr>
            <w:pStyle w:val="Default"/>
          </w:pPr>
        </w:pPrChange>
      </w:pPr>
    </w:p>
    <w:p w14:paraId="468203C8" w14:textId="06544F2B" w:rsidR="00573281" w:rsidRPr="007C4EA8" w:rsidDel="00CA397A" w:rsidRDefault="00573281">
      <w:pPr>
        <w:pStyle w:val="ListParagraph"/>
        <w:numPr>
          <w:ilvl w:val="1"/>
          <w:numId w:val="23"/>
        </w:numPr>
        <w:spacing w:before="120" w:after="120"/>
        <w:contextualSpacing w:val="0"/>
        <w:rPr>
          <w:del w:id="4971" w:author="Sekar Subramanian" w:date="2021-07-16T12:28:00Z"/>
          <w:rFonts w:asciiTheme="minorHAnsi" w:hAnsiTheme="minorHAnsi" w:cstheme="minorHAnsi"/>
          <w:sz w:val="28"/>
          <w:szCs w:val="28"/>
          <w:rPrChange w:id="4972" w:author="Sekar Subramanian" w:date="2021-07-16T13:10:00Z">
            <w:rPr>
              <w:del w:id="4973" w:author="Sekar Subramanian" w:date="2021-07-16T12:28:00Z"/>
              <w:rFonts w:asciiTheme="minorHAnsi" w:hAnsiTheme="minorHAnsi" w:cstheme="minorHAnsi"/>
              <w:sz w:val="22"/>
              <w:szCs w:val="22"/>
            </w:rPr>
          </w:rPrChange>
        </w:rPr>
        <w:pPrChange w:id="4974" w:author="Sekar Subramanian" w:date="2021-07-16T12:36:00Z">
          <w:pPr>
            <w:pStyle w:val="Default"/>
          </w:pPr>
        </w:pPrChange>
      </w:pPr>
      <w:del w:id="4975" w:author="Sekar Subramanian" w:date="2021-07-16T12:28:00Z">
        <w:r w:rsidRPr="007C4EA8" w:rsidDel="00CA397A">
          <w:rPr>
            <w:rFonts w:asciiTheme="minorHAnsi" w:hAnsiTheme="minorHAnsi" w:cstheme="minorHAnsi"/>
            <w:noProof/>
            <w:sz w:val="28"/>
            <w:szCs w:val="28"/>
            <w:rPrChange w:id="4976" w:author="Sekar Subramanian" w:date="2021-07-16T13:10:00Z">
              <w:rPr>
                <w:noProof/>
              </w:rPr>
            </w:rPrChange>
          </w:rPr>
          <w:drawing>
            <wp:inline distT="0" distB="0" distL="0" distR="0" wp14:anchorId="36542022" wp14:editId="25E743A0">
              <wp:extent cx="3646805" cy="58483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3646805" cy="584835"/>
                      </a:xfrm>
                      <a:prstGeom prst="rect">
                        <a:avLst/>
                      </a:prstGeom>
                    </pic:spPr>
                  </pic:pic>
                </a:graphicData>
              </a:graphic>
            </wp:inline>
          </w:drawing>
        </w:r>
      </w:del>
    </w:p>
    <w:p w14:paraId="04D7E4EE" w14:textId="6B6DE176" w:rsidR="00573281" w:rsidRPr="007C4EA8" w:rsidDel="00CA397A" w:rsidRDefault="00573281">
      <w:pPr>
        <w:pStyle w:val="ListParagraph"/>
        <w:numPr>
          <w:ilvl w:val="1"/>
          <w:numId w:val="23"/>
        </w:numPr>
        <w:spacing w:before="120" w:after="120"/>
        <w:contextualSpacing w:val="0"/>
        <w:rPr>
          <w:del w:id="4977" w:author="Sekar Subramanian" w:date="2021-07-16T12:28:00Z"/>
          <w:rFonts w:asciiTheme="minorHAnsi" w:hAnsiTheme="minorHAnsi" w:cstheme="minorHAnsi"/>
          <w:sz w:val="28"/>
          <w:szCs w:val="28"/>
          <w:rPrChange w:id="4978" w:author="Sekar Subramanian" w:date="2021-07-16T13:10:00Z">
            <w:rPr>
              <w:del w:id="4979" w:author="Sekar Subramanian" w:date="2021-07-16T12:28:00Z"/>
              <w:rFonts w:asciiTheme="minorHAnsi" w:hAnsiTheme="minorHAnsi" w:cstheme="minorHAnsi"/>
              <w:sz w:val="22"/>
              <w:szCs w:val="22"/>
            </w:rPr>
          </w:rPrChange>
        </w:rPr>
        <w:pPrChange w:id="4980" w:author="Sekar Subramanian" w:date="2021-07-16T12:36:00Z">
          <w:pPr>
            <w:pStyle w:val="Default"/>
          </w:pPr>
        </w:pPrChange>
      </w:pPr>
    </w:p>
    <w:p w14:paraId="697626B2" w14:textId="10322F26" w:rsidR="00573281" w:rsidRPr="007C4EA8" w:rsidDel="00CA397A" w:rsidRDefault="4054DB71">
      <w:pPr>
        <w:pStyle w:val="ListParagraph"/>
        <w:numPr>
          <w:ilvl w:val="1"/>
          <w:numId w:val="23"/>
        </w:numPr>
        <w:spacing w:before="120" w:after="120"/>
        <w:contextualSpacing w:val="0"/>
        <w:rPr>
          <w:del w:id="4981" w:author="Sekar Subramanian" w:date="2021-07-16T12:28:00Z"/>
          <w:rFonts w:asciiTheme="minorHAnsi" w:hAnsiTheme="minorHAnsi" w:cstheme="minorHAnsi"/>
          <w:sz w:val="28"/>
          <w:szCs w:val="28"/>
          <w:rPrChange w:id="4982" w:author="Sekar Subramanian" w:date="2021-07-16T13:10:00Z">
            <w:rPr>
              <w:del w:id="4983" w:author="Sekar Subramanian" w:date="2021-07-16T12:28:00Z"/>
              <w:rFonts w:asciiTheme="minorHAnsi" w:hAnsiTheme="minorHAnsi" w:cstheme="minorHAnsi"/>
              <w:sz w:val="22"/>
              <w:szCs w:val="22"/>
            </w:rPr>
          </w:rPrChange>
        </w:rPr>
        <w:pPrChange w:id="4984" w:author="Sekar Subramanian" w:date="2021-07-16T12:36:00Z">
          <w:pPr>
            <w:pStyle w:val="Default"/>
          </w:pPr>
        </w:pPrChange>
      </w:pPr>
      <w:del w:id="4985" w:author="Sekar Subramanian" w:date="2021-07-16T12:28:00Z">
        <w:r w:rsidRPr="007C4EA8" w:rsidDel="00CA397A">
          <w:rPr>
            <w:rFonts w:cstheme="minorHAnsi"/>
            <w:sz w:val="28"/>
            <w:szCs w:val="28"/>
            <w:rPrChange w:id="4986" w:author="Sekar Subramanian" w:date="2021-07-16T13:10:00Z">
              <w:rPr/>
            </w:rPrChange>
          </w:rPr>
          <w:delText xml:space="preserve">Based on the prior information, MCMC finds out the shape of the distribution and outputs it as the parameter value. This brute force approach is useful when a balance is required between statistical and face validity. DDE uses Gibbs sampling algorithm assuming </w:delText>
        </w:r>
        <w:r w:rsidR="00573281" w:rsidRPr="007C4EA8" w:rsidDel="00CA397A">
          <w:rPr>
            <w:rFonts w:asciiTheme="minorHAnsi" w:hAnsiTheme="minorHAnsi" w:cstheme="minorHAnsi"/>
            <w:noProof/>
            <w:sz w:val="28"/>
            <w:szCs w:val="28"/>
            <w:rPrChange w:id="4987" w:author="Sekar Subramanian" w:date="2021-07-16T13:10:00Z">
              <w:rPr>
                <w:noProof/>
              </w:rPr>
            </w:rPrChange>
          </w:rPr>
          <w:drawing>
            <wp:inline distT="0" distB="0" distL="0" distR="0" wp14:anchorId="3E99AED1" wp14:editId="04A3721C">
              <wp:extent cx="1127125"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1127125" cy="457200"/>
                      </a:xfrm>
                      <a:prstGeom prst="rect">
                        <a:avLst/>
                      </a:prstGeom>
                    </pic:spPr>
                  </pic:pic>
                </a:graphicData>
              </a:graphic>
            </wp:inline>
          </w:drawing>
        </w:r>
        <w:r w:rsidRPr="007C4EA8" w:rsidDel="00CA397A">
          <w:rPr>
            <w:rFonts w:cstheme="minorHAnsi"/>
            <w:sz w:val="28"/>
            <w:szCs w:val="28"/>
            <w:rPrChange w:id="4988" w:author="Sekar Subramanian" w:date="2021-07-16T13:10:00Z">
              <w:rPr/>
            </w:rPrChange>
          </w:rPr>
          <w:delText>is known.</w:delText>
        </w:r>
      </w:del>
    </w:p>
    <w:p w14:paraId="74B76941" w14:textId="2D55EFD3" w:rsidR="00573281" w:rsidRPr="007C4EA8" w:rsidDel="00E40B5D" w:rsidRDefault="00573281">
      <w:pPr>
        <w:pStyle w:val="ListParagraph"/>
        <w:numPr>
          <w:ilvl w:val="1"/>
          <w:numId w:val="23"/>
        </w:numPr>
        <w:spacing w:before="120" w:after="120"/>
        <w:contextualSpacing w:val="0"/>
        <w:rPr>
          <w:del w:id="4989" w:author="Sekar Subramanian" w:date="2021-07-16T12:27:00Z"/>
          <w:rFonts w:asciiTheme="minorHAnsi" w:hAnsiTheme="minorHAnsi" w:cstheme="minorHAnsi"/>
          <w:sz w:val="28"/>
          <w:szCs w:val="28"/>
          <w:rPrChange w:id="4990" w:author="Sekar Subramanian" w:date="2021-07-16T13:10:00Z">
            <w:rPr>
              <w:del w:id="4991" w:author="Sekar Subramanian" w:date="2021-07-16T12:27:00Z"/>
              <w:rFonts w:asciiTheme="minorHAnsi" w:hAnsiTheme="minorHAnsi" w:cstheme="minorHAnsi"/>
              <w:sz w:val="22"/>
              <w:szCs w:val="22"/>
            </w:rPr>
          </w:rPrChange>
        </w:rPr>
        <w:pPrChange w:id="4992" w:author="Sekar Subramanian" w:date="2021-07-16T12:36:00Z">
          <w:pPr>
            <w:pStyle w:val="Default"/>
          </w:pPr>
        </w:pPrChange>
      </w:pPr>
    </w:p>
    <w:p w14:paraId="649D2F9A" w14:textId="1C91C744" w:rsidR="00573281" w:rsidRPr="007C4EA8" w:rsidDel="00CA397A" w:rsidRDefault="00573281">
      <w:pPr>
        <w:pStyle w:val="ListParagraph"/>
        <w:numPr>
          <w:ilvl w:val="1"/>
          <w:numId w:val="23"/>
        </w:numPr>
        <w:spacing w:before="120" w:after="120"/>
        <w:contextualSpacing w:val="0"/>
        <w:rPr>
          <w:del w:id="4993" w:author="Sekar Subramanian" w:date="2021-07-16T12:28:00Z"/>
          <w:rFonts w:asciiTheme="minorHAnsi" w:hAnsiTheme="minorHAnsi" w:cstheme="minorHAnsi"/>
          <w:sz w:val="28"/>
          <w:szCs w:val="28"/>
          <w:rPrChange w:id="4994" w:author="Sekar Subramanian" w:date="2021-07-16T13:10:00Z">
            <w:rPr>
              <w:del w:id="4995" w:author="Sekar Subramanian" w:date="2021-07-16T12:28:00Z"/>
              <w:rFonts w:asciiTheme="minorHAnsi" w:hAnsiTheme="minorHAnsi" w:cstheme="minorHAnsi"/>
              <w:sz w:val="22"/>
              <w:szCs w:val="22"/>
            </w:rPr>
          </w:rPrChange>
        </w:rPr>
        <w:pPrChange w:id="4996" w:author="Sekar Subramanian" w:date="2021-07-16T12:36:00Z">
          <w:pPr>
            <w:pStyle w:val="Heading2"/>
            <w:numPr>
              <w:ilvl w:val="1"/>
              <w:numId w:val="25"/>
            </w:numPr>
            <w:ind w:left="1800" w:hanging="360"/>
            <w:jc w:val="left"/>
          </w:pPr>
        </w:pPrChange>
      </w:pPr>
      <w:del w:id="4997" w:author="Sekar Subramanian" w:date="2021-07-16T12:28:00Z">
        <w:r w:rsidRPr="007C4EA8" w:rsidDel="00CA397A">
          <w:rPr>
            <w:rFonts w:cstheme="minorHAnsi"/>
            <w:sz w:val="28"/>
            <w:szCs w:val="28"/>
            <w:rPrChange w:id="4998" w:author="Sekar Subramanian" w:date="2021-07-16T13:10:00Z">
              <w:rPr>
                <w:rFonts w:cstheme="minorHAnsi"/>
                <w:b w:val="0"/>
                <w:bCs w:val="0"/>
              </w:rPr>
            </w:rPrChange>
          </w:rPr>
          <w:delText>Synergy</w:delText>
        </w:r>
      </w:del>
    </w:p>
    <w:p w14:paraId="7D382280" w14:textId="1F962B53" w:rsidR="00573281" w:rsidRPr="007C4EA8" w:rsidDel="00CA397A" w:rsidRDefault="00573281">
      <w:pPr>
        <w:pStyle w:val="ListParagraph"/>
        <w:numPr>
          <w:ilvl w:val="1"/>
          <w:numId w:val="23"/>
        </w:numPr>
        <w:spacing w:before="120" w:after="120"/>
        <w:contextualSpacing w:val="0"/>
        <w:rPr>
          <w:del w:id="4999" w:author="Sekar Subramanian" w:date="2021-07-16T12:28:00Z"/>
          <w:rFonts w:cstheme="minorHAnsi"/>
          <w:sz w:val="28"/>
          <w:szCs w:val="28"/>
          <w:lang w:val="en-GB"/>
          <w:rPrChange w:id="5000" w:author="Sekar Subramanian" w:date="2021-07-16T13:10:00Z">
            <w:rPr>
              <w:del w:id="5001" w:author="Sekar Subramanian" w:date="2021-07-16T12:28:00Z"/>
              <w:rFonts w:cstheme="minorHAnsi"/>
              <w:lang w:val="en-GB"/>
            </w:rPr>
          </w:rPrChange>
        </w:rPr>
        <w:pPrChange w:id="5002" w:author="Sekar Subramanian" w:date="2021-07-16T12:36:00Z">
          <w:pPr/>
        </w:pPrChange>
      </w:pPr>
    </w:p>
    <w:p w14:paraId="6D90767E" w14:textId="4AF30776" w:rsidR="00573281" w:rsidRPr="007C4EA8" w:rsidDel="00CA397A" w:rsidRDefault="00573281">
      <w:pPr>
        <w:pStyle w:val="ListParagraph"/>
        <w:numPr>
          <w:ilvl w:val="1"/>
          <w:numId w:val="23"/>
        </w:numPr>
        <w:spacing w:before="120" w:after="120"/>
        <w:contextualSpacing w:val="0"/>
        <w:rPr>
          <w:del w:id="5003" w:author="Sekar Subramanian" w:date="2021-07-16T12:28:00Z"/>
          <w:rFonts w:asciiTheme="minorHAnsi" w:hAnsiTheme="minorHAnsi" w:cstheme="minorHAnsi"/>
          <w:sz w:val="28"/>
          <w:szCs w:val="28"/>
          <w:rPrChange w:id="5004" w:author="Sekar Subramanian" w:date="2021-07-16T13:10:00Z">
            <w:rPr>
              <w:del w:id="5005" w:author="Sekar Subramanian" w:date="2021-07-16T12:28:00Z"/>
              <w:rFonts w:asciiTheme="minorHAnsi" w:hAnsiTheme="minorHAnsi" w:cstheme="minorHAnsi"/>
              <w:sz w:val="22"/>
              <w:szCs w:val="22"/>
            </w:rPr>
          </w:rPrChange>
        </w:rPr>
        <w:pPrChange w:id="5006" w:author="Sekar Subramanian" w:date="2021-07-16T12:36:00Z">
          <w:pPr>
            <w:pStyle w:val="ListNumber2"/>
            <w:numPr>
              <w:numId w:val="0"/>
            </w:numPr>
            <w:tabs>
              <w:tab w:val="clear" w:pos="1980"/>
            </w:tabs>
            <w:ind w:left="720" w:firstLine="0"/>
          </w:pPr>
        </w:pPrChange>
      </w:pPr>
      <w:del w:id="5007" w:author="Sekar Subramanian" w:date="2021-07-16T12:28:00Z">
        <w:r w:rsidRPr="007C4EA8" w:rsidDel="00CA397A">
          <w:rPr>
            <w:rFonts w:cstheme="minorHAnsi"/>
            <w:sz w:val="28"/>
            <w:szCs w:val="28"/>
            <w:rPrChange w:id="5008" w:author="Sekar Subramanian" w:date="2021-07-16T13:10:00Z">
              <w:rPr>
                <w:rFonts w:cstheme="minorHAnsi"/>
              </w:rPr>
            </w:rPrChange>
          </w:rPr>
          <w:delText xml:space="preserve">The platform provides the ability to generate key reports required in any MMx analysis. The platform has the ability to quantify both non log and log models. The platform has built-in additive and subtractive approach to correct for synergy effects introduced because of using a multiplicative model form. For the purpose of , we recommend using a </w:delText>
        </w:r>
        <w:r w:rsidRPr="007C4EA8" w:rsidDel="00CA397A">
          <w:rPr>
            <w:rFonts w:cstheme="minorHAnsi"/>
            <w:b/>
            <w:sz w:val="28"/>
            <w:szCs w:val="28"/>
            <w:rPrChange w:id="5009" w:author="Sekar Subramanian" w:date="2021-07-16T13:10:00Z">
              <w:rPr>
                <w:rFonts w:cstheme="minorHAnsi"/>
                <w:b/>
              </w:rPr>
            </w:rPrChange>
          </w:rPr>
          <w:delText>subtractive approach</w:delText>
        </w:r>
        <w:r w:rsidRPr="007C4EA8" w:rsidDel="00CA397A">
          <w:rPr>
            <w:rFonts w:cstheme="minorHAnsi"/>
            <w:sz w:val="28"/>
            <w:szCs w:val="28"/>
            <w:rPrChange w:id="5010" w:author="Sekar Subramanian" w:date="2021-07-16T13:10:00Z">
              <w:rPr>
                <w:rFonts w:cstheme="minorHAnsi"/>
              </w:rPr>
            </w:rPrChange>
          </w:rPr>
          <w:delText xml:space="preserve"> to maintain consistency.</w:delText>
        </w:r>
      </w:del>
    </w:p>
    <w:p w14:paraId="5A1EB27D" w14:textId="2B9BEBF7" w:rsidR="00573281" w:rsidRPr="007C4EA8" w:rsidDel="00E40B5D" w:rsidRDefault="00573281">
      <w:pPr>
        <w:pStyle w:val="ListParagraph"/>
        <w:numPr>
          <w:ilvl w:val="1"/>
          <w:numId w:val="23"/>
        </w:numPr>
        <w:spacing w:before="120" w:after="120"/>
        <w:contextualSpacing w:val="0"/>
        <w:rPr>
          <w:del w:id="5011" w:author="Sekar Subramanian" w:date="2021-07-16T12:27:00Z"/>
          <w:rFonts w:asciiTheme="minorHAnsi" w:hAnsiTheme="minorHAnsi" w:cstheme="minorHAnsi"/>
          <w:sz w:val="28"/>
          <w:szCs w:val="28"/>
          <w:rPrChange w:id="5012" w:author="Sekar Subramanian" w:date="2021-07-16T13:10:00Z">
            <w:rPr>
              <w:del w:id="5013" w:author="Sekar Subramanian" w:date="2021-07-16T12:27:00Z"/>
              <w:rFonts w:asciiTheme="minorHAnsi" w:hAnsiTheme="minorHAnsi" w:cstheme="minorHAnsi"/>
              <w:sz w:val="22"/>
              <w:szCs w:val="22"/>
            </w:rPr>
          </w:rPrChange>
        </w:rPr>
        <w:pPrChange w:id="5014" w:author="Sekar Subramanian" w:date="2021-07-16T12:36:00Z">
          <w:pPr>
            <w:pStyle w:val="ListNumber2"/>
            <w:numPr>
              <w:numId w:val="0"/>
            </w:numPr>
            <w:tabs>
              <w:tab w:val="clear" w:pos="1980"/>
            </w:tabs>
            <w:ind w:left="720" w:firstLine="0"/>
          </w:pPr>
        </w:pPrChange>
      </w:pPr>
    </w:p>
    <w:p w14:paraId="66B242D8" w14:textId="7EA9930C" w:rsidR="00573281" w:rsidRPr="007C4EA8" w:rsidDel="00CA397A" w:rsidRDefault="00573281">
      <w:pPr>
        <w:pStyle w:val="ListParagraph"/>
        <w:numPr>
          <w:ilvl w:val="1"/>
          <w:numId w:val="23"/>
        </w:numPr>
        <w:spacing w:before="120" w:after="120"/>
        <w:contextualSpacing w:val="0"/>
        <w:rPr>
          <w:del w:id="5015" w:author="Sekar Subramanian" w:date="2021-07-16T12:28:00Z"/>
          <w:rFonts w:asciiTheme="minorHAnsi" w:hAnsiTheme="minorHAnsi" w:cstheme="minorHAnsi"/>
          <w:b/>
          <w:sz w:val="28"/>
          <w:szCs w:val="28"/>
          <w:rPrChange w:id="5016" w:author="Sekar Subramanian" w:date="2021-07-16T13:10:00Z">
            <w:rPr>
              <w:del w:id="5017" w:author="Sekar Subramanian" w:date="2021-07-16T12:28:00Z"/>
              <w:rFonts w:asciiTheme="minorHAnsi" w:hAnsiTheme="minorHAnsi" w:cstheme="minorHAnsi"/>
              <w:b/>
              <w:sz w:val="22"/>
              <w:szCs w:val="22"/>
            </w:rPr>
          </w:rPrChange>
        </w:rPr>
        <w:pPrChange w:id="5018" w:author="Sekar Subramanian" w:date="2021-07-16T12:36:00Z">
          <w:pPr>
            <w:pStyle w:val="ListNumber2"/>
            <w:numPr>
              <w:numId w:val="0"/>
            </w:numPr>
            <w:tabs>
              <w:tab w:val="clear" w:pos="1980"/>
            </w:tabs>
            <w:ind w:left="720" w:firstLine="0"/>
          </w:pPr>
        </w:pPrChange>
      </w:pPr>
      <w:del w:id="5019" w:author="Sekar Subramanian" w:date="2021-07-16T12:28:00Z">
        <w:r w:rsidRPr="007C4EA8" w:rsidDel="00CA397A">
          <w:rPr>
            <w:rFonts w:cstheme="minorHAnsi"/>
            <w:b/>
            <w:sz w:val="28"/>
            <w:szCs w:val="28"/>
            <w:rPrChange w:id="5020" w:author="Sekar Subramanian" w:date="2021-07-16T13:10:00Z">
              <w:rPr>
                <w:rFonts w:cstheme="minorHAnsi"/>
                <w:b/>
              </w:rPr>
            </w:rPrChange>
          </w:rPr>
          <w:delText>Subtractive approach:</w:delText>
        </w:r>
      </w:del>
    </w:p>
    <w:p w14:paraId="5FBB45B6" w14:textId="732290E2" w:rsidR="00573281" w:rsidRPr="007C4EA8" w:rsidDel="00CA397A" w:rsidRDefault="00573281">
      <w:pPr>
        <w:pStyle w:val="ListParagraph"/>
        <w:numPr>
          <w:ilvl w:val="1"/>
          <w:numId w:val="23"/>
        </w:numPr>
        <w:spacing w:before="120" w:after="120"/>
        <w:contextualSpacing w:val="0"/>
        <w:rPr>
          <w:del w:id="5021" w:author="Sekar Subramanian" w:date="2021-07-16T12:28:00Z"/>
          <w:rFonts w:asciiTheme="minorHAnsi" w:hAnsiTheme="minorHAnsi" w:cstheme="minorHAnsi"/>
          <w:sz w:val="28"/>
          <w:szCs w:val="28"/>
          <w:rPrChange w:id="5022" w:author="Sekar Subramanian" w:date="2021-07-16T13:10:00Z">
            <w:rPr>
              <w:del w:id="5023" w:author="Sekar Subramanian" w:date="2021-07-16T12:28:00Z"/>
              <w:rFonts w:asciiTheme="minorHAnsi" w:hAnsiTheme="minorHAnsi" w:cstheme="minorHAnsi"/>
              <w:sz w:val="22"/>
              <w:szCs w:val="22"/>
            </w:rPr>
          </w:rPrChange>
        </w:rPr>
        <w:pPrChange w:id="5024" w:author="Sekar Subramanian" w:date="2021-07-16T12:36:00Z">
          <w:pPr>
            <w:pStyle w:val="ListNumber2"/>
            <w:numPr>
              <w:numId w:val="13"/>
            </w:numPr>
            <w:tabs>
              <w:tab w:val="clear" w:pos="1980"/>
              <w:tab w:val="num" w:pos="720"/>
              <w:tab w:val="num" w:pos="1440"/>
            </w:tabs>
            <w:ind w:left="1440"/>
          </w:pPr>
        </w:pPrChange>
      </w:pPr>
      <w:del w:id="5025" w:author="Sekar Subramanian" w:date="2021-07-16T12:28:00Z">
        <w:r w:rsidRPr="007C4EA8" w:rsidDel="00CA397A">
          <w:rPr>
            <w:rFonts w:cstheme="minorHAnsi"/>
            <w:sz w:val="28"/>
            <w:szCs w:val="28"/>
            <w:rPrChange w:id="5026" w:author="Sekar Subramanian" w:date="2021-07-16T13:10:00Z">
              <w:rPr>
                <w:rFonts w:cstheme="minorHAnsi"/>
              </w:rPr>
            </w:rPrChange>
          </w:rPr>
          <w:delText>Turn all marketing levers off.  Volume estimate is base</w:delText>
        </w:r>
      </w:del>
    </w:p>
    <w:p w14:paraId="2E6E50E1" w14:textId="1D615F8D" w:rsidR="00573281" w:rsidRPr="007C4EA8" w:rsidDel="00CA397A" w:rsidRDefault="00573281">
      <w:pPr>
        <w:pStyle w:val="ListParagraph"/>
        <w:numPr>
          <w:ilvl w:val="1"/>
          <w:numId w:val="23"/>
        </w:numPr>
        <w:spacing w:before="120" w:after="120"/>
        <w:contextualSpacing w:val="0"/>
        <w:rPr>
          <w:del w:id="5027" w:author="Sekar Subramanian" w:date="2021-07-16T12:28:00Z"/>
          <w:rFonts w:asciiTheme="minorHAnsi" w:hAnsiTheme="minorHAnsi" w:cstheme="minorHAnsi"/>
          <w:sz w:val="28"/>
          <w:szCs w:val="28"/>
          <w:lang w:val="en-IN"/>
          <w:rPrChange w:id="5028" w:author="Sekar Subramanian" w:date="2021-07-16T13:10:00Z">
            <w:rPr>
              <w:del w:id="5029" w:author="Sekar Subramanian" w:date="2021-07-16T12:28:00Z"/>
              <w:rFonts w:asciiTheme="minorHAnsi" w:hAnsiTheme="minorHAnsi" w:cstheme="minorHAnsi"/>
              <w:sz w:val="22"/>
              <w:szCs w:val="22"/>
              <w:lang w:val="en-IN"/>
            </w:rPr>
          </w:rPrChange>
        </w:rPr>
        <w:pPrChange w:id="5030" w:author="Sekar Subramanian" w:date="2021-07-16T12:36:00Z">
          <w:pPr>
            <w:pStyle w:val="ListNumber2"/>
            <w:numPr>
              <w:numId w:val="13"/>
            </w:numPr>
            <w:tabs>
              <w:tab w:val="clear" w:pos="1980"/>
              <w:tab w:val="num" w:pos="720"/>
              <w:tab w:val="num" w:pos="1440"/>
            </w:tabs>
            <w:ind w:left="1440"/>
          </w:pPr>
        </w:pPrChange>
      </w:pPr>
      <w:del w:id="5031" w:author="Sekar Subramanian" w:date="2021-07-16T12:28:00Z">
        <w:r w:rsidRPr="007C4EA8" w:rsidDel="00CA397A">
          <w:rPr>
            <w:rFonts w:cstheme="minorHAnsi"/>
            <w:sz w:val="28"/>
            <w:szCs w:val="28"/>
            <w:rPrChange w:id="5032" w:author="Sekar Subramanian" w:date="2021-07-16T13:10:00Z">
              <w:rPr>
                <w:rFonts w:cstheme="minorHAnsi"/>
              </w:rPr>
            </w:rPrChange>
          </w:rPr>
          <w:delText xml:space="preserve">Turn marketing levers </w:delText>
        </w:r>
        <w:r w:rsidRPr="007C4EA8" w:rsidDel="00CA397A">
          <w:rPr>
            <w:rFonts w:cstheme="minorHAnsi"/>
            <w:sz w:val="28"/>
            <w:szCs w:val="28"/>
            <w:u w:val="single"/>
            <w:rPrChange w:id="5033" w:author="Sekar Subramanian" w:date="2021-07-16T13:10:00Z">
              <w:rPr>
                <w:rFonts w:cstheme="minorHAnsi"/>
                <w:u w:val="single"/>
              </w:rPr>
            </w:rPrChange>
          </w:rPr>
          <w:delText>off</w:delText>
        </w:r>
        <w:r w:rsidRPr="007C4EA8" w:rsidDel="00CA397A">
          <w:rPr>
            <w:rFonts w:cstheme="minorHAnsi"/>
            <w:sz w:val="28"/>
            <w:szCs w:val="28"/>
            <w:rPrChange w:id="5034" w:author="Sekar Subramanian" w:date="2021-07-16T13:10:00Z">
              <w:rPr>
                <w:rFonts w:cstheme="minorHAnsi"/>
              </w:rPr>
            </w:rPrChange>
          </w:rPr>
          <w:delText>, one at a time.  Each time, total volume minus simulated volume is incremental volume from that activity</w:delText>
        </w:r>
      </w:del>
    </w:p>
    <w:p w14:paraId="59218195" w14:textId="3B9B730D" w:rsidR="00573281" w:rsidRPr="007C4EA8" w:rsidDel="00CA397A" w:rsidRDefault="00573281">
      <w:pPr>
        <w:pStyle w:val="ListParagraph"/>
        <w:numPr>
          <w:ilvl w:val="1"/>
          <w:numId w:val="23"/>
        </w:numPr>
        <w:spacing w:before="120" w:after="120"/>
        <w:contextualSpacing w:val="0"/>
        <w:rPr>
          <w:del w:id="5035" w:author="Sekar Subramanian" w:date="2021-07-16T12:28:00Z"/>
          <w:rFonts w:asciiTheme="minorHAnsi" w:hAnsiTheme="minorHAnsi" w:cstheme="minorHAnsi"/>
          <w:sz w:val="28"/>
          <w:szCs w:val="28"/>
          <w:rPrChange w:id="5036" w:author="Sekar Subramanian" w:date="2021-07-16T13:10:00Z">
            <w:rPr>
              <w:del w:id="5037" w:author="Sekar Subramanian" w:date="2021-07-16T12:28:00Z"/>
              <w:rFonts w:asciiTheme="minorHAnsi" w:hAnsiTheme="minorHAnsi" w:cstheme="minorHAnsi"/>
              <w:sz w:val="22"/>
              <w:szCs w:val="22"/>
            </w:rPr>
          </w:rPrChange>
        </w:rPr>
        <w:pPrChange w:id="5038" w:author="Sekar Subramanian" w:date="2021-07-16T12:36:00Z">
          <w:pPr>
            <w:pStyle w:val="ListNumber2"/>
            <w:numPr>
              <w:numId w:val="0"/>
            </w:numPr>
            <w:tabs>
              <w:tab w:val="clear" w:pos="1980"/>
            </w:tabs>
            <w:ind w:left="720" w:firstLine="0"/>
          </w:pPr>
        </w:pPrChange>
      </w:pPr>
    </w:p>
    <w:p w14:paraId="757513A8" w14:textId="7C36C5B1" w:rsidR="00573281" w:rsidRPr="007C4EA8" w:rsidDel="00CA397A" w:rsidRDefault="00573281">
      <w:pPr>
        <w:pStyle w:val="ListParagraph"/>
        <w:numPr>
          <w:ilvl w:val="1"/>
          <w:numId w:val="23"/>
        </w:numPr>
        <w:spacing w:before="120" w:after="120"/>
        <w:contextualSpacing w:val="0"/>
        <w:rPr>
          <w:del w:id="5039" w:author="Sekar Subramanian" w:date="2021-07-16T12:28:00Z"/>
          <w:rFonts w:asciiTheme="minorHAnsi" w:hAnsiTheme="minorHAnsi" w:cstheme="minorHAnsi"/>
          <w:sz w:val="28"/>
          <w:szCs w:val="28"/>
          <w:rPrChange w:id="5040" w:author="Sekar Subramanian" w:date="2021-07-16T13:10:00Z">
            <w:rPr>
              <w:del w:id="5041" w:author="Sekar Subramanian" w:date="2021-07-16T12:28:00Z"/>
              <w:rFonts w:asciiTheme="minorHAnsi" w:hAnsiTheme="minorHAnsi" w:cstheme="minorHAnsi"/>
              <w:sz w:val="22"/>
              <w:szCs w:val="22"/>
            </w:rPr>
          </w:rPrChange>
        </w:rPr>
        <w:pPrChange w:id="5042" w:author="Sekar Subramanian" w:date="2021-07-16T12:36:00Z">
          <w:pPr>
            <w:pStyle w:val="NormalWeb"/>
            <w:spacing w:before="0" w:beforeAutospacing="0" w:after="0" w:afterAutospacing="0"/>
            <w:ind w:left="720"/>
          </w:pPr>
        </w:pPrChange>
      </w:pPr>
      <w:del w:id="5043" w:author="Sekar Subramanian" w:date="2021-07-16T12:28:00Z">
        <w:r w:rsidRPr="007C4EA8" w:rsidDel="00CA397A">
          <w:rPr>
            <w:rFonts w:cstheme="minorHAnsi"/>
            <w:color w:val="000000" w:themeColor="text1"/>
            <w:kern w:val="24"/>
            <w:sz w:val="28"/>
            <w:szCs w:val="28"/>
            <w:rPrChange w:id="5044" w:author="Sekar Subramanian" w:date="2021-07-16T13:10:00Z">
              <w:rPr>
                <w:rFonts w:cstheme="minorHAnsi"/>
                <w:color w:val="000000" w:themeColor="text1"/>
                <w:kern w:val="24"/>
              </w:rPr>
            </w:rPrChange>
          </w:rPr>
          <w:delText>Log(volume) = beta1*covariate1 + beta1 * covariate2 + etc.</w:delText>
        </w:r>
      </w:del>
    </w:p>
    <w:p w14:paraId="27800EC4" w14:textId="47084AAA" w:rsidR="00573281" w:rsidRPr="007C4EA8" w:rsidDel="00CA397A" w:rsidRDefault="00573281">
      <w:pPr>
        <w:pStyle w:val="ListParagraph"/>
        <w:numPr>
          <w:ilvl w:val="1"/>
          <w:numId w:val="23"/>
        </w:numPr>
        <w:spacing w:before="120" w:after="120"/>
        <w:contextualSpacing w:val="0"/>
        <w:rPr>
          <w:del w:id="5045" w:author="Sekar Subramanian" w:date="2021-07-16T12:28:00Z"/>
          <w:rFonts w:asciiTheme="minorHAnsi" w:hAnsiTheme="minorHAnsi" w:cstheme="minorHAnsi"/>
          <w:color w:val="000000" w:themeColor="text1"/>
          <w:kern w:val="24"/>
          <w:sz w:val="28"/>
          <w:szCs w:val="28"/>
          <w:rPrChange w:id="5046" w:author="Sekar Subramanian" w:date="2021-07-16T13:10:00Z">
            <w:rPr>
              <w:del w:id="5047" w:author="Sekar Subramanian" w:date="2021-07-16T12:28:00Z"/>
              <w:rFonts w:asciiTheme="minorHAnsi" w:hAnsiTheme="minorHAnsi" w:cstheme="minorHAnsi"/>
              <w:color w:val="000000" w:themeColor="text1"/>
              <w:kern w:val="24"/>
              <w:sz w:val="22"/>
              <w:szCs w:val="22"/>
              <w:lang w:val="en-US"/>
            </w:rPr>
          </w:rPrChange>
        </w:rPr>
        <w:pPrChange w:id="5048" w:author="Sekar Subramanian" w:date="2021-07-16T12:36:00Z">
          <w:pPr>
            <w:pStyle w:val="NormalWeb"/>
            <w:spacing w:before="0" w:beforeAutospacing="0" w:after="0" w:afterAutospacing="0"/>
            <w:ind w:left="720"/>
          </w:pPr>
        </w:pPrChange>
      </w:pPr>
      <w:del w:id="5049" w:author="Sekar Subramanian" w:date="2021-07-16T12:28:00Z">
        <w:r w:rsidRPr="007C4EA8" w:rsidDel="00CA397A">
          <w:rPr>
            <w:rFonts w:cstheme="minorHAnsi"/>
            <w:color w:val="000000" w:themeColor="text1"/>
            <w:kern w:val="24"/>
            <w:sz w:val="28"/>
            <w:szCs w:val="28"/>
            <w:rPrChange w:id="5050" w:author="Sekar Subramanian" w:date="2021-07-16T13:10:00Z">
              <w:rPr>
                <w:rFonts w:cstheme="minorHAnsi"/>
                <w:color w:val="000000" w:themeColor="text1"/>
                <w:kern w:val="24"/>
              </w:rPr>
            </w:rPrChange>
          </w:rPr>
          <w:delText>Volume = exp(beta1*covariate1) * exp(beta1 * covariate 2) * etc.</w:delText>
        </w:r>
      </w:del>
    </w:p>
    <w:p w14:paraId="76C33D0E" w14:textId="17B821D3" w:rsidR="00573281" w:rsidRPr="007C4EA8" w:rsidDel="00E40B5D" w:rsidRDefault="00573281">
      <w:pPr>
        <w:pStyle w:val="ListParagraph"/>
        <w:numPr>
          <w:ilvl w:val="1"/>
          <w:numId w:val="23"/>
        </w:numPr>
        <w:spacing w:before="120" w:after="120"/>
        <w:contextualSpacing w:val="0"/>
        <w:rPr>
          <w:del w:id="5051" w:author="Sekar Subramanian" w:date="2021-07-16T12:27:00Z"/>
          <w:rFonts w:asciiTheme="minorHAnsi" w:hAnsiTheme="minorHAnsi" w:cstheme="minorHAnsi"/>
          <w:color w:val="000000" w:themeColor="text1"/>
          <w:kern w:val="24"/>
          <w:sz w:val="28"/>
          <w:szCs w:val="28"/>
          <w:rPrChange w:id="5052" w:author="Sekar Subramanian" w:date="2021-07-16T13:10:00Z">
            <w:rPr>
              <w:del w:id="5053" w:author="Sekar Subramanian" w:date="2021-07-16T12:27:00Z"/>
              <w:rFonts w:asciiTheme="minorHAnsi" w:hAnsiTheme="minorHAnsi" w:cstheme="minorHAnsi"/>
              <w:color w:val="000000" w:themeColor="text1"/>
              <w:kern w:val="24"/>
              <w:sz w:val="22"/>
              <w:szCs w:val="22"/>
              <w:lang w:val="en-US"/>
            </w:rPr>
          </w:rPrChange>
        </w:rPr>
        <w:pPrChange w:id="5054" w:author="Sekar Subramanian" w:date="2021-07-16T12:36:00Z">
          <w:pPr>
            <w:pStyle w:val="NormalWeb"/>
            <w:spacing w:before="0" w:beforeAutospacing="0" w:after="0" w:afterAutospacing="0"/>
            <w:ind w:left="720"/>
          </w:pPr>
        </w:pPrChange>
      </w:pPr>
    </w:p>
    <w:p w14:paraId="3B0A49B5" w14:textId="242529AF" w:rsidR="00573281" w:rsidRPr="007C4EA8" w:rsidDel="00CA397A" w:rsidRDefault="00573281">
      <w:pPr>
        <w:pStyle w:val="ListParagraph"/>
        <w:numPr>
          <w:ilvl w:val="1"/>
          <w:numId w:val="23"/>
        </w:numPr>
        <w:spacing w:before="120" w:after="120"/>
        <w:contextualSpacing w:val="0"/>
        <w:rPr>
          <w:del w:id="5055" w:author="Sekar Subramanian" w:date="2021-07-16T12:28:00Z"/>
          <w:rFonts w:asciiTheme="minorHAnsi" w:hAnsiTheme="minorHAnsi" w:cstheme="minorHAnsi"/>
          <w:sz w:val="28"/>
          <w:szCs w:val="28"/>
          <w:rPrChange w:id="5056" w:author="Sekar Subramanian" w:date="2021-07-16T13:10:00Z">
            <w:rPr>
              <w:del w:id="5057" w:author="Sekar Subramanian" w:date="2021-07-16T12:28:00Z"/>
              <w:rFonts w:asciiTheme="minorHAnsi" w:hAnsiTheme="minorHAnsi" w:cstheme="minorHAnsi"/>
              <w:sz w:val="22"/>
              <w:szCs w:val="22"/>
            </w:rPr>
          </w:rPrChange>
        </w:rPr>
        <w:pPrChange w:id="5058" w:author="Sekar Subramanian" w:date="2021-07-16T12:36:00Z">
          <w:pPr>
            <w:pStyle w:val="NormalWeb"/>
            <w:spacing w:before="0" w:beforeAutospacing="0" w:after="0" w:afterAutospacing="0"/>
          </w:pPr>
        </w:pPrChange>
      </w:pPr>
    </w:p>
    <w:p w14:paraId="14BA75E7" w14:textId="162E9789" w:rsidR="00573281" w:rsidRPr="007C4EA8" w:rsidDel="00CA397A" w:rsidRDefault="00573281">
      <w:pPr>
        <w:pStyle w:val="ListParagraph"/>
        <w:numPr>
          <w:ilvl w:val="1"/>
          <w:numId w:val="23"/>
        </w:numPr>
        <w:spacing w:before="120" w:after="120"/>
        <w:contextualSpacing w:val="0"/>
        <w:rPr>
          <w:del w:id="5059" w:author="Sekar Subramanian" w:date="2021-07-16T12:28:00Z"/>
          <w:rFonts w:asciiTheme="minorHAnsi" w:hAnsiTheme="minorHAnsi" w:cstheme="minorHAnsi"/>
          <w:sz w:val="28"/>
          <w:szCs w:val="28"/>
          <w:rPrChange w:id="5060" w:author="Sekar Subramanian" w:date="2021-07-16T13:10:00Z">
            <w:rPr>
              <w:del w:id="5061" w:author="Sekar Subramanian" w:date="2021-07-16T12:28:00Z"/>
              <w:rFonts w:asciiTheme="minorHAnsi" w:hAnsiTheme="minorHAnsi" w:cstheme="minorHAnsi"/>
              <w:sz w:val="22"/>
              <w:szCs w:val="22"/>
            </w:rPr>
          </w:rPrChange>
        </w:rPr>
        <w:pPrChange w:id="5062" w:author="Sekar Subramanian" w:date="2021-07-16T12:36:00Z">
          <w:pPr>
            <w:pStyle w:val="ListNumber2"/>
            <w:numPr>
              <w:numId w:val="0"/>
            </w:numPr>
            <w:tabs>
              <w:tab w:val="clear" w:pos="1980"/>
            </w:tabs>
            <w:ind w:left="0" w:firstLine="0"/>
          </w:pPr>
        </w:pPrChange>
      </w:pPr>
      <w:del w:id="5063" w:author="Sekar Subramanian" w:date="2021-07-16T12:28:00Z">
        <w:r w:rsidRPr="007C4EA8" w:rsidDel="00CA397A">
          <w:rPr>
            <w:rFonts w:cstheme="minorHAnsi"/>
            <w:noProof/>
            <w:sz w:val="28"/>
            <w:szCs w:val="28"/>
            <w:lang w:val="en-IN" w:eastAsia="en-IN"/>
            <w:rPrChange w:id="5064" w:author="Sekar Subramanian" w:date="2021-07-16T13:10:00Z">
              <w:rPr>
                <w:rFonts w:cstheme="minorHAnsi"/>
                <w:noProof/>
                <w:lang w:val="en-IN" w:eastAsia="en-IN"/>
              </w:rPr>
            </w:rPrChange>
          </w:rPr>
          <w:drawing>
            <wp:anchor distT="0" distB="0" distL="114300" distR="114300" simplePos="0" relativeHeight="251661312" behindDoc="0" locked="0" layoutInCell="1" allowOverlap="1" wp14:anchorId="63ED2559" wp14:editId="0A8C6808">
              <wp:simplePos x="0" y="0"/>
              <wp:positionH relativeFrom="column">
                <wp:posOffset>172720</wp:posOffset>
              </wp:positionH>
              <wp:positionV relativeFrom="paragraph">
                <wp:posOffset>142240</wp:posOffset>
              </wp:positionV>
              <wp:extent cx="5497830" cy="2524125"/>
              <wp:effectExtent l="0" t="0" r="7620" b="9525"/>
              <wp:wrapNone/>
              <wp:docPr id="2" name="table"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Diagram&#10;&#10;Description automatically generated with medium confidence"/>
                      <pic:cNvPicPr>
                        <a:picLocks noChangeAspect="1"/>
                      </pic:cNvPicPr>
                    </pic:nvPicPr>
                    <pic:blipFill>
                      <a:blip r:embed="rId37"/>
                      <a:stretch>
                        <a:fillRect/>
                      </a:stretch>
                    </pic:blipFill>
                    <pic:spPr>
                      <a:xfrm>
                        <a:off x="0" y="0"/>
                        <a:ext cx="5497830" cy="2524125"/>
                      </a:xfrm>
                      <a:prstGeom prst="rect">
                        <a:avLst/>
                      </a:prstGeom>
                    </pic:spPr>
                  </pic:pic>
                </a:graphicData>
              </a:graphic>
              <wp14:sizeRelH relativeFrom="margin">
                <wp14:pctWidth>0</wp14:pctWidth>
              </wp14:sizeRelH>
              <wp14:sizeRelV relativeFrom="margin">
                <wp14:pctHeight>0</wp14:pctHeight>
              </wp14:sizeRelV>
            </wp:anchor>
          </w:drawing>
        </w:r>
      </w:del>
    </w:p>
    <w:p w14:paraId="5049EDE4" w14:textId="14782CBA" w:rsidR="00573281" w:rsidRPr="007C4EA8" w:rsidDel="00CA397A" w:rsidRDefault="00573281">
      <w:pPr>
        <w:pStyle w:val="ListParagraph"/>
        <w:numPr>
          <w:ilvl w:val="1"/>
          <w:numId w:val="23"/>
        </w:numPr>
        <w:spacing w:before="120" w:after="120"/>
        <w:contextualSpacing w:val="0"/>
        <w:rPr>
          <w:del w:id="5065" w:author="Sekar Subramanian" w:date="2021-07-16T12:28:00Z"/>
          <w:rFonts w:asciiTheme="minorHAnsi" w:hAnsiTheme="minorHAnsi" w:cstheme="minorHAnsi"/>
          <w:sz w:val="28"/>
          <w:szCs w:val="28"/>
          <w:rPrChange w:id="5066" w:author="Sekar Subramanian" w:date="2021-07-16T13:10:00Z">
            <w:rPr>
              <w:del w:id="5067" w:author="Sekar Subramanian" w:date="2021-07-16T12:28:00Z"/>
              <w:rFonts w:asciiTheme="minorHAnsi" w:hAnsiTheme="minorHAnsi" w:cstheme="minorHAnsi"/>
              <w:sz w:val="22"/>
              <w:szCs w:val="22"/>
            </w:rPr>
          </w:rPrChange>
        </w:rPr>
        <w:pPrChange w:id="5068" w:author="Sekar Subramanian" w:date="2021-07-16T12:36:00Z">
          <w:pPr>
            <w:pStyle w:val="ListNumber2"/>
            <w:numPr>
              <w:numId w:val="0"/>
            </w:numPr>
            <w:tabs>
              <w:tab w:val="clear" w:pos="1980"/>
            </w:tabs>
            <w:ind w:left="0" w:firstLine="0"/>
          </w:pPr>
        </w:pPrChange>
      </w:pPr>
    </w:p>
    <w:p w14:paraId="3F382EE7" w14:textId="615899C2" w:rsidR="00573281" w:rsidRPr="007C4EA8" w:rsidDel="00CA397A" w:rsidRDefault="00573281">
      <w:pPr>
        <w:pStyle w:val="ListParagraph"/>
        <w:numPr>
          <w:ilvl w:val="1"/>
          <w:numId w:val="23"/>
        </w:numPr>
        <w:spacing w:before="120" w:after="120"/>
        <w:contextualSpacing w:val="0"/>
        <w:rPr>
          <w:del w:id="5069" w:author="Sekar Subramanian" w:date="2021-07-16T12:28:00Z"/>
          <w:rFonts w:asciiTheme="minorHAnsi" w:hAnsiTheme="minorHAnsi" w:cstheme="minorHAnsi"/>
          <w:sz w:val="28"/>
          <w:szCs w:val="28"/>
          <w:rPrChange w:id="5070" w:author="Sekar Subramanian" w:date="2021-07-16T13:10:00Z">
            <w:rPr>
              <w:del w:id="5071" w:author="Sekar Subramanian" w:date="2021-07-16T12:28:00Z"/>
              <w:rFonts w:asciiTheme="minorHAnsi" w:hAnsiTheme="minorHAnsi" w:cstheme="minorHAnsi"/>
              <w:sz w:val="22"/>
              <w:szCs w:val="22"/>
            </w:rPr>
          </w:rPrChange>
        </w:rPr>
        <w:pPrChange w:id="5072" w:author="Sekar Subramanian" w:date="2021-07-16T12:36:00Z">
          <w:pPr>
            <w:pStyle w:val="ListNumber2"/>
            <w:numPr>
              <w:numId w:val="0"/>
            </w:numPr>
            <w:tabs>
              <w:tab w:val="clear" w:pos="1980"/>
            </w:tabs>
            <w:ind w:left="0" w:firstLine="0"/>
          </w:pPr>
        </w:pPrChange>
      </w:pPr>
    </w:p>
    <w:p w14:paraId="696C1D0C" w14:textId="1F0F9E8A" w:rsidR="00573281" w:rsidRPr="007C4EA8" w:rsidDel="00CA397A" w:rsidRDefault="00573281">
      <w:pPr>
        <w:pStyle w:val="ListParagraph"/>
        <w:numPr>
          <w:ilvl w:val="1"/>
          <w:numId w:val="23"/>
        </w:numPr>
        <w:spacing w:before="120" w:after="120"/>
        <w:contextualSpacing w:val="0"/>
        <w:rPr>
          <w:del w:id="5073" w:author="Sekar Subramanian" w:date="2021-07-16T12:28:00Z"/>
          <w:rFonts w:asciiTheme="minorHAnsi" w:hAnsiTheme="minorHAnsi" w:cstheme="minorHAnsi"/>
          <w:sz w:val="28"/>
          <w:szCs w:val="28"/>
          <w:rPrChange w:id="5074" w:author="Sekar Subramanian" w:date="2021-07-16T13:10:00Z">
            <w:rPr>
              <w:del w:id="5075" w:author="Sekar Subramanian" w:date="2021-07-16T12:28:00Z"/>
              <w:rFonts w:asciiTheme="minorHAnsi" w:hAnsiTheme="minorHAnsi" w:cstheme="minorHAnsi"/>
              <w:sz w:val="22"/>
              <w:szCs w:val="22"/>
            </w:rPr>
          </w:rPrChange>
        </w:rPr>
        <w:pPrChange w:id="5076" w:author="Sekar Subramanian" w:date="2021-07-16T12:36:00Z">
          <w:pPr>
            <w:pStyle w:val="ListNumber2"/>
            <w:numPr>
              <w:numId w:val="0"/>
            </w:numPr>
            <w:tabs>
              <w:tab w:val="clear" w:pos="1980"/>
            </w:tabs>
            <w:ind w:left="0" w:firstLine="0"/>
          </w:pPr>
        </w:pPrChange>
      </w:pPr>
    </w:p>
    <w:p w14:paraId="73A339FC" w14:textId="3541DFA9" w:rsidR="00573281" w:rsidRPr="007C4EA8" w:rsidDel="00CA397A" w:rsidRDefault="00573281">
      <w:pPr>
        <w:pStyle w:val="ListParagraph"/>
        <w:numPr>
          <w:ilvl w:val="1"/>
          <w:numId w:val="23"/>
        </w:numPr>
        <w:spacing w:before="120" w:after="120"/>
        <w:contextualSpacing w:val="0"/>
        <w:rPr>
          <w:del w:id="5077" w:author="Sekar Subramanian" w:date="2021-07-16T12:28:00Z"/>
          <w:rFonts w:asciiTheme="minorHAnsi" w:hAnsiTheme="minorHAnsi" w:cstheme="minorHAnsi"/>
          <w:sz w:val="28"/>
          <w:szCs w:val="28"/>
          <w:rPrChange w:id="5078" w:author="Sekar Subramanian" w:date="2021-07-16T13:10:00Z">
            <w:rPr>
              <w:del w:id="5079" w:author="Sekar Subramanian" w:date="2021-07-16T12:28:00Z"/>
              <w:rFonts w:asciiTheme="minorHAnsi" w:hAnsiTheme="minorHAnsi" w:cstheme="minorHAnsi"/>
              <w:sz w:val="22"/>
              <w:szCs w:val="22"/>
            </w:rPr>
          </w:rPrChange>
        </w:rPr>
        <w:pPrChange w:id="5080" w:author="Sekar Subramanian" w:date="2021-07-16T12:36:00Z">
          <w:pPr>
            <w:pStyle w:val="ListNumber2"/>
            <w:numPr>
              <w:numId w:val="0"/>
            </w:numPr>
            <w:tabs>
              <w:tab w:val="clear" w:pos="1980"/>
            </w:tabs>
            <w:ind w:left="0" w:firstLine="0"/>
          </w:pPr>
        </w:pPrChange>
      </w:pPr>
    </w:p>
    <w:p w14:paraId="57F47693" w14:textId="3B2E33D5" w:rsidR="00573281" w:rsidRPr="007C4EA8" w:rsidDel="00CA397A" w:rsidRDefault="00573281">
      <w:pPr>
        <w:pStyle w:val="ListParagraph"/>
        <w:numPr>
          <w:ilvl w:val="1"/>
          <w:numId w:val="23"/>
        </w:numPr>
        <w:spacing w:before="120" w:after="120"/>
        <w:contextualSpacing w:val="0"/>
        <w:rPr>
          <w:del w:id="5081" w:author="Sekar Subramanian" w:date="2021-07-16T12:28:00Z"/>
          <w:rFonts w:asciiTheme="minorHAnsi" w:hAnsiTheme="minorHAnsi" w:cstheme="minorHAnsi"/>
          <w:sz w:val="28"/>
          <w:szCs w:val="28"/>
          <w:rPrChange w:id="5082" w:author="Sekar Subramanian" w:date="2021-07-16T13:10:00Z">
            <w:rPr>
              <w:del w:id="5083" w:author="Sekar Subramanian" w:date="2021-07-16T12:28:00Z"/>
              <w:rFonts w:asciiTheme="minorHAnsi" w:hAnsiTheme="minorHAnsi" w:cstheme="minorHAnsi"/>
              <w:sz w:val="22"/>
              <w:szCs w:val="22"/>
            </w:rPr>
          </w:rPrChange>
        </w:rPr>
        <w:pPrChange w:id="5084" w:author="Sekar Subramanian" w:date="2021-07-16T12:36:00Z">
          <w:pPr>
            <w:pStyle w:val="ListNumber2"/>
            <w:numPr>
              <w:numId w:val="0"/>
            </w:numPr>
            <w:tabs>
              <w:tab w:val="clear" w:pos="1980"/>
            </w:tabs>
            <w:ind w:left="0" w:firstLine="0"/>
          </w:pPr>
        </w:pPrChange>
      </w:pPr>
    </w:p>
    <w:p w14:paraId="5875D352" w14:textId="76873942" w:rsidR="00573281" w:rsidRPr="007C4EA8" w:rsidDel="00CA397A" w:rsidRDefault="00573281">
      <w:pPr>
        <w:pStyle w:val="ListParagraph"/>
        <w:numPr>
          <w:ilvl w:val="1"/>
          <w:numId w:val="23"/>
        </w:numPr>
        <w:spacing w:before="120" w:after="120"/>
        <w:contextualSpacing w:val="0"/>
        <w:rPr>
          <w:del w:id="5085" w:author="Sekar Subramanian" w:date="2021-07-16T12:28:00Z"/>
          <w:rFonts w:asciiTheme="minorHAnsi" w:hAnsiTheme="minorHAnsi" w:cstheme="minorHAnsi"/>
          <w:sz w:val="28"/>
          <w:szCs w:val="28"/>
          <w:rPrChange w:id="5086" w:author="Sekar Subramanian" w:date="2021-07-16T13:10:00Z">
            <w:rPr>
              <w:del w:id="5087" w:author="Sekar Subramanian" w:date="2021-07-16T12:28:00Z"/>
              <w:rFonts w:asciiTheme="minorHAnsi" w:hAnsiTheme="minorHAnsi" w:cstheme="minorHAnsi"/>
              <w:sz w:val="22"/>
              <w:szCs w:val="22"/>
            </w:rPr>
          </w:rPrChange>
        </w:rPr>
        <w:pPrChange w:id="5088" w:author="Sekar Subramanian" w:date="2021-07-16T12:36:00Z">
          <w:pPr>
            <w:pStyle w:val="ListNumber2"/>
            <w:numPr>
              <w:numId w:val="0"/>
            </w:numPr>
            <w:tabs>
              <w:tab w:val="clear" w:pos="1980"/>
            </w:tabs>
            <w:ind w:left="0" w:firstLine="0"/>
          </w:pPr>
        </w:pPrChange>
      </w:pPr>
    </w:p>
    <w:p w14:paraId="3B38DC89" w14:textId="3CAC92BC" w:rsidR="00573281" w:rsidRPr="007C4EA8" w:rsidDel="00CA397A" w:rsidRDefault="00573281">
      <w:pPr>
        <w:pStyle w:val="ListParagraph"/>
        <w:numPr>
          <w:ilvl w:val="1"/>
          <w:numId w:val="23"/>
        </w:numPr>
        <w:spacing w:before="120" w:after="120"/>
        <w:contextualSpacing w:val="0"/>
        <w:rPr>
          <w:del w:id="5089" w:author="Sekar Subramanian" w:date="2021-07-16T12:28:00Z"/>
          <w:rFonts w:asciiTheme="minorHAnsi" w:hAnsiTheme="minorHAnsi" w:cstheme="minorHAnsi"/>
          <w:sz w:val="28"/>
          <w:szCs w:val="28"/>
          <w:rPrChange w:id="5090" w:author="Sekar Subramanian" w:date="2021-07-16T13:10:00Z">
            <w:rPr>
              <w:del w:id="5091" w:author="Sekar Subramanian" w:date="2021-07-16T12:28:00Z"/>
              <w:rFonts w:asciiTheme="minorHAnsi" w:hAnsiTheme="minorHAnsi" w:cstheme="minorHAnsi"/>
              <w:sz w:val="22"/>
              <w:szCs w:val="22"/>
            </w:rPr>
          </w:rPrChange>
        </w:rPr>
        <w:pPrChange w:id="5092" w:author="Sekar Subramanian" w:date="2021-07-16T12:36:00Z">
          <w:pPr>
            <w:pStyle w:val="ListNumber2"/>
            <w:numPr>
              <w:numId w:val="0"/>
            </w:numPr>
            <w:tabs>
              <w:tab w:val="clear" w:pos="1980"/>
            </w:tabs>
            <w:ind w:left="0" w:firstLine="0"/>
          </w:pPr>
        </w:pPrChange>
      </w:pPr>
    </w:p>
    <w:p w14:paraId="0F715541" w14:textId="43861694" w:rsidR="00573281" w:rsidRPr="007C4EA8" w:rsidDel="00CA397A" w:rsidRDefault="00573281">
      <w:pPr>
        <w:pStyle w:val="ListParagraph"/>
        <w:numPr>
          <w:ilvl w:val="1"/>
          <w:numId w:val="23"/>
        </w:numPr>
        <w:spacing w:before="120" w:after="120"/>
        <w:contextualSpacing w:val="0"/>
        <w:rPr>
          <w:del w:id="5093" w:author="Sekar Subramanian" w:date="2021-07-16T12:28:00Z"/>
          <w:rFonts w:asciiTheme="minorHAnsi" w:hAnsiTheme="minorHAnsi" w:cstheme="minorHAnsi"/>
          <w:sz w:val="28"/>
          <w:szCs w:val="28"/>
          <w:rPrChange w:id="5094" w:author="Sekar Subramanian" w:date="2021-07-16T13:10:00Z">
            <w:rPr>
              <w:del w:id="5095" w:author="Sekar Subramanian" w:date="2021-07-16T12:28:00Z"/>
              <w:rFonts w:asciiTheme="minorHAnsi" w:hAnsiTheme="minorHAnsi" w:cstheme="minorHAnsi"/>
              <w:sz w:val="22"/>
              <w:szCs w:val="22"/>
            </w:rPr>
          </w:rPrChange>
        </w:rPr>
        <w:pPrChange w:id="5096" w:author="Sekar Subramanian" w:date="2021-07-16T12:36:00Z">
          <w:pPr>
            <w:pStyle w:val="ListNumber2"/>
            <w:numPr>
              <w:numId w:val="0"/>
            </w:numPr>
            <w:tabs>
              <w:tab w:val="clear" w:pos="1980"/>
            </w:tabs>
            <w:ind w:left="0" w:firstLine="0"/>
          </w:pPr>
        </w:pPrChange>
      </w:pPr>
    </w:p>
    <w:p w14:paraId="09E05E28" w14:textId="0A1D1545" w:rsidR="00573281" w:rsidRPr="007C4EA8" w:rsidDel="00CA397A" w:rsidRDefault="00573281">
      <w:pPr>
        <w:pStyle w:val="ListParagraph"/>
        <w:numPr>
          <w:ilvl w:val="1"/>
          <w:numId w:val="23"/>
        </w:numPr>
        <w:spacing w:before="120" w:after="120"/>
        <w:contextualSpacing w:val="0"/>
        <w:rPr>
          <w:del w:id="5097" w:author="Sekar Subramanian" w:date="2021-07-16T12:28:00Z"/>
          <w:rFonts w:asciiTheme="minorHAnsi" w:hAnsiTheme="minorHAnsi" w:cstheme="minorHAnsi"/>
          <w:sz w:val="28"/>
          <w:szCs w:val="28"/>
          <w:rPrChange w:id="5098" w:author="Sekar Subramanian" w:date="2021-07-16T13:10:00Z">
            <w:rPr>
              <w:del w:id="5099" w:author="Sekar Subramanian" w:date="2021-07-16T12:28:00Z"/>
              <w:rFonts w:asciiTheme="minorHAnsi" w:hAnsiTheme="minorHAnsi" w:cstheme="minorHAnsi"/>
              <w:sz w:val="22"/>
              <w:szCs w:val="22"/>
            </w:rPr>
          </w:rPrChange>
        </w:rPr>
        <w:pPrChange w:id="5100" w:author="Sekar Subramanian" w:date="2021-07-16T12:36:00Z">
          <w:pPr>
            <w:pStyle w:val="ListNumber2"/>
            <w:numPr>
              <w:numId w:val="0"/>
            </w:numPr>
            <w:tabs>
              <w:tab w:val="clear" w:pos="1980"/>
            </w:tabs>
            <w:ind w:left="0" w:firstLine="0"/>
          </w:pPr>
        </w:pPrChange>
      </w:pPr>
    </w:p>
    <w:p w14:paraId="7F88D934" w14:textId="18C5A1F4" w:rsidR="00573281" w:rsidRPr="007C4EA8" w:rsidDel="00CA397A" w:rsidRDefault="00573281">
      <w:pPr>
        <w:pStyle w:val="ListParagraph"/>
        <w:numPr>
          <w:ilvl w:val="1"/>
          <w:numId w:val="23"/>
        </w:numPr>
        <w:spacing w:before="120" w:after="120"/>
        <w:contextualSpacing w:val="0"/>
        <w:rPr>
          <w:del w:id="5101" w:author="Sekar Subramanian" w:date="2021-07-16T12:28:00Z"/>
          <w:rFonts w:asciiTheme="minorHAnsi" w:hAnsiTheme="minorHAnsi" w:cstheme="minorHAnsi"/>
          <w:sz w:val="28"/>
          <w:szCs w:val="28"/>
          <w:rPrChange w:id="5102" w:author="Sekar Subramanian" w:date="2021-07-16T13:10:00Z">
            <w:rPr>
              <w:del w:id="5103" w:author="Sekar Subramanian" w:date="2021-07-16T12:28:00Z"/>
              <w:rFonts w:asciiTheme="minorHAnsi" w:hAnsiTheme="minorHAnsi" w:cstheme="minorHAnsi"/>
              <w:sz w:val="22"/>
              <w:szCs w:val="22"/>
            </w:rPr>
          </w:rPrChange>
        </w:rPr>
        <w:pPrChange w:id="5104" w:author="Sekar Subramanian" w:date="2021-07-16T12:36:00Z">
          <w:pPr>
            <w:pStyle w:val="ListNumber2"/>
            <w:numPr>
              <w:numId w:val="0"/>
            </w:numPr>
            <w:tabs>
              <w:tab w:val="clear" w:pos="1980"/>
            </w:tabs>
            <w:ind w:left="0" w:firstLine="0"/>
          </w:pPr>
        </w:pPrChange>
      </w:pPr>
    </w:p>
    <w:p w14:paraId="40019454" w14:textId="70E2D5B8" w:rsidR="00573281" w:rsidRPr="007C4EA8" w:rsidDel="00CA397A" w:rsidRDefault="00573281">
      <w:pPr>
        <w:pStyle w:val="ListParagraph"/>
        <w:numPr>
          <w:ilvl w:val="1"/>
          <w:numId w:val="23"/>
        </w:numPr>
        <w:spacing w:before="120" w:after="120"/>
        <w:contextualSpacing w:val="0"/>
        <w:rPr>
          <w:del w:id="5105" w:author="Sekar Subramanian" w:date="2021-07-16T12:28:00Z"/>
          <w:rFonts w:asciiTheme="minorHAnsi" w:hAnsiTheme="minorHAnsi" w:cstheme="minorHAnsi"/>
          <w:sz w:val="28"/>
          <w:szCs w:val="28"/>
          <w:rPrChange w:id="5106" w:author="Sekar Subramanian" w:date="2021-07-16T13:10:00Z">
            <w:rPr>
              <w:del w:id="5107" w:author="Sekar Subramanian" w:date="2021-07-16T12:28:00Z"/>
              <w:rFonts w:asciiTheme="minorHAnsi" w:hAnsiTheme="minorHAnsi" w:cstheme="minorHAnsi"/>
              <w:sz w:val="22"/>
              <w:szCs w:val="22"/>
            </w:rPr>
          </w:rPrChange>
        </w:rPr>
        <w:pPrChange w:id="5108" w:author="Sekar Subramanian" w:date="2021-07-16T12:36:00Z">
          <w:pPr>
            <w:pStyle w:val="ListNumber2"/>
            <w:numPr>
              <w:numId w:val="0"/>
            </w:numPr>
            <w:tabs>
              <w:tab w:val="clear" w:pos="1980"/>
            </w:tabs>
            <w:ind w:left="0" w:firstLine="0"/>
          </w:pPr>
        </w:pPrChange>
      </w:pPr>
    </w:p>
    <w:p w14:paraId="17A43ED9" w14:textId="492DEA01" w:rsidR="00573281" w:rsidRPr="007C4EA8" w:rsidDel="00CA397A" w:rsidRDefault="00573281">
      <w:pPr>
        <w:pStyle w:val="ListParagraph"/>
        <w:numPr>
          <w:ilvl w:val="1"/>
          <w:numId w:val="23"/>
        </w:numPr>
        <w:spacing w:before="120" w:after="120"/>
        <w:contextualSpacing w:val="0"/>
        <w:rPr>
          <w:del w:id="5109" w:author="Sekar Subramanian" w:date="2021-07-16T12:28:00Z"/>
          <w:rFonts w:asciiTheme="minorHAnsi" w:hAnsiTheme="minorHAnsi" w:cstheme="minorHAnsi"/>
          <w:sz w:val="28"/>
          <w:szCs w:val="28"/>
          <w:rPrChange w:id="5110" w:author="Sekar Subramanian" w:date="2021-07-16T13:10:00Z">
            <w:rPr>
              <w:del w:id="5111" w:author="Sekar Subramanian" w:date="2021-07-16T12:28:00Z"/>
              <w:rFonts w:asciiTheme="minorHAnsi" w:hAnsiTheme="minorHAnsi" w:cstheme="minorHAnsi"/>
              <w:sz w:val="22"/>
              <w:szCs w:val="22"/>
            </w:rPr>
          </w:rPrChange>
        </w:rPr>
        <w:pPrChange w:id="5112" w:author="Sekar Subramanian" w:date="2021-07-16T12:36:00Z">
          <w:pPr>
            <w:pStyle w:val="ListNumber2"/>
            <w:numPr>
              <w:numId w:val="0"/>
            </w:numPr>
            <w:tabs>
              <w:tab w:val="clear" w:pos="1980"/>
            </w:tabs>
            <w:ind w:left="0" w:firstLine="0"/>
          </w:pPr>
        </w:pPrChange>
      </w:pPr>
    </w:p>
    <w:p w14:paraId="130BC6A1" w14:textId="01771371" w:rsidR="00573281" w:rsidRPr="007C4EA8" w:rsidDel="00CA397A" w:rsidRDefault="00573281">
      <w:pPr>
        <w:pStyle w:val="ListParagraph"/>
        <w:numPr>
          <w:ilvl w:val="1"/>
          <w:numId w:val="23"/>
        </w:numPr>
        <w:spacing w:before="120" w:after="120"/>
        <w:contextualSpacing w:val="0"/>
        <w:rPr>
          <w:del w:id="5113" w:author="Sekar Subramanian" w:date="2021-07-16T12:28:00Z"/>
          <w:rFonts w:asciiTheme="minorHAnsi" w:hAnsiTheme="minorHAnsi" w:cstheme="minorHAnsi"/>
          <w:sz w:val="28"/>
          <w:szCs w:val="28"/>
          <w:rPrChange w:id="5114" w:author="Sekar Subramanian" w:date="2021-07-16T13:10:00Z">
            <w:rPr>
              <w:del w:id="5115" w:author="Sekar Subramanian" w:date="2021-07-16T12:28:00Z"/>
              <w:rFonts w:asciiTheme="minorHAnsi" w:hAnsiTheme="minorHAnsi" w:cstheme="minorHAnsi"/>
              <w:sz w:val="22"/>
              <w:szCs w:val="22"/>
            </w:rPr>
          </w:rPrChange>
        </w:rPr>
        <w:pPrChange w:id="5116" w:author="Sekar Subramanian" w:date="2021-07-16T12:36:00Z">
          <w:pPr>
            <w:pStyle w:val="ListNumber2"/>
            <w:numPr>
              <w:numId w:val="0"/>
            </w:numPr>
            <w:tabs>
              <w:tab w:val="clear" w:pos="1980"/>
            </w:tabs>
            <w:ind w:left="0" w:firstLine="0"/>
          </w:pPr>
        </w:pPrChange>
      </w:pPr>
    </w:p>
    <w:p w14:paraId="45CFC004" w14:textId="503178D1" w:rsidR="00573281" w:rsidRPr="007C4EA8" w:rsidDel="00CA397A" w:rsidRDefault="00573281">
      <w:pPr>
        <w:pStyle w:val="ListParagraph"/>
        <w:numPr>
          <w:ilvl w:val="1"/>
          <w:numId w:val="23"/>
        </w:numPr>
        <w:spacing w:before="120" w:after="120"/>
        <w:contextualSpacing w:val="0"/>
        <w:rPr>
          <w:del w:id="5117" w:author="Sekar Subramanian" w:date="2021-07-16T12:28:00Z"/>
          <w:rFonts w:asciiTheme="minorHAnsi" w:hAnsiTheme="minorHAnsi" w:cstheme="minorHAnsi"/>
          <w:sz w:val="28"/>
          <w:szCs w:val="28"/>
          <w:rPrChange w:id="5118" w:author="Sekar Subramanian" w:date="2021-07-16T13:10:00Z">
            <w:rPr>
              <w:del w:id="5119" w:author="Sekar Subramanian" w:date="2021-07-16T12:28:00Z"/>
              <w:rFonts w:asciiTheme="minorHAnsi" w:hAnsiTheme="minorHAnsi" w:cstheme="minorHAnsi"/>
              <w:sz w:val="22"/>
              <w:szCs w:val="22"/>
            </w:rPr>
          </w:rPrChange>
        </w:rPr>
        <w:pPrChange w:id="5120" w:author="Sekar Subramanian" w:date="2021-07-16T12:36:00Z">
          <w:pPr>
            <w:pStyle w:val="ListNumber2"/>
            <w:numPr>
              <w:numId w:val="0"/>
            </w:numPr>
            <w:tabs>
              <w:tab w:val="clear" w:pos="1980"/>
            </w:tabs>
            <w:ind w:left="0" w:firstLine="0"/>
          </w:pPr>
        </w:pPrChange>
      </w:pPr>
    </w:p>
    <w:p w14:paraId="4E0635C4" w14:textId="14F4CE8F" w:rsidR="00573281" w:rsidRPr="007C4EA8" w:rsidDel="00CA397A" w:rsidRDefault="00573281">
      <w:pPr>
        <w:pStyle w:val="ListParagraph"/>
        <w:numPr>
          <w:ilvl w:val="1"/>
          <w:numId w:val="23"/>
        </w:numPr>
        <w:spacing w:before="120" w:after="120"/>
        <w:contextualSpacing w:val="0"/>
        <w:rPr>
          <w:del w:id="5121" w:author="Sekar Subramanian" w:date="2021-07-16T12:28:00Z"/>
          <w:rFonts w:asciiTheme="minorHAnsi" w:hAnsiTheme="minorHAnsi" w:cstheme="minorHAnsi"/>
          <w:sz w:val="28"/>
          <w:szCs w:val="28"/>
          <w:rPrChange w:id="5122" w:author="Sekar Subramanian" w:date="2021-07-16T13:10:00Z">
            <w:rPr>
              <w:del w:id="5123" w:author="Sekar Subramanian" w:date="2021-07-16T12:28:00Z"/>
              <w:rFonts w:asciiTheme="minorHAnsi" w:hAnsiTheme="minorHAnsi" w:cstheme="minorHAnsi"/>
              <w:sz w:val="22"/>
              <w:szCs w:val="22"/>
            </w:rPr>
          </w:rPrChange>
        </w:rPr>
        <w:pPrChange w:id="5124" w:author="Sekar Subramanian" w:date="2021-07-16T12:36:00Z">
          <w:pPr>
            <w:pStyle w:val="ListNumber2"/>
            <w:numPr>
              <w:numId w:val="0"/>
            </w:numPr>
            <w:tabs>
              <w:tab w:val="clear" w:pos="1980"/>
            </w:tabs>
            <w:ind w:left="0" w:firstLine="0"/>
          </w:pPr>
        </w:pPrChange>
      </w:pPr>
    </w:p>
    <w:p w14:paraId="5F4971A6" w14:textId="038BB62F" w:rsidR="00573281" w:rsidRPr="007C4EA8" w:rsidDel="00CA397A" w:rsidRDefault="00573281">
      <w:pPr>
        <w:pStyle w:val="ListParagraph"/>
        <w:numPr>
          <w:ilvl w:val="1"/>
          <w:numId w:val="23"/>
        </w:numPr>
        <w:spacing w:before="120" w:after="120"/>
        <w:contextualSpacing w:val="0"/>
        <w:rPr>
          <w:del w:id="5125" w:author="Sekar Subramanian" w:date="2021-07-16T12:28:00Z"/>
          <w:rFonts w:asciiTheme="minorHAnsi" w:hAnsiTheme="minorHAnsi" w:cstheme="minorHAnsi"/>
          <w:sz w:val="28"/>
          <w:szCs w:val="28"/>
          <w:rPrChange w:id="5126" w:author="Sekar Subramanian" w:date="2021-07-16T13:10:00Z">
            <w:rPr>
              <w:del w:id="5127" w:author="Sekar Subramanian" w:date="2021-07-16T12:28:00Z"/>
              <w:rFonts w:asciiTheme="minorHAnsi" w:hAnsiTheme="minorHAnsi" w:cstheme="minorHAnsi"/>
              <w:sz w:val="22"/>
              <w:szCs w:val="22"/>
            </w:rPr>
          </w:rPrChange>
        </w:rPr>
        <w:pPrChange w:id="5128" w:author="Sekar Subramanian" w:date="2021-07-16T12:36:00Z">
          <w:pPr>
            <w:pStyle w:val="ListNumber2"/>
            <w:numPr>
              <w:numId w:val="0"/>
            </w:numPr>
            <w:tabs>
              <w:tab w:val="clear" w:pos="1980"/>
            </w:tabs>
            <w:ind w:left="0" w:firstLine="0"/>
          </w:pPr>
        </w:pPrChange>
      </w:pPr>
      <w:del w:id="5129" w:author="Sekar Subramanian" w:date="2021-07-16T12:28:00Z">
        <w:r w:rsidRPr="007C4EA8" w:rsidDel="00CA397A">
          <w:rPr>
            <w:rFonts w:cstheme="minorHAnsi"/>
            <w:noProof/>
            <w:sz w:val="28"/>
            <w:szCs w:val="28"/>
            <w:lang w:val="en-IN" w:eastAsia="en-IN"/>
            <w:rPrChange w:id="5130" w:author="Sekar Subramanian" w:date="2021-07-16T13:10:00Z">
              <w:rPr>
                <w:rFonts w:cstheme="minorHAnsi"/>
                <w:noProof/>
                <w:lang w:val="en-IN" w:eastAsia="en-IN"/>
              </w:rPr>
            </w:rPrChange>
          </w:rPr>
          <mc:AlternateContent>
            <mc:Choice Requires="wps">
              <w:drawing>
                <wp:anchor distT="0" distB="0" distL="114300" distR="114300" simplePos="0" relativeHeight="251660288" behindDoc="0" locked="0" layoutInCell="1" allowOverlap="1" wp14:anchorId="7FCBD204" wp14:editId="0AEC0E62">
                  <wp:simplePos x="0" y="0"/>
                  <wp:positionH relativeFrom="column">
                    <wp:posOffset>3785235</wp:posOffset>
                  </wp:positionH>
                  <wp:positionV relativeFrom="paragraph">
                    <wp:posOffset>7620</wp:posOffset>
                  </wp:positionV>
                  <wp:extent cx="1885950" cy="384175"/>
                  <wp:effectExtent l="0" t="0" r="19050" b="14605"/>
                  <wp:wrapNone/>
                  <wp:docPr id="28"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gray">
                          <a:xfrm>
                            <a:off x="0" y="0"/>
                            <a:ext cx="1885950" cy="384175"/>
                          </a:xfrm>
                          <a:prstGeom prst="rect">
                            <a:avLst/>
                          </a:prstGeom>
                          <a:noFill/>
                          <a:ln w="9525" algn="ctr">
                            <a:solidFill>
                              <a:schemeClr val="tx1"/>
                            </a:solidFill>
                            <a:miter lim="800000"/>
                            <a:headEnd/>
                            <a:tailEnd/>
                          </a:ln>
                        </wps:spPr>
                        <wps:txbx>
                          <w:txbxContent>
                            <w:p w14:paraId="63238474" w14:textId="77777777" w:rsidR="00573281" w:rsidRPr="000E2888" w:rsidRDefault="00573281" w:rsidP="00573281">
                              <w:pPr>
                                <w:rPr>
                                  <w:rFonts w:eastAsia="Times New Roman"/>
                                  <w:lang w:val="en-IN"/>
                                </w:rPr>
                              </w:pPr>
                              <w:r>
                                <w:rPr>
                                  <w:rFonts w:eastAsia="Times New Roman"/>
                                  <w:lang w:val="en-IN"/>
                                </w:rPr>
                                <w:t>Synergy: 43.1 – 46.5 = -3.4</w:t>
                              </w:r>
                              <w:r>
                                <w:rPr>
                                  <w:rFonts w:eastAsia="Times New Roman"/>
                                  <w:vanish/>
                                  <w:lang w:val="en-IN"/>
                                </w:rPr>
                                <w:t xml:space="preserve">  equation then becomes:</w:t>
                              </w:r>
                              <w:r>
                                <w:rPr>
                                  <w:rFonts w:eastAsia="Times New Roman"/>
                                  <w:vanish/>
                                  <w:lang w:val="en-IN"/>
                                </w:rPr>
                                <w:cr/>
                                <w:t xml:space="preserve"> make the ssures by aggregating any of the existing measures or  the tal vel model</w:t>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p>
                          </w:txbxContent>
                        </wps:txbx>
                        <wps:bodyPr wrap="square" lIns="45720">
                          <a:spAutoFit/>
                        </wps:bodyPr>
                      </wps:wsp>
                    </a:graphicData>
                  </a:graphic>
                  <wp14:sizeRelH relativeFrom="margin">
                    <wp14:pctWidth>0</wp14:pctWidth>
                  </wp14:sizeRelH>
                </wp:anchor>
              </w:drawing>
            </mc:Choice>
            <mc:Fallback>
              <w:pict>
                <v:shape w14:anchorId="7FCBD204" id="Text Box 100" o:spid="_x0000_s1031" type="#_x0000_t202" style="position:absolute;left:0;text-align:left;margin-left:298.05pt;margin-top:.6pt;width:148.5pt;height:3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" filled="f" strokecolor="black [3213]">
                  <v:textbox style="mso-fit-shape-to-text:t" inset="3.6pt">
                    <w:txbxContent>
                      <w:p w14:paraId="63238474" w14:textId="77777777" w:rsidR="00573281" w:rsidRPr="000E2888" w:rsidRDefault="00573281" w:rsidP="00573281">
                        <w:pPr>
                          <w:rPr>
                            <w:rFonts w:eastAsia="Times New Roman"/>
                            <w:lang w:val="en-IN"/>
                          </w:rPr>
                        </w:pPr>
                        <w:r>
                          <w:rPr>
                            <w:rFonts w:eastAsia="Times New Roman"/>
                            <w:lang w:val="en-IN"/>
                          </w:rPr>
                          <w:t>Synergy: 43.1 – 46.5 = -3.4</w:t>
                        </w:r>
                        <w:r>
                          <w:rPr>
                            <w:rFonts w:eastAsia="Times New Roman"/>
                            <w:vanish/>
                            <w:lang w:val="en-IN"/>
                          </w:rPr>
                          <w:t xml:space="preserve">  equation then becomes:</w:t>
                        </w:r>
                        <w:r>
                          <w:rPr>
                            <w:rFonts w:eastAsia="Times New Roman"/>
                            <w:vanish/>
                            <w:lang w:val="en-IN"/>
                          </w:rPr>
                          <w:cr/>
                          <w:t xml:space="preserve"> make the ssures by aggregating any of the existing measures or  the tal vel model</w:t>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p>
                    </w:txbxContent>
                  </v:textbox>
                </v:shape>
              </w:pict>
            </mc:Fallback>
          </mc:AlternateContent>
        </w:r>
      </w:del>
    </w:p>
    <w:p w14:paraId="1F99D828" w14:textId="21D8E9D0" w:rsidR="00573281" w:rsidRPr="007C4EA8" w:rsidDel="00CA397A" w:rsidRDefault="00573281">
      <w:pPr>
        <w:pStyle w:val="ListParagraph"/>
        <w:numPr>
          <w:ilvl w:val="1"/>
          <w:numId w:val="23"/>
        </w:numPr>
        <w:spacing w:before="120" w:after="120"/>
        <w:contextualSpacing w:val="0"/>
        <w:rPr>
          <w:del w:id="5131" w:author="Sekar Subramanian" w:date="2021-07-16T12:28:00Z"/>
          <w:rFonts w:asciiTheme="minorHAnsi" w:hAnsiTheme="minorHAnsi" w:cstheme="minorHAnsi"/>
          <w:sz w:val="28"/>
          <w:szCs w:val="28"/>
          <w:rPrChange w:id="5132" w:author="Sekar Subramanian" w:date="2021-07-16T13:10:00Z">
            <w:rPr>
              <w:del w:id="5133" w:author="Sekar Subramanian" w:date="2021-07-16T12:28:00Z"/>
              <w:rFonts w:asciiTheme="minorHAnsi" w:hAnsiTheme="minorHAnsi" w:cstheme="minorHAnsi"/>
              <w:sz w:val="22"/>
              <w:szCs w:val="22"/>
            </w:rPr>
          </w:rPrChange>
        </w:rPr>
        <w:pPrChange w:id="5134" w:author="Sekar Subramanian" w:date="2021-07-16T12:36:00Z">
          <w:pPr>
            <w:pStyle w:val="ListNumber2"/>
            <w:numPr>
              <w:numId w:val="0"/>
            </w:numPr>
            <w:tabs>
              <w:tab w:val="clear" w:pos="1980"/>
            </w:tabs>
            <w:ind w:left="0" w:firstLine="0"/>
          </w:pPr>
        </w:pPrChange>
      </w:pPr>
    </w:p>
    <w:p w14:paraId="6C062AC1" w14:textId="198EA802" w:rsidR="00573281" w:rsidRPr="007C4EA8" w:rsidDel="00CA397A" w:rsidRDefault="00573281">
      <w:pPr>
        <w:pStyle w:val="ListParagraph"/>
        <w:numPr>
          <w:ilvl w:val="1"/>
          <w:numId w:val="23"/>
        </w:numPr>
        <w:spacing w:before="120" w:after="120"/>
        <w:contextualSpacing w:val="0"/>
        <w:rPr>
          <w:del w:id="5135" w:author="Sekar Subramanian" w:date="2021-07-16T12:28:00Z"/>
          <w:rFonts w:asciiTheme="minorHAnsi" w:hAnsiTheme="minorHAnsi" w:cstheme="minorHAnsi"/>
          <w:sz w:val="28"/>
          <w:szCs w:val="28"/>
          <w:rPrChange w:id="5136" w:author="Sekar Subramanian" w:date="2021-07-16T13:10:00Z">
            <w:rPr>
              <w:del w:id="5137" w:author="Sekar Subramanian" w:date="2021-07-16T12:28:00Z"/>
              <w:rFonts w:asciiTheme="minorHAnsi" w:hAnsiTheme="minorHAnsi" w:cstheme="minorHAnsi"/>
              <w:sz w:val="22"/>
              <w:szCs w:val="22"/>
            </w:rPr>
          </w:rPrChange>
        </w:rPr>
        <w:pPrChange w:id="5138" w:author="Sekar Subramanian" w:date="2021-07-16T12:36:00Z">
          <w:pPr>
            <w:pStyle w:val="ListNumber2"/>
            <w:numPr>
              <w:numId w:val="0"/>
            </w:numPr>
            <w:tabs>
              <w:tab w:val="clear" w:pos="1980"/>
            </w:tabs>
            <w:ind w:left="0" w:firstLine="0"/>
          </w:pPr>
        </w:pPrChange>
      </w:pPr>
    </w:p>
    <w:p w14:paraId="43A31F1B" w14:textId="10D0073B" w:rsidR="00573281" w:rsidRPr="007C4EA8" w:rsidDel="00CA397A" w:rsidRDefault="00573281">
      <w:pPr>
        <w:pStyle w:val="ListParagraph"/>
        <w:numPr>
          <w:ilvl w:val="1"/>
          <w:numId w:val="23"/>
        </w:numPr>
        <w:spacing w:before="120" w:after="120"/>
        <w:contextualSpacing w:val="0"/>
        <w:rPr>
          <w:del w:id="5139" w:author="Sekar Subramanian" w:date="2021-07-16T12:28:00Z"/>
          <w:rFonts w:asciiTheme="minorHAnsi" w:hAnsiTheme="minorHAnsi" w:cstheme="minorHAnsi"/>
          <w:sz w:val="28"/>
          <w:szCs w:val="28"/>
          <w:rPrChange w:id="5140" w:author="Sekar Subramanian" w:date="2021-07-16T13:10:00Z">
            <w:rPr>
              <w:del w:id="5141" w:author="Sekar Subramanian" w:date="2021-07-16T12:28:00Z"/>
              <w:rFonts w:asciiTheme="minorHAnsi" w:hAnsiTheme="minorHAnsi" w:cstheme="minorHAnsi"/>
              <w:sz w:val="22"/>
              <w:szCs w:val="22"/>
            </w:rPr>
          </w:rPrChange>
        </w:rPr>
        <w:pPrChange w:id="5142" w:author="Sekar Subramanian" w:date="2021-07-16T12:36:00Z">
          <w:pPr>
            <w:pStyle w:val="ListNumber2"/>
            <w:numPr>
              <w:numId w:val="0"/>
            </w:numPr>
            <w:tabs>
              <w:tab w:val="clear" w:pos="1980"/>
            </w:tabs>
            <w:ind w:left="0" w:firstLine="0"/>
          </w:pPr>
        </w:pPrChange>
      </w:pPr>
    </w:p>
    <w:p w14:paraId="146C935F" w14:textId="712821C1" w:rsidR="00FF58CB" w:rsidRPr="007C4EA8" w:rsidDel="00CA397A" w:rsidRDefault="00FF58CB">
      <w:pPr>
        <w:pStyle w:val="ListParagraph"/>
        <w:numPr>
          <w:ilvl w:val="1"/>
          <w:numId w:val="23"/>
        </w:numPr>
        <w:spacing w:before="120" w:after="120"/>
        <w:contextualSpacing w:val="0"/>
        <w:rPr>
          <w:del w:id="5143" w:author="Sekar Subramanian" w:date="2021-07-16T12:28:00Z"/>
          <w:rFonts w:asciiTheme="minorHAnsi" w:hAnsiTheme="minorHAnsi" w:cstheme="minorHAnsi"/>
          <w:sz w:val="28"/>
          <w:szCs w:val="28"/>
          <w:rPrChange w:id="5144" w:author="Sekar Subramanian" w:date="2021-07-16T13:10:00Z">
            <w:rPr>
              <w:del w:id="5145" w:author="Sekar Subramanian" w:date="2021-07-16T12:28:00Z"/>
              <w:rFonts w:asciiTheme="minorHAnsi" w:eastAsia="MS Mincho" w:hAnsiTheme="minorHAnsi" w:cstheme="minorHAnsi"/>
              <w:sz w:val="22"/>
              <w:szCs w:val="22"/>
            </w:rPr>
          </w:rPrChange>
        </w:rPr>
        <w:pPrChange w:id="5146" w:author="Sekar Subramanian" w:date="2021-07-16T12:36:00Z">
          <w:pPr>
            <w:pStyle w:val="Heading2"/>
            <w:numPr>
              <w:ilvl w:val="1"/>
              <w:numId w:val="25"/>
            </w:numPr>
            <w:ind w:left="1800" w:hanging="360"/>
            <w:jc w:val="left"/>
          </w:pPr>
        </w:pPrChange>
      </w:pPr>
      <w:del w:id="5147" w:author="Sekar Subramanian" w:date="2021-07-16T12:28:00Z">
        <w:r w:rsidRPr="007C4EA8" w:rsidDel="00CA397A">
          <w:rPr>
            <w:rFonts w:cstheme="minorHAnsi"/>
            <w:sz w:val="28"/>
            <w:szCs w:val="28"/>
            <w:rPrChange w:id="5148" w:author="Sekar Subramanian" w:date="2021-07-16T13:10:00Z">
              <w:rPr>
                <w:rFonts w:cstheme="minorHAnsi"/>
                <w:b w:val="0"/>
                <w:bCs w:val="0"/>
              </w:rPr>
            </w:rPrChange>
          </w:rPr>
          <w:delText>Face Validity 1: Data transformations based on mental models and adhering to global best practices</w:delText>
        </w:r>
      </w:del>
    </w:p>
    <w:p w14:paraId="245E7184" w14:textId="2BA3D3E3" w:rsidR="00FF58CB" w:rsidRPr="007C4EA8" w:rsidDel="00CA397A" w:rsidRDefault="00FF58CB">
      <w:pPr>
        <w:pStyle w:val="ListParagraph"/>
        <w:numPr>
          <w:ilvl w:val="1"/>
          <w:numId w:val="23"/>
        </w:numPr>
        <w:spacing w:before="120" w:after="120"/>
        <w:contextualSpacing w:val="0"/>
        <w:rPr>
          <w:del w:id="5149" w:author="Sekar Subramanian" w:date="2021-07-16T12:28:00Z"/>
          <w:rFonts w:asciiTheme="minorHAnsi" w:eastAsiaTheme="majorEastAsia" w:hAnsiTheme="minorHAnsi" w:cstheme="minorHAnsi"/>
          <w:b/>
          <w:color w:val="000000" w:themeColor="text1"/>
          <w:sz w:val="28"/>
          <w:szCs w:val="28"/>
          <w:rPrChange w:id="5150" w:author="Sekar Subramanian" w:date="2021-07-16T13:10:00Z">
            <w:rPr>
              <w:del w:id="5151" w:author="Sekar Subramanian" w:date="2021-07-16T12:28:00Z"/>
              <w:rFonts w:asciiTheme="minorHAnsi" w:eastAsiaTheme="majorEastAsia" w:hAnsiTheme="minorHAnsi" w:cstheme="minorHAnsi"/>
              <w:b/>
              <w:color w:val="000000" w:themeColor="text1"/>
              <w:sz w:val="22"/>
              <w:szCs w:val="22"/>
            </w:rPr>
          </w:rPrChange>
        </w:rPr>
        <w:pPrChange w:id="5152" w:author="Sekar Subramanian" w:date="2021-07-16T12:36:00Z">
          <w:pPr>
            <w:pStyle w:val="ListParagraph"/>
            <w:ind w:left="504"/>
          </w:pPr>
        </w:pPrChange>
      </w:pPr>
    </w:p>
    <w:p w14:paraId="56358BCD" w14:textId="3A41157F" w:rsidR="00FF58CB" w:rsidRPr="007C4EA8" w:rsidDel="00E40B5D" w:rsidRDefault="00FF58CB">
      <w:pPr>
        <w:pStyle w:val="ListParagraph"/>
        <w:numPr>
          <w:ilvl w:val="1"/>
          <w:numId w:val="23"/>
        </w:numPr>
        <w:spacing w:before="120" w:after="120"/>
        <w:contextualSpacing w:val="0"/>
        <w:rPr>
          <w:del w:id="5153" w:author="Sekar Subramanian" w:date="2021-07-16T12:27:00Z"/>
          <w:rFonts w:cstheme="minorHAnsi"/>
          <w:vanish/>
          <w:sz w:val="28"/>
          <w:szCs w:val="28"/>
          <w:rPrChange w:id="5154" w:author="Sekar Subramanian" w:date="2021-07-16T13:10:00Z">
            <w:rPr>
              <w:del w:id="5155" w:author="Sekar Subramanian" w:date="2021-07-16T12:27:00Z"/>
              <w:rFonts w:cstheme="minorHAnsi"/>
            </w:rPr>
          </w:rPrChange>
        </w:rPr>
        <w:pPrChange w:id="5156" w:author="Sekar Subramanian" w:date="2021-07-16T12:36:00Z">
          <w:pPr>
            <w:ind w:left="720"/>
          </w:pPr>
        </w:pPrChange>
      </w:pPr>
      <w:del w:id="5157" w:author="Sekar Subramanian" w:date="2021-07-16T12:28:00Z">
        <w:r w:rsidRPr="007C4EA8" w:rsidDel="00CA397A">
          <w:rPr>
            <w:rFonts w:cstheme="minorHAnsi"/>
            <w:sz w:val="28"/>
            <w:szCs w:val="28"/>
            <w:rPrChange w:id="5158" w:author="Sekar Subramanian" w:date="2021-07-16T13:10:00Z">
              <w:rPr>
                <w:rFonts w:cstheme="minorHAnsi"/>
              </w:rPr>
            </w:rPrChange>
          </w:rPr>
          <w:delText xml:space="preserve">Mental models and conceptual data transformations are relevant in MMx analysis. For e.g. in a multiplicative model, price has to be a log transformation. All media measures need to have a transformation that follows concepts from marketing literature. For e.g. Ad-Stock function to model media measures. </w:delText>
        </w:r>
      </w:del>
    </w:p>
    <w:p w14:paraId="5F410FD0" w14:textId="4473E033" w:rsidR="00FF58CB" w:rsidRPr="007C4EA8" w:rsidDel="00CA397A" w:rsidRDefault="00FF58CB">
      <w:pPr>
        <w:pStyle w:val="ListParagraph"/>
        <w:numPr>
          <w:ilvl w:val="1"/>
          <w:numId w:val="23"/>
        </w:numPr>
        <w:spacing w:before="120" w:after="120"/>
        <w:contextualSpacing w:val="0"/>
        <w:rPr>
          <w:del w:id="5159" w:author="Sekar Subramanian" w:date="2021-07-16T12:28:00Z"/>
          <w:rFonts w:cstheme="minorHAnsi"/>
          <w:sz w:val="28"/>
          <w:szCs w:val="28"/>
          <w:lang w:val="en-IN"/>
          <w:rPrChange w:id="5160" w:author="Sekar Subramanian" w:date="2021-07-16T13:10:00Z">
            <w:rPr>
              <w:del w:id="5161" w:author="Sekar Subramanian" w:date="2021-07-16T12:28:00Z"/>
              <w:rFonts w:cstheme="minorHAnsi"/>
              <w:lang w:val="en-IN"/>
            </w:rPr>
          </w:rPrChange>
        </w:rPr>
        <w:pPrChange w:id="5162" w:author="Sekar Subramanian" w:date="2021-07-16T12:36:00Z">
          <w:pPr>
            <w:pStyle w:val="NoSpacing"/>
            <w:ind w:left="720"/>
          </w:pPr>
        </w:pPrChange>
      </w:pPr>
      <w:del w:id="5163" w:author="Sekar Subramanian" w:date="2021-07-16T12:28:00Z">
        <w:r w:rsidRPr="007C4EA8" w:rsidDel="00CA397A">
          <w:rPr>
            <w:rFonts w:cstheme="minorHAnsi"/>
            <w:sz w:val="28"/>
            <w:szCs w:val="28"/>
            <w:lang w:val="en-IN"/>
            <w:rPrChange w:id="5164" w:author="Sekar Subramanian" w:date="2021-07-16T13:10:00Z">
              <w:rPr>
                <w:rFonts w:cstheme="minorHAnsi"/>
                <w:lang w:val="en-IN"/>
              </w:rPr>
            </w:rPrChange>
          </w:rPr>
          <w:delText>Adstock helps identify how response to advertising builds and decays over time across geographies where advertisement occurs. Functional form of adstock is:</w:delText>
        </w:r>
      </w:del>
    </w:p>
    <w:p w14:paraId="5E087E52" w14:textId="6702A210" w:rsidR="00FF58CB" w:rsidRPr="007C4EA8" w:rsidDel="00E40B5D" w:rsidRDefault="00FF58CB">
      <w:pPr>
        <w:pStyle w:val="ListParagraph"/>
        <w:numPr>
          <w:ilvl w:val="1"/>
          <w:numId w:val="23"/>
        </w:numPr>
        <w:spacing w:before="120" w:after="120"/>
        <w:contextualSpacing w:val="0"/>
        <w:rPr>
          <w:del w:id="5165" w:author="Sekar Subramanian" w:date="2021-07-16T12:27:00Z"/>
          <w:rFonts w:cstheme="minorHAnsi"/>
          <w:sz w:val="28"/>
          <w:szCs w:val="28"/>
          <w:lang w:val="en-IN"/>
          <w:rPrChange w:id="5166" w:author="Sekar Subramanian" w:date="2021-07-16T13:10:00Z">
            <w:rPr>
              <w:del w:id="5167" w:author="Sekar Subramanian" w:date="2021-07-16T12:27:00Z"/>
              <w:rFonts w:cstheme="minorHAnsi"/>
              <w:lang w:val="en-IN"/>
            </w:rPr>
          </w:rPrChange>
        </w:rPr>
        <w:pPrChange w:id="5168" w:author="Sekar Subramanian" w:date="2021-07-16T12:36:00Z">
          <w:pPr>
            <w:pStyle w:val="NoSpacing"/>
            <w:ind w:left="720"/>
          </w:pPr>
        </w:pPrChange>
      </w:pPr>
    </w:p>
    <w:p w14:paraId="06E2EEE0" w14:textId="654EE20C" w:rsidR="00FF58CB" w:rsidRPr="007C4EA8" w:rsidDel="00CA397A" w:rsidRDefault="00FF58CB">
      <w:pPr>
        <w:pStyle w:val="ListParagraph"/>
        <w:numPr>
          <w:ilvl w:val="1"/>
          <w:numId w:val="23"/>
        </w:numPr>
        <w:spacing w:before="120" w:after="120"/>
        <w:contextualSpacing w:val="0"/>
        <w:rPr>
          <w:del w:id="5169" w:author="Sekar Subramanian" w:date="2021-07-16T12:28:00Z"/>
          <w:rFonts w:cstheme="minorHAnsi"/>
          <w:sz w:val="28"/>
          <w:szCs w:val="28"/>
          <w:lang w:val="en-IN"/>
          <w:rPrChange w:id="5170" w:author="Sekar Subramanian" w:date="2021-07-16T13:10:00Z">
            <w:rPr>
              <w:del w:id="5171" w:author="Sekar Subramanian" w:date="2021-07-16T12:28:00Z"/>
              <w:rFonts w:cstheme="minorHAnsi"/>
              <w:lang w:val="en-IN"/>
            </w:rPr>
          </w:rPrChange>
        </w:rPr>
        <w:pPrChange w:id="5172" w:author="Sekar Subramanian" w:date="2021-07-16T12:36:00Z">
          <w:pPr>
            <w:pStyle w:val="NoSpacing"/>
            <w:ind w:left="720"/>
          </w:pPr>
        </w:pPrChange>
      </w:pPr>
      <w:del w:id="5173" w:author="Sekar Subramanian" w:date="2021-07-16T12:28:00Z">
        <w:r w:rsidRPr="007C4EA8" w:rsidDel="00CA397A">
          <w:rPr>
            <w:rFonts w:cstheme="minorHAnsi"/>
            <w:sz w:val="28"/>
            <w:szCs w:val="28"/>
            <w:lang w:val="pt-BR"/>
            <w:rPrChange w:id="5174" w:author="Sekar Subramanian" w:date="2021-07-16T13:10:00Z">
              <w:rPr>
                <w:rFonts w:cstheme="minorHAnsi"/>
                <w:lang w:val="pt-BR"/>
              </w:rPr>
            </w:rPrChange>
          </w:rPr>
          <w:delText>Ad Stock(TV)</w:delText>
        </w:r>
        <w:r w:rsidRPr="007C4EA8" w:rsidDel="00CA397A">
          <w:rPr>
            <w:rFonts w:cstheme="minorHAnsi"/>
            <w:sz w:val="28"/>
            <w:szCs w:val="28"/>
            <w:vertAlign w:val="subscript"/>
            <w:lang w:val="pt-BR"/>
            <w:rPrChange w:id="5175" w:author="Sekar Subramanian" w:date="2021-07-16T13:10:00Z">
              <w:rPr>
                <w:rFonts w:cstheme="minorHAnsi"/>
                <w:vertAlign w:val="subscript"/>
                <w:lang w:val="pt-BR"/>
              </w:rPr>
            </w:rPrChange>
          </w:rPr>
          <w:delText>t</w:delText>
        </w:r>
        <w:r w:rsidRPr="007C4EA8" w:rsidDel="00CA397A">
          <w:rPr>
            <w:rFonts w:cstheme="minorHAnsi"/>
            <w:sz w:val="28"/>
            <w:szCs w:val="28"/>
            <w:lang w:val="pt-BR"/>
            <w:rPrChange w:id="5176" w:author="Sekar Subramanian" w:date="2021-07-16T13:10:00Z">
              <w:rPr>
                <w:rFonts w:cstheme="minorHAnsi"/>
                <w:lang w:val="pt-BR"/>
              </w:rPr>
            </w:rPrChange>
          </w:rPr>
          <w:delText xml:space="preserve"> =  1-(1- Ad Stock(TV)</w:delText>
        </w:r>
        <w:r w:rsidRPr="007C4EA8" w:rsidDel="00CA397A">
          <w:rPr>
            <w:rFonts w:cstheme="minorHAnsi"/>
            <w:sz w:val="28"/>
            <w:szCs w:val="28"/>
            <w:vertAlign w:val="subscript"/>
            <w:lang w:val="pt-BR"/>
            <w:rPrChange w:id="5177" w:author="Sekar Subramanian" w:date="2021-07-16T13:10:00Z">
              <w:rPr>
                <w:rFonts w:cstheme="minorHAnsi"/>
                <w:vertAlign w:val="subscript"/>
                <w:lang w:val="pt-BR"/>
              </w:rPr>
            </w:rPrChange>
          </w:rPr>
          <w:delText>t-1</w:delText>
        </w:r>
        <w:r w:rsidRPr="007C4EA8" w:rsidDel="00CA397A">
          <w:rPr>
            <w:rFonts w:cstheme="minorHAnsi"/>
            <w:sz w:val="28"/>
            <w:szCs w:val="28"/>
            <w:lang w:val="pt-BR"/>
            <w:rPrChange w:id="5178" w:author="Sekar Subramanian" w:date="2021-07-16T13:10:00Z">
              <w:rPr>
                <w:rFonts w:cstheme="minorHAnsi"/>
                <w:lang w:val="pt-BR"/>
              </w:rPr>
            </w:rPrChange>
          </w:rPr>
          <w:delText xml:space="preserve"> *EXP(-</w:delText>
        </w:r>
        <w:r w:rsidRPr="007C4EA8" w:rsidDel="00CA397A">
          <w:rPr>
            <w:rFonts w:cstheme="minorHAnsi"/>
            <w:b/>
            <w:bCs/>
            <w:i/>
            <w:iCs/>
            <w:sz w:val="28"/>
            <w:szCs w:val="28"/>
            <w:lang w:val="pt-BR"/>
            <w:rPrChange w:id="5179" w:author="Sekar Subramanian" w:date="2021-07-16T13:10:00Z">
              <w:rPr>
                <w:rFonts w:cstheme="minorHAnsi"/>
                <w:b/>
                <w:bCs/>
                <w:i/>
                <w:iCs/>
                <w:lang w:val="pt-BR"/>
              </w:rPr>
            </w:rPrChange>
          </w:rPr>
          <w:delText>Decay</w:delText>
        </w:r>
        <w:r w:rsidRPr="007C4EA8" w:rsidDel="00CA397A">
          <w:rPr>
            <w:rFonts w:cstheme="minorHAnsi"/>
            <w:sz w:val="28"/>
            <w:szCs w:val="28"/>
            <w:lang w:val="pt-BR"/>
            <w:rPrChange w:id="5180" w:author="Sekar Subramanian" w:date="2021-07-16T13:10:00Z">
              <w:rPr>
                <w:rFonts w:cstheme="minorHAnsi"/>
                <w:lang w:val="pt-BR"/>
              </w:rPr>
            </w:rPrChange>
          </w:rPr>
          <w:delText>))/EXP((TV)</w:delText>
        </w:r>
        <w:r w:rsidRPr="007C4EA8" w:rsidDel="00CA397A">
          <w:rPr>
            <w:rFonts w:cstheme="minorHAnsi"/>
            <w:sz w:val="28"/>
            <w:szCs w:val="28"/>
            <w:vertAlign w:val="subscript"/>
            <w:lang w:val="pt-BR"/>
            <w:rPrChange w:id="5181" w:author="Sekar Subramanian" w:date="2021-07-16T13:10:00Z">
              <w:rPr>
                <w:rFonts w:cstheme="minorHAnsi"/>
                <w:vertAlign w:val="subscript"/>
                <w:lang w:val="pt-BR"/>
              </w:rPr>
            </w:rPrChange>
          </w:rPr>
          <w:delText>t</w:delText>
        </w:r>
        <w:r w:rsidRPr="007C4EA8" w:rsidDel="00CA397A">
          <w:rPr>
            <w:rFonts w:cstheme="minorHAnsi"/>
            <w:sz w:val="28"/>
            <w:szCs w:val="28"/>
            <w:lang w:val="pt-BR"/>
            <w:rPrChange w:id="5182" w:author="Sekar Subramanian" w:date="2021-07-16T13:10:00Z">
              <w:rPr>
                <w:rFonts w:cstheme="minorHAnsi"/>
                <w:lang w:val="pt-BR"/>
              </w:rPr>
            </w:rPrChange>
          </w:rPr>
          <w:delText>/100*</w:delText>
        </w:r>
        <w:r w:rsidRPr="007C4EA8" w:rsidDel="00CA397A">
          <w:rPr>
            <w:rFonts w:cstheme="minorHAnsi"/>
            <w:b/>
            <w:bCs/>
            <w:i/>
            <w:iCs/>
            <w:sz w:val="28"/>
            <w:szCs w:val="28"/>
            <w:lang w:val="pt-BR"/>
            <w:rPrChange w:id="5183" w:author="Sekar Subramanian" w:date="2021-07-16T13:10:00Z">
              <w:rPr>
                <w:rFonts w:cstheme="minorHAnsi"/>
                <w:b/>
                <w:bCs/>
                <w:i/>
                <w:iCs/>
                <w:lang w:val="pt-BR"/>
              </w:rPr>
            </w:rPrChange>
          </w:rPr>
          <w:delText>Learn</w:delText>
        </w:r>
        <w:r w:rsidRPr="007C4EA8" w:rsidDel="00CA397A">
          <w:rPr>
            <w:rFonts w:cstheme="minorHAnsi"/>
            <w:sz w:val="28"/>
            <w:szCs w:val="28"/>
            <w:lang w:val="pt-BR"/>
            <w:rPrChange w:id="5184" w:author="Sekar Subramanian" w:date="2021-07-16T13:10:00Z">
              <w:rPr>
                <w:rFonts w:cstheme="minorHAnsi"/>
                <w:lang w:val="pt-BR"/>
              </w:rPr>
            </w:rPrChange>
          </w:rPr>
          <w:delText>)</w:delText>
        </w:r>
      </w:del>
    </w:p>
    <w:p w14:paraId="4AF2CE1B" w14:textId="111071E8" w:rsidR="00FF58CB" w:rsidRPr="007C4EA8" w:rsidDel="00CA397A" w:rsidRDefault="00FF58CB">
      <w:pPr>
        <w:pStyle w:val="ListParagraph"/>
        <w:numPr>
          <w:ilvl w:val="1"/>
          <w:numId w:val="23"/>
        </w:numPr>
        <w:spacing w:before="120" w:after="120"/>
        <w:contextualSpacing w:val="0"/>
        <w:rPr>
          <w:del w:id="5185" w:author="Sekar Subramanian" w:date="2021-07-16T12:28:00Z"/>
          <w:rFonts w:cstheme="minorHAnsi"/>
          <w:sz w:val="28"/>
          <w:szCs w:val="28"/>
          <w:lang w:val="en-IN"/>
          <w:rPrChange w:id="5186" w:author="Sekar Subramanian" w:date="2021-07-16T13:10:00Z">
            <w:rPr>
              <w:del w:id="5187" w:author="Sekar Subramanian" w:date="2021-07-16T12:28:00Z"/>
              <w:rFonts w:cstheme="minorHAnsi"/>
              <w:lang w:val="en-IN"/>
            </w:rPr>
          </w:rPrChange>
        </w:rPr>
        <w:pPrChange w:id="5188" w:author="Sekar Subramanian" w:date="2021-07-16T12:36:00Z">
          <w:pPr>
            <w:pStyle w:val="NoSpacing"/>
            <w:ind w:left="720"/>
          </w:pPr>
        </w:pPrChange>
      </w:pPr>
      <w:del w:id="5189" w:author="Sekar Subramanian" w:date="2021-07-16T12:28:00Z">
        <w:r w:rsidRPr="007C4EA8" w:rsidDel="00CA397A">
          <w:rPr>
            <w:rFonts w:cstheme="minorHAnsi"/>
            <w:sz w:val="28"/>
            <w:szCs w:val="28"/>
            <w:lang w:val="pt-BR"/>
            <w:rPrChange w:id="5190" w:author="Sekar Subramanian" w:date="2021-07-16T13:10:00Z">
              <w:rPr>
                <w:rFonts w:cstheme="minorHAnsi"/>
                <w:lang w:val="pt-BR"/>
              </w:rPr>
            </w:rPrChange>
          </w:rPr>
          <w:delText>Where decay is the rate at which awareness declines</w:delText>
        </w:r>
      </w:del>
    </w:p>
    <w:p w14:paraId="5FD9CDA1" w14:textId="6267559E" w:rsidR="00FF58CB" w:rsidRPr="007C4EA8" w:rsidDel="00CA397A" w:rsidRDefault="00FF58CB">
      <w:pPr>
        <w:pStyle w:val="ListParagraph"/>
        <w:numPr>
          <w:ilvl w:val="1"/>
          <w:numId w:val="23"/>
        </w:numPr>
        <w:spacing w:before="120" w:after="120"/>
        <w:contextualSpacing w:val="0"/>
        <w:rPr>
          <w:del w:id="5191" w:author="Sekar Subramanian" w:date="2021-07-16T12:28:00Z"/>
          <w:rFonts w:cstheme="minorHAnsi"/>
          <w:sz w:val="28"/>
          <w:szCs w:val="28"/>
          <w:lang w:val="pt-BR"/>
          <w:rPrChange w:id="5192" w:author="Sekar Subramanian" w:date="2021-07-16T13:10:00Z">
            <w:rPr>
              <w:del w:id="5193" w:author="Sekar Subramanian" w:date="2021-07-16T12:28:00Z"/>
              <w:rFonts w:cstheme="minorHAnsi"/>
              <w:lang w:val="pt-BR"/>
            </w:rPr>
          </w:rPrChange>
        </w:rPr>
        <w:pPrChange w:id="5194" w:author="Sekar Subramanian" w:date="2021-07-16T12:36:00Z">
          <w:pPr>
            <w:pStyle w:val="NoSpacing"/>
            <w:ind w:left="720"/>
          </w:pPr>
        </w:pPrChange>
      </w:pPr>
      <w:del w:id="5195" w:author="Sekar Subramanian" w:date="2021-07-16T12:28:00Z">
        <w:r w:rsidRPr="007C4EA8" w:rsidDel="00CA397A">
          <w:rPr>
            <w:rFonts w:cstheme="minorHAnsi"/>
            <w:sz w:val="28"/>
            <w:szCs w:val="28"/>
            <w:lang w:val="pt-BR"/>
            <w:rPrChange w:id="5196" w:author="Sekar Subramanian" w:date="2021-07-16T13:10:00Z">
              <w:rPr>
                <w:rFonts w:cstheme="minorHAnsi"/>
                <w:lang w:val="pt-BR"/>
              </w:rPr>
            </w:rPrChange>
          </w:rPr>
          <w:delText>Learn is the level post which saturation or diminishing returns occur</w:delText>
        </w:r>
      </w:del>
    </w:p>
    <w:p w14:paraId="41B281F0" w14:textId="6B102929" w:rsidR="00FF58CB" w:rsidRPr="007C4EA8" w:rsidDel="00E40B5D" w:rsidRDefault="00FF58CB">
      <w:pPr>
        <w:pStyle w:val="ListParagraph"/>
        <w:numPr>
          <w:ilvl w:val="1"/>
          <w:numId w:val="23"/>
        </w:numPr>
        <w:spacing w:before="120" w:after="120"/>
        <w:contextualSpacing w:val="0"/>
        <w:rPr>
          <w:del w:id="5197" w:author="Sekar Subramanian" w:date="2021-07-16T12:27:00Z"/>
          <w:rFonts w:cstheme="minorHAnsi"/>
          <w:sz w:val="28"/>
          <w:szCs w:val="28"/>
          <w:lang w:val="pt-BR"/>
          <w:rPrChange w:id="5198" w:author="Sekar Subramanian" w:date="2021-07-16T13:10:00Z">
            <w:rPr>
              <w:del w:id="5199" w:author="Sekar Subramanian" w:date="2021-07-16T12:27:00Z"/>
              <w:rFonts w:cstheme="minorHAnsi"/>
              <w:lang w:val="pt-BR"/>
            </w:rPr>
          </w:rPrChange>
        </w:rPr>
        <w:pPrChange w:id="5200" w:author="Sekar Subramanian" w:date="2021-07-16T12:36:00Z">
          <w:pPr>
            <w:pStyle w:val="NoSpacing"/>
            <w:ind w:left="720"/>
          </w:pPr>
        </w:pPrChange>
      </w:pPr>
    </w:p>
    <w:p w14:paraId="782FB5F7" w14:textId="5D0B0987" w:rsidR="00FF58CB" w:rsidRPr="007C4EA8" w:rsidDel="00CA397A" w:rsidRDefault="00FF58CB">
      <w:pPr>
        <w:pStyle w:val="ListParagraph"/>
        <w:numPr>
          <w:ilvl w:val="1"/>
          <w:numId w:val="23"/>
        </w:numPr>
        <w:spacing w:before="120" w:after="120"/>
        <w:contextualSpacing w:val="0"/>
        <w:rPr>
          <w:del w:id="5201" w:author="Sekar Subramanian" w:date="2021-07-16T12:28:00Z"/>
          <w:rFonts w:cstheme="minorHAnsi"/>
          <w:sz w:val="28"/>
          <w:szCs w:val="28"/>
          <w:lang w:val="en-IN"/>
          <w:rPrChange w:id="5202" w:author="Sekar Subramanian" w:date="2021-07-16T13:10:00Z">
            <w:rPr>
              <w:del w:id="5203" w:author="Sekar Subramanian" w:date="2021-07-16T12:28:00Z"/>
              <w:rFonts w:cstheme="minorHAnsi"/>
              <w:lang w:val="en-IN"/>
            </w:rPr>
          </w:rPrChange>
        </w:rPr>
        <w:pPrChange w:id="5204" w:author="Sekar Subramanian" w:date="2021-07-16T12:36:00Z">
          <w:pPr>
            <w:pStyle w:val="NoSpacing"/>
            <w:ind w:left="720"/>
          </w:pPr>
        </w:pPrChange>
      </w:pPr>
      <w:del w:id="5205" w:author="Sekar Subramanian" w:date="2021-07-16T12:28:00Z">
        <w:r w:rsidRPr="007C4EA8" w:rsidDel="00CA397A">
          <w:rPr>
            <w:rFonts w:cstheme="minorHAnsi"/>
            <w:sz w:val="28"/>
            <w:szCs w:val="28"/>
            <w:lang w:val="en-IN"/>
            <w:rPrChange w:id="5206" w:author="Sekar Subramanian" w:date="2021-07-16T13:10:00Z">
              <w:rPr>
                <w:rFonts w:cstheme="minorHAnsi"/>
                <w:lang w:val="en-IN"/>
              </w:rPr>
            </w:rPrChange>
          </w:rPr>
          <w:delText>Adstock transformation needs 2 parameters; Learn and Decay</w:delText>
        </w:r>
      </w:del>
    </w:p>
    <w:p w14:paraId="5964C681" w14:textId="6607F291" w:rsidR="00FF58CB" w:rsidRPr="007C4EA8" w:rsidDel="00E40B5D" w:rsidRDefault="00FF58CB">
      <w:pPr>
        <w:pStyle w:val="ListParagraph"/>
        <w:numPr>
          <w:ilvl w:val="1"/>
          <w:numId w:val="23"/>
        </w:numPr>
        <w:spacing w:before="120" w:after="120"/>
        <w:contextualSpacing w:val="0"/>
        <w:rPr>
          <w:del w:id="5207" w:author="Sekar Subramanian" w:date="2021-07-16T12:27:00Z"/>
          <w:rFonts w:cstheme="minorHAnsi"/>
          <w:sz w:val="28"/>
          <w:szCs w:val="28"/>
          <w:rPrChange w:id="5208" w:author="Sekar Subramanian" w:date="2021-07-16T13:10:00Z">
            <w:rPr>
              <w:del w:id="5209" w:author="Sekar Subramanian" w:date="2021-07-16T12:27:00Z"/>
              <w:rFonts w:cstheme="minorHAnsi"/>
            </w:rPr>
          </w:rPrChange>
        </w:rPr>
        <w:pPrChange w:id="5210" w:author="Sekar Subramanian" w:date="2021-07-16T12:36:00Z">
          <w:pPr>
            <w:pStyle w:val="NoSpacing"/>
            <w:ind w:left="720"/>
          </w:pPr>
        </w:pPrChange>
      </w:pPr>
    </w:p>
    <w:p w14:paraId="0A2033C9" w14:textId="0C6A086F" w:rsidR="00FF58CB" w:rsidRPr="007C4EA8" w:rsidDel="00CA397A" w:rsidRDefault="00FF58CB">
      <w:pPr>
        <w:pStyle w:val="ListParagraph"/>
        <w:numPr>
          <w:ilvl w:val="1"/>
          <w:numId w:val="23"/>
        </w:numPr>
        <w:spacing w:before="120" w:after="120"/>
        <w:contextualSpacing w:val="0"/>
        <w:rPr>
          <w:del w:id="5211" w:author="Sekar Subramanian" w:date="2021-07-16T12:28:00Z"/>
          <w:rFonts w:cstheme="minorHAnsi"/>
          <w:sz w:val="28"/>
          <w:szCs w:val="28"/>
          <w:lang w:val="en-IN"/>
          <w:rPrChange w:id="5212" w:author="Sekar Subramanian" w:date="2021-07-16T13:10:00Z">
            <w:rPr>
              <w:del w:id="5213" w:author="Sekar Subramanian" w:date="2021-07-16T12:28:00Z"/>
              <w:rFonts w:cstheme="minorHAnsi"/>
              <w:lang w:val="en-IN"/>
            </w:rPr>
          </w:rPrChange>
        </w:rPr>
        <w:pPrChange w:id="5214" w:author="Sekar Subramanian" w:date="2021-07-16T12:36:00Z">
          <w:pPr>
            <w:pStyle w:val="NoSpacing"/>
            <w:ind w:left="720"/>
          </w:pPr>
        </w:pPrChange>
      </w:pPr>
      <w:del w:id="5215" w:author="Sekar Subramanian" w:date="2021-07-16T12:28:00Z">
        <w:r w:rsidRPr="007C4EA8" w:rsidDel="00CA397A">
          <w:rPr>
            <w:rFonts w:cstheme="minorHAnsi"/>
            <w:sz w:val="28"/>
            <w:szCs w:val="28"/>
            <w:rPrChange w:id="5216" w:author="Sekar Subramanian" w:date="2021-07-16T13:10:00Z">
              <w:rPr>
                <w:rFonts w:cstheme="minorHAnsi"/>
              </w:rPr>
            </w:rPrChange>
          </w:rPr>
          <w:delText>Decay parameter takes values between 0 and 1 and the standard values used are 0.1, 0.2, ---- 0.9. Decay parameter value of 0.1 means 10% of the impact of advertisement is observed during the time of execution and remaining 90% of the impact of advertisement is carried forward to remaining weeks</w:delText>
        </w:r>
      </w:del>
    </w:p>
    <w:p w14:paraId="106F4F3C" w14:textId="59F19B70" w:rsidR="00FF58CB" w:rsidRPr="007C4EA8" w:rsidDel="00E40B5D" w:rsidRDefault="00FF58CB">
      <w:pPr>
        <w:pStyle w:val="ListParagraph"/>
        <w:numPr>
          <w:ilvl w:val="1"/>
          <w:numId w:val="23"/>
        </w:numPr>
        <w:spacing w:before="120" w:after="120"/>
        <w:contextualSpacing w:val="0"/>
        <w:rPr>
          <w:del w:id="5217" w:author="Sekar Subramanian" w:date="2021-07-16T12:27:00Z"/>
          <w:rFonts w:cstheme="minorHAnsi"/>
          <w:sz w:val="28"/>
          <w:szCs w:val="28"/>
          <w:rPrChange w:id="5218" w:author="Sekar Subramanian" w:date="2021-07-16T13:10:00Z">
            <w:rPr>
              <w:del w:id="5219" w:author="Sekar Subramanian" w:date="2021-07-16T12:27:00Z"/>
              <w:rFonts w:cstheme="minorHAnsi"/>
            </w:rPr>
          </w:rPrChange>
        </w:rPr>
        <w:pPrChange w:id="5220" w:author="Sekar Subramanian" w:date="2021-07-16T12:36:00Z">
          <w:pPr>
            <w:pStyle w:val="NoSpacing"/>
            <w:ind w:left="720"/>
          </w:pPr>
        </w:pPrChange>
      </w:pPr>
    </w:p>
    <w:p w14:paraId="193F6087" w14:textId="7839B90B" w:rsidR="00FF58CB" w:rsidRPr="007C4EA8" w:rsidDel="00CA397A" w:rsidRDefault="00FF58CB">
      <w:pPr>
        <w:pStyle w:val="ListParagraph"/>
        <w:numPr>
          <w:ilvl w:val="1"/>
          <w:numId w:val="23"/>
        </w:numPr>
        <w:spacing w:before="120" w:after="120"/>
        <w:contextualSpacing w:val="0"/>
        <w:rPr>
          <w:del w:id="5221" w:author="Sekar Subramanian" w:date="2021-07-16T12:28:00Z"/>
          <w:rFonts w:cstheme="minorHAnsi"/>
          <w:sz w:val="28"/>
          <w:szCs w:val="28"/>
          <w:rPrChange w:id="5222" w:author="Sekar Subramanian" w:date="2021-07-16T13:10:00Z">
            <w:rPr>
              <w:del w:id="5223" w:author="Sekar Subramanian" w:date="2021-07-16T12:28:00Z"/>
              <w:rFonts w:cstheme="minorHAnsi"/>
            </w:rPr>
          </w:rPrChange>
        </w:rPr>
        <w:pPrChange w:id="5224" w:author="Sekar Subramanian" w:date="2021-07-16T12:36:00Z">
          <w:pPr>
            <w:pStyle w:val="NoSpacing"/>
            <w:ind w:left="720"/>
          </w:pPr>
        </w:pPrChange>
      </w:pPr>
      <w:del w:id="5225" w:author="Sekar Subramanian" w:date="2021-07-16T12:28:00Z">
        <w:r w:rsidRPr="007C4EA8" w:rsidDel="00CA397A">
          <w:rPr>
            <w:rFonts w:cstheme="minorHAnsi"/>
            <w:sz w:val="28"/>
            <w:szCs w:val="28"/>
            <w:rPrChange w:id="5226" w:author="Sekar Subramanian" w:date="2021-07-16T13:10:00Z">
              <w:rPr>
                <w:rFonts w:cstheme="minorHAnsi"/>
              </w:rPr>
            </w:rPrChange>
          </w:rPr>
          <w:delText>Learn parameter takes values between 0 and 1. There are no standard values for this parameter and it is entirely user’s discretion based on the advertising campaign and maturity of the brand. Learn parameter value is the maximum level of response received for the advertising campaign for a specific level of support. For example, let’s say for a specific week, you have 200 GRP’s and value of learn parameter is 0.3. It means for the given week with 200 GRP’s, you can expect a maximum of 30% in response post which it starts diminishing</w:delText>
        </w:r>
      </w:del>
    </w:p>
    <w:p w14:paraId="2F66E992" w14:textId="24E4EDB5" w:rsidR="00FF58CB" w:rsidRPr="007C4EA8" w:rsidDel="00E40B5D" w:rsidRDefault="00FF58CB">
      <w:pPr>
        <w:pStyle w:val="ListParagraph"/>
        <w:numPr>
          <w:ilvl w:val="1"/>
          <w:numId w:val="23"/>
        </w:numPr>
        <w:spacing w:before="120" w:after="120"/>
        <w:contextualSpacing w:val="0"/>
        <w:rPr>
          <w:del w:id="5227" w:author="Sekar Subramanian" w:date="2021-07-16T12:27:00Z"/>
          <w:rFonts w:cstheme="minorHAnsi"/>
          <w:sz w:val="28"/>
          <w:szCs w:val="28"/>
          <w:rPrChange w:id="5228" w:author="Sekar Subramanian" w:date="2021-07-16T13:10:00Z">
            <w:rPr>
              <w:del w:id="5229" w:author="Sekar Subramanian" w:date="2021-07-16T12:27:00Z"/>
              <w:rFonts w:cstheme="minorHAnsi"/>
            </w:rPr>
          </w:rPrChange>
        </w:rPr>
        <w:pPrChange w:id="5230" w:author="Sekar Subramanian" w:date="2021-07-16T12:36:00Z">
          <w:pPr>
            <w:pStyle w:val="NoSpacing"/>
          </w:pPr>
        </w:pPrChange>
      </w:pPr>
    </w:p>
    <w:p w14:paraId="1A1B474E" w14:textId="597CD919" w:rsidR="00FF58CB" w:rsidRPr="007C4EA8" w:rsidDel="00CA397A" w:rsidRDefault="00FF58CB">
      <w:pPr>
        <w:pStyle w:val="ListParagraph"/>
        <w:numPr>
          <w:ilvl w:val="1"/>
          <w:numId w:val="23"/>
        </w:numPr>
        <w:spacing w:before="120" w:after="120"/>
        <w:contextualSpacing w:val="0"/>
        <w:rPr>
          <w:del w:id="5231" w:author="Sekar Subramanian" w:date="2021-07-16T12:28:00Z"/>
          <w:rFonts w:cstheme="minorHAnsi"/>
          <w:sz w:val="28"/>
          <w:szCs w:val="28"/>
          <w:rPrChange w:id="5232" w:author="Sekar Subramanian" w:date="2021-07-16T13:10:00Z">
            <w:rPr>
              <w:del w:id="5233" w:author="Sekar Subramanian" w:date="2021-07-16T12:28:00Z"/>
              <w:rFonts w:cstheme="minorHAnsi"/>
            </w:rPr>
          </w:rPrChange>
        </w:rPr>
        <w:pPrChange w:id="5234" w:author="Sekar Subramanian" w:date="2021-07-16T12:36:00Z">
          <w:pPr>
            <w:pStyle w:val="NoSpacing"/>
          </w:pPr>
        </w:pPrChange>
      </w:pPr>
    </w:p>
    <w:p w14:paraId="238B36D5" w14:textId="7F6E7BD7" w:rsidR="00FF58CB" w:rsidRPr="007C4EA8" w:rsidDel="00CA397A" w:rsidRDefault="00FF58CB">
      <w:pPr>
        <w:pStyle w:val="ListParagraph"/>
        <w:numPr>
          <w:ilvl w:val="1"/>
          <w:numId w:val="23"/>
        </w:numPr>
        <w:spacing w:before="120" w:after="120"/>
        <w:contextualSpacing w:val="0"/>
        <w:rPr>
          <w:del w:id="5235" w:author="Sekar Subramanian" w:date="2021-07-16T12:28:00Z"/>
          <w:rFonts w:cstheme="minorHAnsi"/>
          <w:sz w:val="28"/>
          <w:szCs w:val="28"/>
          <w:rPrChange w:id="5236" w:author="Sekar Subramanian" w:date="2021-07-16T13:10:00Z">
            <w:rPr>
              <w:del w:id="5237" w:author="Sekar Subramanian" w:date="2021-07-16T12:28:00Z"/>
              <w:rFonts w:cstheme="minorHAnsi"/>
            </w:rPr>
          </w:rPrChange>
        </w:rPr>
        <w:pPrChange w:id="5238" w:author="Sekar Subramanian" w:date="2021-07-16T12:36:00Z">
          <w:pPr>
            <w:pStyle w:val="NoSpacing"/>
            <w:jc w:val="center"/>
          </w:pPr>
        </w:pPrChange>
      </w:pPr>
      <w:del w:id="5239" w:author="Sekar Subramanian" w:date="2021-07-16T12:28:00Z">
        <w:r w:rsidRPr="007C4EA8" w:rsidDel="00CA397A">
          <w:rPr>
            <w:rFonts w:cstheme="minorHAnsi"/>
            <w:noProof/>
            <w:sz w:val="28"/>
            <w:szCs w:val="28"/>
            <w:lang w:val="en-IN" w:eastAsia="en-IN"/>
            <w:rPrChange w:id="5240" w:author="Sekar Subramanian" w:date="2021-07-16T13:10:00Z">
              <w:rPr>
                <w:rFonts w:cstheme="minorHAnsi"/>
                <w:noProof/>
                <w:lang w:val="en-IN" w:eastAsia="en-IN"/>
              </w:rPr>
            </w:rPrChange>
          </w:rPr>
          <w:drawing>
            <wp:inline distT="0" distB="0" distL="0" distR="0" wp14:anchorId="5A6FA583" wp14:editId="1CF076FB">
              <wp:extent cx="5048250" cy="1943100"/>
              <wp:effectExtent l="0" t="0" r="19050" b="19050"/>
              <wp:docPr id="415758" name="Chart 4157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del>
    </w:p>
    <w:p w14:paraId="2EC34566" w14:textId="4C91E728" w:rsidR="00FF58CB" w:rsidRPr="007C4EA8" w:rsidDel="00CA397A" w:rsidRDefault="00FF58CB">
      <w:pPr>
        <w:pStyle w:val="ListParagraph"/>
        <w:numPr>
          <w:ilvl w:val="1"/>
          <w:numId w:val="23"/>
        </w:numPr>
        <w:spacing w:before="120" w:after="120"/>
        <w:contextualSpacing w:val="0"/>
        <w:rPr>
          <w:del w:id="5241" w:author="Sekar Subramanian" w:date="2021-07-16T12:28:00Z"/>
          <w:rFonts w:cstheme="minorHAnsi"/>
          <w:sz w:val="28"/>
          <w:szCs w:val="28"/>
          <w:lang w:val="en-IN"/>
          <w:rPrChange w:id="5242" w:author="Sekar Subramanian" w:date="2021-07-16T13:10:00Z">
            <w:rPr>
              <w:del w:id="5243" w:author="Sekar Subramanian" w:date="2021-07-16T12:28:00Z"/>
              <w:rFonts w:cstheme="minorHAnsi"/>
              <w:lang w:val="en-IN"/>
            </w:rPr>
          </w:rPrChange>
        </w:rPr>
        <w:pPrChange w:id="5244" w:author="Sekar Subramanian" w:date="2021-07-16T12:36:00Z">
          <w:pPr>
            <w:pStyle w:val="NoSpacing"/>
          </w:pPr>
        </w:pPrChange>
      </w:pPr>
    </w:p>
    <w:p w14:paraId="144A207E" w14:textId="138741A2" w:rsidR="00FF58CB" w:rsidRPr="007C4EA8" w:rsidDel="00CA397A" w:rsidRDefault="00FF58CB">
      <w:pPr>
        <w:pStyle w:val="ListParagraph"/>
        <w:numPr>
          <w:ilvl w:val="1"/>
          <w:numId w:val="23"/>
        </w:numPr>
        <w:spacing w:before="120" w:after="120"/>
        <w:contextualSpacing w:val="0"/>
        <w:rPr>
          <w:del w:id="5245" w:author="Sekar Subramanian" w:date="2021-07-16T12:28:00Z"/>
          <w:rFonts w:cstheme="minorHAnsi"/>
          <w:sz w:val="28"/>
          <w:szCs w:val="28"/>
          <w:lang w:val="en-IN"/>
          <w:rPrChange w:id="5246" w:author="Sekar Subramanian" w:date="2021-07-16T13:10:00Z">
            <w:rPr>
              <w:del w:id="5247" w:author="Sekar Subramanian" w:date="2021-07-16T12:28:00Z"/>
              <w:rFonts w:cstheme="minorHAnsi"/>
              <w:lang w:val="en-IN"/>
            </w:rPr>
          </w:rPrChange>
        </w:rPr>
        <w:pPrChange w:id="5248" w:author="Sekar Subramanian" w:date="2021-07-16T12:36:00Z">
          <w:pPr>
            <w:pStyle w:val="NoSpacing"/>
            <w:ind w:left="720"/>
          </w:pPr>
        </w:pPrChange>
      </w:pPr>
      <w:del w:id="5249" w:author="Sekar Subramanian" w:date="2021-07-16T12:28:00Z">
        <w:r w:rsidRPr="007C4EA8" w:rsidDel="00CA397A">
          <w:rPr>
            <w:rFonts w:cstheme="minorHAnsi"/>
            <w:sz w:val="28"/>
            <w:szCs w:val="28"/>
            <w:lang w:val="en-IN"/>
            <w:rPrChange w:id="5250" w:author="Sekar Subramanian" w:date="2021-07-16T13:10:00Z">
              <w:rPr>
                <w:rFonts w:cstheme="minorHAnsi"/>
                <w:lang w:val="en-IN"/>
              </w:rPr>
            </w:rPrChange>
          </w:rPr>
          <w:delText xml:space="preserve">For , one of the outputs during model review will be the transformations used to model every measure. </w:delText>
        </w:r>
      </w:del>
    </w:p>
    <w:p w14:paraId="7ACD2B5B" w14:textId="7D80004F" w:rsidR="00FF58CB" w:rsidRPr="007C4EA8" w:rsidDel="00E40B5D" w:rsidRDefault="00FF58CB">
      <w:pPr>
        <w:pStyle w:val="ListParagraph"/>
        <w:numPr>
          <w:ilvl w:val="1"/>
          <w:numId w:val="23"/>
        </w:numPr>
        <w:spacing w:before="120" w:after="120"/>
        <w:contextualSpacing w:val="0"/>
        <w:rPr>
          <w:del w:id="5251" w:author="Sekar Subramanian" w:date="2021-07-16T12:27:00Z"/>
          <w:rFonts w:cstheme="minorHAnsi"/>
          <w:sz w:val="28"/>
          <w:szCs w:val="28"/>
          <w:lang w:val="en-IN"/>
          <w:rPrChange w:id="5252" w:author="Sekar Subramanian" w:date="2021-07-16T13:10:00Z">
            <w:rPr>
              <w:del w:id="5253" w:author="Sekar Subramanian" w:date="2021-07-16T12:27:00Z"/>
              <w:rFonts w:cstheme="minorHAnsi"/>
              <w:lang w:val="en-IN"/>
            </w:rPr>
          </w:rPrChange>
        </w:rPr>
        <w:pPrChange w:id="5254" w:author="Sekar Subramanian" w:date="2021-07-16T12:36:00Z">
          <w:pPr>
            <w:pStyle w:val="NoSpacing"/>
          </w:pPr>
        </w:pPrChange>
      </w:pPr>
    </w:p>
    <w:p w14:paraId="2C053AFF" w14:textId="4DBD1210" w:rsidR="00FF58CB" w:rsidRPr="007C4EA8" w:rsidDel="00CA397A" w:rsidRDefault="00FF58CB">
      <w:pPr>
        <w:pStyle w:val="ListParagraph"/>
        <w:numPr>
          <w:ilvl w:val="1"/>
          <w:numId w:val="23"/>
        </w:numPr>
        <w:spacing w:before="120" w:after="120"/>
        <w:contextualSpacing w:val="0"/>
        <w:rPr>
          <w:del w:id="5255" w:author="Sekar Subramanian" w:date="2021-07-16T12:28:00Z"/>
          <w:rFonts w:asciiTheme="minorHAnsi" w:hAnsiTheme="minorHAnsi" w:cstheme="minorHAnsi"/>
          <w:sz w:val="28"/>
          <w:szCs w:val="28"/>
          <w:rPrChange w:id="5256" w:author="Sekar Subramanian" w:date="2021-07-16T13:10:00Z">
            <w:rPr>
              <w:del w:id="5257" w:author="Sekar Subramanian" w:date="2021-07-16T12:28:00Z"/>
              <w:rFonts w:asciiTheme="minorHAnsi" w:hAnsiTheme="minorHAnsi" w:cstheme="minorHAnsi"/>
              <w:sz w:val="22"/>
              <w:szCs w:val="22"/>
            </w:rPr>
          </w:rPrChange>
        </w:rPr>
        <w:pPrChange w:id="5258" w:author="Sekar Subramanian" w:date="2021-07-16T12:36:00Z">
          <w:pPr>
            <w:pStyle w:val="Heading2"/>
            <w:numPr>
              <w:ilvl w:val="1"/>
              <w:numId w:val="25"/>
            </w:numPr>
            <w:ind w:left="1800" w:hanging="360"/>
            <w:jc w:val="left"/>
          </w:pPr>
        </w:pPrChange>
      </w:pPr>
      <w:del w:id="5259" w:author="Sekar Subramanian" w:date="2021-07-16T12:28:00Z">
        <w:r w:rsidRPr="007C4EA8" w:rsidDel="00CA397A">
          <w:rPr>
            <w:rFonts w:cstheme="minorHAnsi"/>
            <w:sz w:val="28"/>
            <w:szCs w:val="28"/>
            <w:rPrChange w:id="5260" w:author="Sekar Subramanian" w:date="2021-07-16T13:10:00Z">
              <w:rPr>
                <w:rFonts w:cstheme="minorHAnsi"/>
                <w:b w:val="0"/>
                <w:bCs w:val="0"/>
              </w:rPr>
            </w:rPrChange>
          </w:rPr>
          <w:delText>Face Validity 2: Correct signs on coefficients</w:delText>
        </w:r>
      </w:del>
    </w:p>
    <w:p w14:paraId="5FB502B4" w14:textId="696AD20B" w:rsidR="00FF58CB" w:rsidRPr="007C4EA8" w:rsidDel="00CA397A" w:rsidRDefault="00FF58CB">
      <w:pPr>
        <w:pStyle w:val="ListParagraph"/>
        <w:numPr>
          <w:ilvl w:val="1"/>
          <w:numId w:val="23"/>
        </w:numPr>
        <w:spacing w:before="120" w:after="120"/>
        <w:contextualSpacing w:val="0"/>
        <w:rPr>
          <w:del w:id="5261" w:author="Sekar Subramanian" w:date="2021-07-16T12:28:00Z"/>
          <w:rFonts w:asciiTheme="minorHAnsi" w:eastAsiaTheme="majorEastAsia" w:hAnsiTheme="minorHAnsi" w:cstheme="minorHAnsi"/>
          <w:b/>
          <w:color w:val="000000" w:themeColor="text1"/>
          <w:sz w:val="28"/>
          <w:szCs w:val="28"/>
          <w:rPrChange w:id="5262" w:author="Sekar Subramanian" w:date="2021-07-16T13:10:00Z">
            <w:rPr>
              <w:del w:id="5263" w:author="Sekar Subramanian" w:date="2021-07-16T12:28:00Z"/>
              <w:rFonts w:asciiTheme="minorHAnsi" w:eastAsiaTheme="majorEastAsia" w:hAnsiTheme="minorHAnsi" w:cstheme="minorHAnsi"/>
              <w:b/>
              <w:color w:val="000000" w:themeColor="text1"/>
              <w:sz w:val="22"/>
              <w:szCs w:val="22"/>
            </w:rPr>
          </w:rPrChange>
        </w:rPr>
        <w:pPrChange w:id="5264" w:author="Sekar Subramanian" w:date="2021-07-16T12:36:00Z">
          <w:pPr>
            <w:pStyle w:val="ListParagraph"/>
            <w:ind w:left="504"/>
          </w:pPr>
        </w:pPrChange>
      </w:pPr>
    </w:p>
    <w:p w14:paraId="3E35AAD4" w14:textId="4CD5BA92" w:rsidR="00FF58CB" w:rsidRPr="007C4EA8" w:rsidDel="00E40B5D" w:rsidRDefault="00FF58CB">
      <w:pPr>
        <w:pStyle w:val="ListParagraph"/>
        <w:numPr>
          <w:ilvl w:val="1"/>
          <w:numId w:val="23"/>
        </w:numPr>
        <w:spacing w:before="120" w:after="120"/>
        <w:contextualSpacing w:val="0"/>
        <w:rPr>
          <w:del w:id="5265" w:author="Sekar Subramanian" w:date="2021-07-16T12:27:00Z"/>
          <w:rFonts w:cstheme="minorHAnsi"/>
          <w:vanish/>
          <w:sz w:val="28"/>
          <w:szCs w:val="28"/>
          <w:rPrChange w:id="5266" w:author="Sekar Subramanian" w:date="2021-07-16T13:10:00Z">
            <w:rPr>
              <w:del w:id="5267" w:author="Sekar Subramanian" w:date="2021-07-16T12:27:00Z"/>
              <w:rFonts w:cstheme="minorHAnsi"/>
            </w:rPr>
          </w:rPrChange>
        </w:rPr>
        <w:pPrChange w:id="5268" w:author="Sekar Subramanian" w:date="2021-07-16T12:36:00Z">
          <w:pPr>
            <w:ind w:left="720"/>
          </w:pPr>
        </w:pPrChange>
      </w:pPr>
      <w:del w:id="5269" w:author="Sekar Subramanian" w:date="2021-07-16T12:28:00Z">
        <w:r w:rsidRPr="007C4EA8" w:rsidDel="00CA397A">
          <w:rPr>
            <w:rFonts w:cstheme="minorHAnsi"/>
            <w:sz w:val="28"/>
            <w:szCs w:val="28"/>
            <w:rPrChange w:id="5270" w:author="Sekar Subramanian" w:date="2021-07-16T13:10:00Z">
              <w:rPr>
                <w:rFonts w:cstheme="minorHAnsi"/>
              </w:rPr>
            </w:rPrChange>
          </w:rPr>
          <w:delText>The platform has the ability to set bounds for every measure being modeled. This will ensure that final model always has the right coefficients. For measures that are being modeled for the first time, Analytic Edge will brainstorm with the client and agree upon the transformation and expected sign for the measure.</w:delText>
        </w:r>
      </w:del>
    </w:p>
    <w:p w14:paraId="2BE74F06" w14:textId="0DE6898A" w:rsidR="00FF58CB" w:rsidRPr="007C4EA8" w:rsidDel="00CA397A" w:rsidRDefault="00FF58CB">
      <w:pPr>
        <w:pStyle w:val="ListParagraph"/>
        <w:numPr>
          <w:ilvl w:val="1"/>
          <w:numId w:val="23"/>
        </w:numPr>
        <w:spacing w:before="120" w:after="120"/>
        <w:contextualSpacing w:val="0"/>
        <w:rPr>
          <w:del w:id="5271" w:author="Sekar Subramanian" w:date="2021-07-16T12:28:00Z"/>
          <w:rFonts w:asciiTheme="minorHAnsi" w:hAnsiTheme="minorHAnsi" w:cstheme="minorHAnsi"/>
          <w:sz w:val="28"/>
          <w:szCs w:val="28"/>
          <w:rPrChange w:id="5272" w:author="Sekar Subramanian" w:date="2021-07-16T13:10:00Z">
            <w:rPr>
              <w:del w:id="5273" w:author="Sekar Subramanian" w:date="2021-07-16T12:28:00Z"/>
              <w:rFonts w:asciiTheme="minorHAnsi" w:hAnsiTheme="minorHAnsi" w:cstheme="minorHAnsi"/>
              <w:sz w:val="22"/>
              <w:szCs w:val="22"/>
            </w:rPr>
          </w:rPrChange>
        </w:rPr>
        <w:pPrChange w:id="5274" w:author="Sekar Subramanian" w:date="2021-07-16T12:36:00Z">
          <w:pPr>
            <w:pStyle w:val="Heading2"/>
            <w:numPr>
              <w:ilvl w:val="1"/>
              <w:numId w:val="25"/>
            </w:numPr>
            <w:ind w:left="1800" w:hanging="360"/>
            <w:jc w:val="left"/>
          </w:pPr>
        </w:pPrChange>
      </w:pPr>
      <w:del w:id="5275" w:author="Sekar Subramanian" w:date="2021-07-16T12:28:00Z">
        <w:r w:rsidRPr="007C4EA8" w:rsidDel="00CA397A">
          <w:rPr>
            <w:rFonts w:cstheme="minorHAnsi"/>
            <w:sz w:val="28"/>
            <w:szCs w:val="28"/>
            <w:rPrChange w:id="5276" w:author="Sekar Subramanian" w:date="2021-07-16T13:10:00Z">
              <w:rPr>
                <w:rFonts w:cstheme="minorHAnsi"/>
                <w:b w:val="0"/>
                <w:bCs w:val="0"/>
              </w:rPr>
            </w:rPrChange>
          </w:rPr>
          <w:delText>Face Validity 3: Elasticities or volume response rates within reasonable ranges</w:delText>
        </w:r>
      </w:del>
    </w:p>
    <w:p w14:paraId="63CF6202" w14:textId="60373C1D" w:rsidR="00FF58CB" w:rsidRPr="007C4EA8" w:rsidDel="00CA397A" w:rsidRDefault="00FF58CB">
      <w:pPr>
        <w:pStyle w:val="ListParagraph"/>
        <w:numPr>
          <w:ilvl w:val="1"/>
          <w:numId w:val="23"/>
        </w:numPr>
        <w:spacing w:before="120" w:after="120"/>
        <w:contextualSpacing w:val="0"/>
        <w:rPr>
          <w:del w:id="5277" w:author="Sekar Subramanian" w:date="2021-07-16T12:28:00Z"/>
          <w:rFonts w:asciiTheme="minorHAnsi" w:hAnsiTheme="minorHAnsi" w:cstheme="minorHAnsi"/>
          <w:b/>
          <w:sz w:val="28"/>
          <w:szCs w:val="28"/>
          <w:rPrChange w:id="5278" w:author="Sekar Subramanian" w:date="2021-07-16T13:10:00Z">
            <w:rPr>
              <w:del w:id="5279" w:author="Sekar Subramanian" w:date="2021-07-16T12:28:00Z"/>
              <w:rFonts w:asciiTheme="minorHAnsi" w:hAnsiTheme="minorHAnsi" w:cstheme="minorHAnsi"/>
              <w:b/>
              <w:sz w:val="22"/>
              <w:szCs w:val="22"/>
            </w:rPr>
          </w:rPrChange>
        </w:rPr>
        <w:pPrChange w:id="5280" w:author="Sekar Subramanian" w:date="2021-07-16T12:36:00Z">
          <w:pPr>
            <w:pStyle w:val="ListParagraph"/>
            <w:ind w:left="504"/>
          </w:pPr>
        </w:pPrChange>
      </w:pPr>
    </w:p>
    <w:p w14:paraId="25EFD5D9" w14:textId="228CC6D8" w:rsidR="00FF58CB" w:rsidRPr="007C4EA8" w:rsidDel="00E40B5D" w:rsidRDefault="00FF58CB">
      <w:pPr>
        <w:pStyle w:val="ListParagraph"/>
        <w:numPr>
          <w:ilvl w:val="1"/>
          <w:numId w:val="23"/>
        </w:numPr>
        <w:spacing w:before="120" w:after="120"/>
        <w:contextualSpacing w:val="0"/>
        <w:rPr>
          <w:del w:id="5281" w:author="Sekar Subramanian" w:date="2021-07-16T12:27:00Z"/>
          <w:rFonts w:cstheme="minorHAnsi"/>
          <w:vanish/>
          <w:sz w:val="28"/>
          <w:szCs w:val="28"/>
          <w:rPrChange w:id="5282" w:author="Sekar Subramanian" w:date="2021-07-16T13:10:00Z">
            <w:rPr>
              <w:del w:id="5283" w:author="Sekar Subramanian" w:date="2021-07-16T12:27:00Z"/>
              <w:rFonts w:cstheme="minorHAnsi"/>
            </w:rPr>
          </w:rPrChange>
        </w:rPr>
        <w:pPrChange w:id="5284" w:author="Sekar Subramanian" w:date="2021-07-16T12:36:00Z">
          <w:pPr>
            <w:ind w:left="720"/>
          </w:pPr>
        </w:pPrChange>
      </w:pPr>
      <w:del w:id="5285" w:author="Sekar Subramanian" w:date="2021-07-16T12:28:00Z">
        <w:r w:rsidRPr="007C4EA8" w:rsidDel="00CA397A">
          <w:rPr>
            <w:rFonts w:cstheme="minorHAnsi"/>
            <w:sz w:val="28"/>
            <w:szCs w:val="28"/>
            <w:rPrChange w:id="5286" w:author="Sekar Subramanian" w:date="2021-07-16T13:10:00Z">
              <w:rPr>
                <w:rFonts w:cstheme="minorHAnsi"/>
              </w:rPr>
            </w:rPrChange>
          </w:rPr>
          <w:delText>The platform has the ability to set lower and upper bounds for every measure being modeled. This will ensure that final model always has coefficients that are within acceptable limits (For e.g. Price Elasticity for a pack size channel is between -0.25 to -4.0). For measures that are being modeled for the first time, Analytic Edge will brainstorm with the client and agree upon the transformation and expected limit for the measure.</w:delText>
        </w:r>
      </w:del>
    </w:p>
    <w:p w14:paraId="7CEBA79E" w14:textId="3BE3F9CF" w:rsidR="00FF58CB" w:rsidRPr="007C4EA8" w:rsidDel="00E40B5D" w:rsidRDefault="00FF58CB">
      <w:pPr>
        <w:pStyle w:val="ListParagraph"/>
        <w:numPr>
          <w:ilvl w:val="1"/>
          <w:numId w:val="23"/>
        </w:numPr>
        <w:spacing w:before="120" w:after="120"/>
        <w:contextualSpacing w:val="0"/>
        <w:rPr>
          <w:del w:id="5287" w:author="Sekar Subramanian" w:date="2021-07-16T12:27:00Z"/>
          <w:rFonts w:cstheme="minorHAnsi"/>
          <w:vanish/>
          <w:sz w:val="28"/>
          <w:szCs w:val="28"/>
          <w:rPrChange w:id="5288" w:author="Sekar Subramanian" w:date="2021-07-16T13:10:00Z">
            <w:rPr>
              <w:del w:id="5289" w:author="Sekar Subramanian" w:date="2021-07-16T12:27:00Z"/>
              <w:rFonts w:cstheme="minorHAnsi"/>
            </w:rPr>
          </w:rPrChange>
        </w:rPr>
        <w:pPrChange w:id="5290" w:author="Sekar Subramanian" w:date="2021-07-16T12:36:00Z">
          <w:pPr>
            <w:ind w:left="720"/>
          </w:pPr>
        </w:pPrChange>
      </w:pPr>
      <w:del w:id="5291" w:author="Sekar Subramanian" w:date="2021-07-16T12:28:00Z">
        <w:r w:rsidRPr="007C4EA8" w:rsidDel="00CA397A">
          <w:rPr>
            <w:rFonts w:cstheme="minorHAnsi"/>
            <w:sz w:val="28"/>
            <w:szCs w:val="28"/>
            <w:rPrChange w:id="5292" w:author="Sekar Subramanian" w:date="2021-07-16T13:10:00Z">
              <w:rPr>
                <w:rFonts w:cstheme="minorHAnsi"/>
              </w:rPr>
            </w:rPrChange>
          </w:rPr>
          <w:delText>For , Analytic Edge will use the best practice ranges and responses listed out in the model quality criteria v13.0 doc and report the outputs as desired.</w:delText>
        </w:r>
      </w:del>
    </w:p>
    <w:p w14:paraId="778A44AB" w14:textId="42FF16FF" w:rsidR="00FF58CB" w:rsidRPr="007C4EA8" w:rsidDel="00CA397A" w:rsidRDefault="00FF58CB">
      <w:pPr>
        <w:pStyle w:val="ListParagraph"/>
        <w:numPr>
          <w:ilvl w:val="1"/>
          <w:numId w:val="23"/>
        </w:numPr>
        <w:spacing w:before="120" w:after="120"/>
        <w:contextualSpacing w:val="0"/>
        <w:rPr>
          <w:del w:id="5293" w:author="Sekar Subramanian" w:date="2021-07-16T12:28:00Z"/>
          <w:rFonts w:asciiTheme="minorHAnsi" w:hAnsiTheme="minorHAnsi" w:cstheme="minorHAnsi"/>
          <w:sz w:val="28"/>
          <w:szCs w:val="28"/>
          <w:rPrChange w:id="5294" w:author="Sekar Subramanian" w:date="2021-07-16T13:10:00Z">
            <w:rPr>
              <w:del w:id="5295" w:author="Sekar Subramanian" w:date="2021-07-16T12:28:00Z"/>
              <w:rFonts w:asciiTheme="minorHAnsi" w:hAnsiTheme="minorHAnsi" w:cstheme="minorHAnsi"/>
              <w:sz w:val="22"/>
              <w:szCs w:val="22"/>
            </w:rPr>
          </w:rPrChange>
        </w:rPr>
        <w:pPrChange w:id="5296" w:author="Sekar Subramanian" w:date="2021-07-16T12:36:00Z">
          <w:pPr>
            <w:pStyle w:val="Heading2"/>
            <w:numPr>
              <w:ilvl w:val="1"/>
              <w:numId w:val="25"/>
            </w:numPr>
            <w:ind w:left="1800" w:hanging="360"/>
            <w:jc w:val="left"/>
          </w:pPr>
        </w:pPrChange>
      </w:pPr>
      <w:del w:id="5297" w:author="Sekar Subramanian" w:date="2021-07-16T12:28:00Z">
        <w:r w:rsidRPr="007C4EA8" w:rsidDel="00CA397A">
          <w:rPr>
            <w:rFonts w:cstheme="minorHAnsi"/>
            <w:sz w:val="28"/>
            <w:szCs w:val="28"/>
            <w:rPrChange w:id="5298" w:author="Sekar Subramanian" w:date="2021-07-16T13:10:00Z">
              <w:rPr>
                <w:rFonts w:cstheme="minorHAnsi"/>
                <w:b w:val="0"/>
                <w:bCs w:val="0"/>
              </w:rPr>
            </w:rPrChange>
          </w:rPr>
          <w:delText>Face Validity 4: Interactions and competitive effects within reasonable ranges</w:delText>
        </w:r>
      </w:del>
    </w:p>
    <w:p w14:paraId="0E794019" w14:textId="4F2218F7" w:rsidR="00FF58CB" w:rsidRPr="007C4EA8" w:rsidDel="00CA397A" w:rsidRDefault="00FF58CB">
      <w:pPr>
        <w:pStyle w:val="ListParagraph"/>
        <w:numPr>
          <w:ilvl w:val="1"/>
          <w:numId w:val="23"/>
        </w:numPr>
        <w:spacing w:before="120" w:after="120"/>
        <w:contextualSpacing w:val="0"/>
        <w:rPr>
          <w:del w:id="5299" w:author="Sekar Subramanian" w:date="2021-07-16T12:28:00Z"/>
          <w:rFonts w:asciiTheme="minorHAnsi" w:eastAsiaTheme="majorEastAsia" w:hAnsiTheme="minorHAnsi" w:cstheme="minorHAnsi"/>
          <w:b/>
          <w:color w:val="000000" w:themeColor="text1"/>
          <w:sz w:val="28"/>
          <w:szCs w:val="28"/>
          <w:rPrChange w:id="5300" w:author="Sekar Subramanian" w:date="2021-07-16T13:10:00Z">
            <w:rPr>
              <w:del w:id="5301" w:author="Sekar Subramanian" w:date="2021-07-16T12:28:00Z"/>
              <w:rFonts w:asciiTheme="minorHAnsi" w:eastAsiaTheme="majorEastAsia" w:hAnsiTheme="minorHAnsi" w:cstheme="minorHAnsi"/>
              <w:b/>
              <w:color w:val="000000" w:themeColor="text1"/>
              <w:sz w:val="22"/>
              <w:szCs w:val="22"/>
            </w:rPr>
          </w:rPrChange>
        </w:rPr>
        <w:pPrChange w:id="5302" w:author="Sekar Subramanian" w:date="2021-07-16T12:36:00Z">
          <w:pPr>
            <w:pStyle w:val="ListParagraph"/>
            <w:ind w:left="504"/>
          </w:pPr>
        </w:pPrChange>
      </w:pPr>
    </w:p>
    <w:p w14:paraId="5C9CA8D1" w14:textId="0B2AFDF6" w:rsidR="00FF58CB" w:rsidRPr="007C4EA8" w:rsidDel="00E40B5D" w:rsidRDefault="00FF58CB">
      <w:pPr>
        <w:pStyle w:val="ListParagraph"/>
        <w:numPr>
          <w:ilvl w:val="1"/>
          <w:numId w:val="23"/>
        </w:numPr>
        <w:spacing w:before="120" w:after="120"/>
        <w:contextualSpacing w:val="0"/>
        <w:rPr>
          <w:del w:id="5303" w:author="Sekar Subramanian" w:date="2021-07-16T12:27:00Z"/>
          <w:rFonts w:cstheme="minorHAnsi"/>
          <w:vanish/>
          <w:sz w:val="28"/>
          <w:szCs w:val="28"/>
          <w:rPrChange w:id="5304" w:author="Sekar Subramanian" w:date="2021-07-16T13:10:00Z">
            <w:rPr>
              <w:del w:id="5305" w:author="Sekar Subramanian" w:date="2021-07-16T12:27:00Z"/>
              <w:rFonts w:cstheme="minorHAnsi"/>
            </w:rPr>
          </w:rPrChange>
        </w:rPr>
        <w:pPrChange w:id="5306" w:author="Sekar Subramanian" w:date="2021-07-16T12:36:00Z">
          <w:pPr>
            <w:ind w:left="720"/>
          </w:pPr>
        </w:pPrChange>
      </w:pPr>
      <w:del w:id="5307" w:author="Sekar Subramanian" w:date="2021-07-16T12:28:00Z">
        <w:r w:rsidRPr="007C4EA8" w:rsidDel="00CA397A">
          <w:rPr>
            <w:rFonts w:cstheme="minorHAnsi"/>
            <w:sz w:val="28"/>
            <w:szCs w:val="28"/>
            <w:rPrChange w:id="5308" w:author="Sekar Subramanian" w:date="2021-07-16T13:10:00Z">
              <w:rPr>
                <w:rFonts w:cstheme="minorHAnsi"/>
              </w:rPr>
            </w:rPrChange>
          </w:rPr>
          <w:delText>For each of the measures used to evaluate the impact of competitive activity, the elasticity or volume lift per increment in the competitive activity will be compared to fair share expected volume change to judge face validity. In addition, for any competitive products new in the marketplace, or those which have grown substantially over the model fit time period, implied cannibalization can be computed and checked for reasonableness. For e.g. Total of volume hit in unit cases should be reasonable relative to fair share and never larger than the new brand volume gain itself.</w:delText>
        </w:r>
      </w:del>
    </w:p>
    <w:p w14:paraId="01053A70" w14:textId="1EA787A8" w:rsidR="00FF58CB" w:rsidRPr="007C4EA8" w:rsidDel="00CA397A" w:rsidRDefault="00FF58CB">
      <w:pPr>
        <w:pStyle w:val="ListParagraph"/>
        <w:numPr>
          <w:ilvl w:val="1"/>
          <w:numId w:val="23"/>
        </w:numPr>
        <w:spacing w:before="120" w:after="120"/>
        <w:contextualSpacing w:val="0"/>
        <w:rPr>
          <w:del w:id="5309" w:author="Sekar Subramanian" w:date="2021-07-16T12:28:00Z"/>
          <w:rFonts w:asciiTheme="minorHAnsi" w:hAnsiTheme="minorHAnsi" w:cstheme="minorHAnsi"/>
          <w:sz w:val="28"/>
          <w:szCs w:val="28"/>
          <w:rPrChange w:id="5310" w:author="Sekar Subramanian" w:date="2021-07-16T13:10:00Z">
            <w:rPr>
              <w:del w:id="5311" w:author="Sekar Subramanian" w:date="2021-07-16T12:28:00Z"/>
              <w:rFonts w:asciiTheme="minorHAnsi" w:hAnsiTheme="minorHAnsi" w:cstheme="minorHAnsi"/>
              <w:sz w:val="22"/>
              <w:szCs w:val="22"/>
            </w:rPr>
          </w:rPrChange>
        </w:rPr>
        <w:pPrChange w:id="5312" w:author="Sekar Subramanian" w:date="2021-07-16T12:36:00Z">
          <w:pPr>
            <w:pStyle w:val="Heading2"/>
            <w:numPr>
              <w:ilvl w:val="1"/>
              <w:numId w:val="25"/>
            </w:numPr>
            <w:ind w:left="1800" w:hanging="360"/>
            <w:jc w:val="left"/>
          </w:pPr>
        </w:pPrChange>
      </w:pPr>
      <w:del w:id="5313" w:author="Sekar Subramanian" w:date="2021-07-16T12:28:00Z">
        <w:r w:rsidRPr="007C4EA8" w:rsidDel="00CA397A">
          <w:rPr>
            <w:rFonts w:cstheme="minorHAnsi"/>
            <w:sz w:val="28"/>
            <w:szCs w:val="28"/>
            <w:rPrChange w:id="5314" w:author="Sekar Subramanian" w:date="2021-07-16T13:10:00Z">
              <w:rPr>
                <w:rFonts w:cstheme="minorHAnsi"/>
                <w:b w:val="0"/>
                <w:bCs w:val="0"/>
              </w:rPr>
            </w:rPrChange>
          </w:rPr>
          <w:delText xml:space="preserve">Face Validity 5: Volume contributions within reasonable ranges </w:delText>
        </w:r>
      </w:del>
    </w:p>
    <w:p w14:paraId="409F8C5E" w14:textId="1C0BFE8B" w:rsidR="00FF58CB" w:rsidRPr="007C4EA8" w:rsidDel="00CA397A" w:rsidRDefault="00FF58CB">
      <w:pPr>
        <w:pStyle w:val="ListParagraph"/>
        <w:numPr>
          <w:ilvl w:val="1"/>
          <w:numId w:val="23"/>
        </w:numPr>
        <w:spacing w:before="120" w:after="120"/>
        <w:contextualSpacing w:val="0"/>
        <w:rPr>
          <w:del w:id="5315" w:author="Sekar Subramanian" w:date="2021-07-16T12:28:00Z"/>
          <w:rFonts w:asciiTheme="minorHAnsi" w:hAnsiTheme="minorHAnsi" w:cstheme="minorHAnsi"/>
          <w:b/>
          <w:sz w:val="28"/>
          <w:szCs w:val="28"/>
          <w:rPrChange w:id="5316" w:author="Sekar Subramanian" w:date="2021-07-16T13:10:00Z">
            <w:rPr>
              <w:del w:id="5317" w:author="Sekar Subramanian" w:date="2021-07-16T12:28:00Z"/>
              <w:rFonts w:asciiTheme="minorHAnsi" w:hAnsiTheme="minorHAnsi" w:cstheme="minorHAnsi"/>
              <w:b/>
              <w:sz w:val="22"/>
              <w:szCs w:val="22"/>
            </w:rPr>
          </w:rPrChange>
        </w:rPr>
        <w:pPrChange w:id="5318" w:author="Sekar Subramanian" w:date="2021-07-16T12:36:00Z">
          <w:pPr>
            <w:pStyle w:val="ListParagraph"/>
            <w:ind w:left="504"/>
          </w:pPr>
        </w:pPrChange>
      </w:pPr>
    </w:p>
    <w:p w14:paraId="43D8B609" w14:textId="2C43F8A5" w:rsidR="00FF58CB" w:rsidRPr="007C4EA8" w:rsidDel="00E40B5D" w:rsidRDefault="00FF58CB">
      <w:pPr>
        <w:pStyle w:val="ListParagraph"/>
        <w:numPr>
          <w:ilvl w:val="1"/>
          <w:numId w:val="23"/>
        </w:numPr>
        <w:spacing w:before="120" w:after="120"/>
        <w:contextualSpacing w:val="0"/>
        <w:rPr>
          <w:del w:id="5319" w:author="Sekar Subramanian" w:date="2021-07-16T12:27:00Z"/>
          <w:rFonts w:cstheme="minorHAnsi"/>
          <w:vanish/>
          <w:sz w:val="28"/>
          <w:szCs w:val="28"/>
          <w:rPrChange w:id="5320" w:author="Sekar Subramanian" w:date="2021-07-16T13:10:00Z">
            <w:rPr>
              <w:del w:id="5321" w:author="Sekar Subramanian" w:date="2021-07-16T12:27:00Z"/>
              <w:rFonts w:cstheme="minorHAnsi"/>
            </w:rPr>
          </w:rPrChange>
        </w:rPr>
        <w:pPrChange w:id="5322" w:author="Sekar Subramanian" w:date="2021-07-16T12:36:00Z">
          <w:pPr>
            <w:ind w:left="720"/>
          </w:pPr>
        </w:pPrChange>
      </w:pPr>
      <w:del w:id="5323" w:author="Sekar Subramanian" w:date="2021-07-16T12:28:00Z">
        <w:r w:rsidRPr="007C4EA8" w:rsidDel="00CA397A">
          <w:rPr>
            <w:rFonts w:cstheme="minorHAnsi"/>
            <w:sz w:val="28"/>
            <w:szCs w:val="28"/>
            <w:rPrChange w:id="5324" w:author="Sekar Subramanian" w:date="2021-07-16T13:10:00Z">
              <w:rPr>
                <w:rFonts w:cstheme="minorHAnsi"/>
              </w:rPr>
            </w:rPrChange>
          </w:rPr>
          <w:delText>Analytic Edge will provide a complete atomic decomposition table in Excel including the volume contributions and due-to change reports in power-point. Analytic Edge will maintain a repository of all outputs and overtime build a norm for the respective client and country.</w:delText>
        </w:r>
      </w:del>
    </w:p>
    <w:p w14:paraId="6BCC4BF0" w14:textId="67D16918" w:rsidR="00FF58CB" w:rsidRPr="007C4EA8" w:rsidDel="00CA397A" w:rsidRDefault="00FF58CB">
      <w:pPr>
        <w:pStyle w:val="ListParagraph"/>
        <w:numPr>
          <w:ilvl w:val="1"/>
          <w:numId w:val="23"/>
        </w:numPr>
        <w:spacing w:before="120" w:after="120"/>
        <w:contextualSpacing w:val="0"/>
        <w:rPr>
          <w:del w:id="5325" w:author="Sekar Subramanian" w:date="2021-07-16T12:28:00Z"/>
          <w:rFonts w:asciiTheme="minorHAnsi" w:hAnsiTheme="minorHAnsi" w:cstheme="minorHAnsi"/>
          <w:sz w:val="28"/>
          <w:szCs w:val="28"/>
          <w:rPrChange w:id="5326" w:author="Sekar Subramanian" w:date="2021-07-16T13:10:00Z">
            <w:rPr>
              <w:del w:id="5327" w:author="Sekar Subramanian" w:date="2021-07-16T12:28:00Z"/>
              <w:rFonts w:asciiTheme="minorHAnsi" w:hAnsiTheme="minorHAnsi" w:cstheme="minorHAnsi"/>
              <w:sz w:val="22"/>
              <w:szCs w:val="22"/>
            </w:rPr>
          </w:rPrChange>
        </w:rPr>
        <w:pPrChange w:id="5328" w:author="Sekar Subramanian" w:date="2021-07-16T12:36:00Z">
          <w:pPr>
            <w:pStyle w:val="Heading2"/>
            <w:numPr>
              <w:ilvl w:val="1"/>
              <w:numId w:val="25"/>
            </w:numPr>
            <w:ind w:left="1800" w:hanging="360"/>
            <w:jc w:val="left"/>
          </w:pPr>
        </w:pPrChange>
      </w:pPr>
      <w:del w:id="5329" w:author="Sekar Subramanian" w:date="2021-07-16T12:28:00Z">
        <w:r w:rsidRPr="007C4EA8" w:rsidDel="00CA397A">
          <w:rPr>
            <w:rFonts w:cstheme="minorHAnsi"/>
            <w:sz w:val="28"/>
            <w:szCs w:val="28"/>
            <w:rPrChange w:id="5330" w:author="Sekar Subramanian" w:date="2021-07-16T13:10:00Z">
              <w:rPr>
                <w:rFonts w:cstheme="minorHAnsi"/>
                <w:b w:val="0"/>
                <w:bCs w:val="0"/>
              </w:rPr>
            </w:rPrChange>
          </w:rPr>
          <w:delText>Face Validity 6: Change to year ago due to errors of reasonable size</w:delText>
        </w:r>
      </w:del>
    </w:p>
    <w:p w14:paraId="178A19C5" w14:textId="67B9A2DF" w:rsidR="00FF58CB" w:rsidRPr="007C4EA8" w:rsidDel="00CA397A" w:rsidRDefault="00FF58CB">
      <w:pPr>
        <w:pStyle w:val="ListParagraph"/>
        <w:numPr>
          <w:ilvl w:val="1"/>
          <w:numId w:val="23"/>
        </w:numPr>
        <w:spacing w:before="120" w:after="120"/>
        <w:contextualSpacing w:val="0"/>
        <w:rPr>
          <w:del w:id="5331" w:author="Sekar Subramanian" w:date="2021-07-16T12:28:00Z"/>
          <w:rFonts w:asciiTheme="minorHAnsi" w:hAnsiTheme="minorHAnsi" w:cstheme="minorHAnsi"/>
          <w:b/>
          <w:sz w:val="28"/>
          <w:szCs w:val="28"/>
          <w:rPrChange w:id="5332" w:author="Sekar Subramanian" w:date="2021-07-16T13:10:00Z">
            <w:rPr>
              <w:del w:id="5333" w:author="Sekar Subramanian" w:date="2021-07-16T12:28:00Z"/>
              <w:rFonts w:asciiTheme="minorHAnsi" w:hAnsiTheme="minorHAnsi" w:cstheme="minorHAnsi"/>
              <w:b/>
              <w:sz w:val="22"/>
              <w:szCs w:val="22"/>
            </w:rPr>
          </w:rPrChange>
        </w:rPr>
        <w:pPrChange w:id="5334" w:author="Sekar Subramanian" w:date="2021-07-16T12:36:00Z">
          <w:pPr>
            <w:pStyle w:val="ListParagraph"/>
            <w:ind w:left="504"/>
          </w:pPr>
        </w:pPrChange>
      </w:pPr>
    </w:p>
    <w:p w14:paraId="280B5D7B" w14:textId="6C153802" w:rsidR="00FF58CB" w:rsidRPr="007C4EA8" w:rsidDel="00E40B5D" w:rsidRDefault="00FF58CB">
      <w:pPr>
        <w:pStyle w:val="ListParagraph"/>
        <w:numPr>
          <w:ilvl w:val="1"/>
          <w:numId w:val="23"/>
        </w:numPr>
        <w:spacing w:before="120" w:after="120"/>
        <w:contextualSpacing w:val="0"/>
        <w:rPr>
          <w:del w:id="5335" w:author="Sekar Subramanian" w:date="2021-07-16T12:27:00Z"/>
          <w:rFonts w:cstheme="minorHAnsi"/>
          <w:vanish/>
          <w:sz w:val="28"/>
          <w:szCs w:val="28"/>
          <w:rPrChange w:id="5336" w:author="Sekar Subramanian" w:date="2021-07-16T13:10:00Z">
            <w:rPr>
              <w:del w:id="5337" w:author="Sekar Subramanian" w:date="2021-07-16T12:27:00Z"/>
              <w:rFonts w:cstheme="minorHAnsi"/>
            </w:rPr>
          </w:rPrChange>
        </w:rPr>
        <w:pPrChange w:id="5338" w:author="Sekar Subramanian" w:date="2021-07-16T12:36:00Z">
          <w:pPr>
            <w:ind w:left="720"/>
          </w:pPr>
        </w:pPrChange>
      </w:pPr>
      <w:del w:id="5339" w:author="Sekar Subramanian" w:date="2021-07-16T12:28:00Z">
        <w:r w:rsidRPr="007C4EA8" w:rsidDel="00CA397A">
          <w:rPr>
            <w:rFonts w:cstheme="minorHAnsi"/>
            <w:sz w:val="28"/>
            <w:szCs w:val="28"/>
            <w:rPrChange w:id="5340" w:author="Sekar Subramanian" w:date="2021-07-16T13:10:00Z">
              <w:rPr>
                <w:rFonts w:cstheme="minorHAnsi"/>
              </w:rPr>
            </w:rPrChange>
          </w:rPr>
          <w:delText>Due-To errors must be small for the business to trust the MMx predictions.  Exactly how much error is “small enough” varies depending on the situation.  For , we will try and follow the below criteria subject to the acceptable limits for a specific country:</w:delText>
        </w:r>
      </w:del>
    </w:p>
    <w:p w14:paraId="570DF307" w14:textId="62A51C46" w:rsidR="00FF58CB" w:rsidRPr="007C4EA8" w:rsidDel="00CA397A" w:rsidRDefault="00FF58CB">
      <w:pPr>
        <w:pStyle w:val="ListParagraph"/>
        <w:numPr>
          <w:ilvl w:val="1"/>
          <w:numId w:val="23"/>
        </w:numPr>
        <w:spacing w:before="120" w:after="120"/>
        <w:contextualSpacing w:val="0"/>
        <w:rPr>
          <w:del w:id="5341" w:author="Sekar Subramanian" w:date="2021-07-16T12:28:00Z"/>
          <w:rFonts w:asciiTheme="minorHAnsi" w:hAnsiTheme="minorHAnsi" w:cstheme="minorHAnsi"/>
          <w:sz w:val="28"/>
          <w:szCs w:val="28"/>
          <w:rPrChange w:id="5342" w:author="Sekar Subramanian" w:date="2021-07-16T13:10:00Z">
            <w:rPr>
              <w:del w:id="5343" w:author="Sekar Subramanian" w:date="2021-07-16T12:28:00Z"/>
              <w:rFonts w:asciiTheme="minorHAnsi" w:hAnsiTheme="minorHAnsi" w:cstheme="minorHAnsi"/>
              <w:sz w:val="22"/>
              <w:szCs w:val="22"/>
            </w:rPr>
          </w:rPrChange>
        </w:rPr>
        <w:pPrChange w:id="5344" w:author="Sekar Subramanian" w:date="2021-07-16T12:36:00Z">
          <w:pPr>
            <w:pStyle w:val="ListParagraph"/>
            <w:numPr>
              <w:numId w:val="15"/>
            </w:numPr>
            <w:ind w:left="1440" w:hanging="360"/>
          </w:pPr>
        </w:pPrChange>
      </w:pPr>
      <w:del w:id="5345" w:author="Sekar Subramanian" w:date="2021-07-16T12:28:00Z">
        <w:r w:rsidRPr="007C4EA8" w:rsidDel="00CA397A">
          <w:rPr>
            <w:rFonts w:cstheme="minorHAnsi"/>
            <w:sz w:val="28"/>
            <w:szCs w:val="28"/>
            <w:rPrChange w:id="5346" w:author="Sekar Subramanian" w:date="2021-07-16T13:10:00Z">
              <w:rPr>
                <w:rFonts w:cstheme="minorHAnsi"/>
              </w:rPr>
            </w:rPrChange>
          </w:rPr>
          <w:delText>Error in a Due To is smaller than the total volume change unless the total volume change is less than 0.5%</w:delText>
        </w:r>
      </w:del>
    </w:p>
    <w:p w14:paraId="4D3127FD" w14:textId="28BEE93D" w:rsidR="00FF58CB" w:rsidRPr="007C4EA8" w:rsidDel="00CA397A" w:rsidRDefault="00FF58CB">
      <w:pPr>
        <w:pStyle w:val="ListParagraph"/>
        <w:numPr>
          <w:ilvl w:val="1"/>
          <w:numId w:val="23"/>
        </w:numPr>
        <w:spacing w:before="120" w:after="120"/>
        <w:contextualSpacing w:val="0"/>
        <w:rPr>
          <w:del w:id="5347" w:author="Sekar Subramanian" w:date="2021-07-16T12:28:00Z"/>
          <w:rFonts w:asciiTheme="minorHAnsi" w:hAnsiTheme="minorHAnsi" w:cstheme="minorHAnsi"/>
          <w:sz w:val="28"/>
          <w:szCs w:val="28"/>
          <w:rPrChange w:id="5348" w:author="Sekar Subramanian" w:date="2021-07-16T13:10:00Z">
            <w:rPr>
              <w:del w:id="5349" w:author="Sekar Subramanian" w:date="2021-07-16T12:28:00Z"/>
              <w:rFonts w:asciiTheme="minorHAnsi" w:hAnsiTheme="minorHAnsi" w:cstheme="minorHAnsi"/>
              <w:sz w:val="22"/>
              <w:szCs w:val="22"/>
            </w:rPr>
          </w:rPrChange>
        </w:rPr>
        <w:pPrChange w:id="5350" w:author="Sekar Subramanian" w:date="2021-07-16T12:36:00Z">
          <w:pPr>
            <w:pStyle w:val="ListParagraph"/>
            <w:numPr>
              <w:numId w:val="15"/>
            </w:numPr>
            <w:ind w:left="1440" w:hanging="360"/>
          </w:pPr>
        </w:pPrChange>
      </w:pPr>
      <w:del w:id="5351" w:author="Sekar Subramanian" w:date="2021-07-16T12:28:00Z">
        <w:r w:rsidRPr="007C4EA8" w:rsidDel="00CA397A">
          <w:rPr>
            <w:rFonts w:cstheme="minorHAnsi"/>
            <w:sz w:val="28"/>
            <w:szCs w:val="28"/>
            <w:rPrChange w:id="5352" w:author="Sekar Subramanian" w:date="2021-07-16T13:10:00Z">
              <w:rPr>
                <w:rFonts w:cstheme="minorHAnsi"/>
              </w:rPr>
            </w:rPrChange>
          </w:rPr>
          <w:delText>Error in a Due-To is smaller than most of the named measure effects</w:delText>
        </w:r>
      </w:del>
    </w:p>
    <w:p w14:paraId="71D7E395" w14:textId="789D373A" w:rsidR="00FF58CB" w:rsidRPr="007C4EA8" w:rsidDel="00CA397A" w:rsidRDefault="00FF58CB">
      <w:pPr>
        <w:pStyle w:val="ListParagraph"/>
        <w:numPr>
          <w:ilvl w:val="1"/>
          <w:numId w:val="23"/>
        </w:numPr>
        <w:spacing w:before="120" w:after="120"/>
        <w:contextualSpacing w:val="0"/>
        <w:rPr>
          <w:del w:id="5353" w:author="Sekar Subramanian" w:date="2021-07-16T12:28:00Z"/>
          <w:rFonts w:asciiTheme="minorHAnsi" w:hAnsiTheme="minorHAnsi" w:cstheme="minorHAnsi"/>
          <w:sz w:val="28"/>
          <w:szCs w:val="28"/>
          <w:lang w:val="en-IN"/>
          <w:rPrChange w:id="5354" w:author="Sekar Subramanian" w:date="2021-07-16T13:10:00Z">
            <w:rPr>
              <w:del w:id="5355" w:author="Sekar Subramanian" w:date="2021-07-16T12:28:00Z"/>
              <w:rFonts w:asciiTheme="minorHAnsi" w:hAnsiTheme="minorHAnsi" w:cstheme="minorHAnsi"/>
              <w:sz w:val="22"/>
              <w:szCs w:val="22"/>
              <w:lang w:val="en-IN"/>
            </w:rPr>
          </w:rPrChange>
        </w:rPr>
        <w:pPrChange w:id="5356" w:author="Sekar Subramanian" w:date="2021-07-16T12:36:00Z">
          <w:pPr>
            <w:pStyle w:val="ListParagraph"/>
            <w:numPr>
              <w:numId w:val="15"/>
            </w:numPr>
            <w:ind w:left="1440" w:hanging="360"/>
          </w:pPr>
        </w:pPrChange>
      </w:pPr>
      <w:del w:id="5357" w:author="Sekar Subramanian" w:date="2021-07-16T12:28:00Z">
        <w:r w:rsidRPr="007C4EA8" w:rsidDel="00CA397A">
          <w:rPr>
            <w:rFonts w:cstheme="minorHAnsi"/>
            <w:sz w:val="28"/>
            <w:szCs w:val="28"/>
            <w:rPrChange w:id="5358" w:author="Sekar Subramanian" w:date="2021-07-16T13:10:00Z">
              <w:rPr>
                <w:rFonts w:cstheme="minorHAnsi"/>
              </w:rPr>
            </w:rPrChange>
          </w:rPr>
          <w:delText>Error in a Due-To should be less than 2.0%, ideally, especially if model is free of dummy variables</w:delText>
        </w:r>
      </w:del>
    </w:p>
    <w:p w14:paraId="0242C0B2" w14:textId="425C9F3C" w:rsidR="00FF58CB" w:rsidRPr="007C4EA8" w:rsidDel="00CA397A" w:rsidRDefault="00FF58CB">
      <w:pPr>
        <w:pStyle w:val="ListParagraph"/>
        <w:numPr>
          <w:ilvl w:val="1"/>
          <w:numId w:val="23"/>
        </w:numPr>
        <w:spacing w:before="120" w:after="120"/>
        <w:contextualSpacing w:val="0"/>
        <w:rPr>
          <w:del w:id="5359" w:author="Sekar Subramanian" w:date="2021-07-16T12:28:00Z"/>
          <w:rFonts w:asciiTheme="minorHAnsi" w:hAnsiTheme="minorHAnsi" w:cstheme="minorHAnsi"/>
          <w:sz w:val="28"/>
          <w:szCs w:val="28"/>
          <w:lang w:val="en-IN"/>
          <w:rPrChange w:id="5360" w:author="Sekar Subramanian" w:date="2021-07-16T13:10:00Z">
            <w:rPr>
              <w:del w:id="5361" w:author="Sekar Subramanian" w:date="2021-07-16T12:28:00Z"/>
              <w:rFonts w:asciiTheme="minorHAnsi" w:hAnsiTheme="minorHAnsi" w:cstheme="minorHAnsi"/>
              <w:sz w:val="22"/>
              <w:szCs w:val="22"/>
              <w:lang w:val="en-IN"/>
            </w:rPr>
          </w:rPrChange>
        </w:rPr>
        <w:pPrChange w:id="5362" w:author="Sekar Subramanian" w:date="2021-07-16T12:36:00Z">
          <w:pPr>
            <w:pStyle w:val="ListParagraph"/>
          </w:pPr>
        </w:pPrChange>
      </w:pPr>
    </w:p>
    <w:p w14:paraId="55E71FFD" w14:textId="13639CAC" w:rsidR="00FF58CB" w:rsidRPr="007C4EA8" w:rsidDel="00CA397A" w:rsidRDefault="00FF58CB">
      <w:pPr>
        <w:pStyle w:val="ListParagraph"/>
        <w:numPr>
          <w:ilvl w:val="1"/>
          <w:numId w:val="23"/>
        </w:numPr>
        <w:spacing w:before="120" w:after="120"/>
        <w:contextualSpacing w:val="0"/>
        <w:rPr>
          <w:del w:id="5363" w:author="Sekar Subramanian" w:date="2021-07-16T12:28:00Z"/>
          <w:rFonts w:asciiTheme="minorHAnsi" w:hAnsiTheme="minorHAnsi" w:cstheme="minorHAnsi"/>
          <w:color w:val="000000" w:themeColor="text1"/>
          <w:sz w:val="28"/>
          <w:szCs w:val="28"/>
          <w:rPrChange w:id="5364" w:author="Sekar Subramanian" w:date="2021-07-16T13:10:00Z">
            <w:rPr>
              <w:del w:id="5365" w:author="Sekar Subramanian" w:date="2021-07-16T12:28:00Z"/>
              <w:rFonts w:asciiTheme="minorHAnsi" w:hAnsiTheme="minorHAnsi" w:cstheme="minorHAnsi"/>
              <w:color w:val="000000" w:themeColor="text1"/>
              <w:sz w:val="22"/>
              <w:szCs w:val="22"/>
            </w:rPr>
          </w:rPrChange>
        </w:rPr>
        <w:pPrChange w:id="5366" w:author="Sekar Subramanian" w:date="2021-07-16T12:36:00Z">
          <w:pPr>
            <w:pStyle w:val="Heading2"/>
            <w:numPr>
              <w:ilvl w:val="1"/>
              <w:numId w:val="25"/>
            </w:numPr>
            <w:ind w:left="1800" w:hanging="360"/>
            <w:jc w:val="left"/>
          </w:pPr>
        </w:pPrChange>
      </w:pPr>
      <w:del w:id="5367" w:author="Sekar Subramanian" w:date="2021-07-16T12:28:00Z">
        <w:r w:rsidRPr="007C4EA8" w:rsidDel="00CA397A">
          <w:rPr>
            <w:rFonts w:cstheme="minorHAnsi"/>
            <w:sz w:val="28"/>
            <w:szCs w:val="28"/>
            <w:rPrChange w:id="5368" w:author="Sekar Subramanian" w:date="2021-07-16T13:10:00Z">
              <w:rPr>
                <w:rFonts w:cstheme="minorHAnsi"/>
                <w:b w:val="0"/>
                <w:bCs w:val="0"/>
              </w:rPr>
            </w:rPrChange>
          </w:rPr>
          <w:delText xml:space="preserve"> Face Validity 7: Change to year ago due to effect sizes sensible</w:delText>
        </w:r>
      </w:del>
    </w:p>
    <w:p w14:paraId="1EC31703" w14:textId="6F7E38D7" w:rsidR="00FF58CB" w:rsidRPr="007C4EA8" w:rsidDel="00CA397A" w:rsidRDefault="00FF58CB">
      <w:pPr>
        <w:pStyle w:val="ListParagraph"/>
        <w:numPr>
          <w:ilvl w:val="1"/>
          <w:numId w:val="23"/>
        </w:numPr>
        <w:spacing w:before="120" w:after="120"/>
        <w:contextualSpacing w:val="0"/>
        <w:rPr>
          <w:del w:id="5369" w:author="Sekar Subramanian" w:date="2021-07-16T12:28:00Z"/>
          <w:rFonts w:asciiTheme="minorHAnsi" w:eastAsiaTheme="majorEastAsia" w:hAnsiTheme="minorHAnsi" w:cstheme="minorHAnsi"/>
          <w:b/>
          <w:color w:val="000000" w:themeColor="text1"/>
          <w:sz w:val="28"/>
          <w:szCs w:val="28"/>
          <w:rPrChange w:id="5370" w:author="Sekar Subramanian" w:date="2021-07-16T13:10:00Z">
            <w:rPr>
              <w:del w:id="5371" w:author="Sekar Subramanian" w:date="2021-07-16T12:28:00Z"/>
              <w:rFonts w:asciiTheme="minorHAnsi" w:eastAsiaTheme="majorEastAsia" w:hAnsiTheme="minorHAnsi" w:cstheme="minorHAnsi"/>
              <w:b/>
              <w:color w:val="000000" w:themeColor="text1"/>
              <w:sz w:val="22"/>
              <w:szCs w:val="22"/>
            </w:rPr>
          </w:rPrChange>
        </w:rPr>
        <w:pPrChange w:id="5372" w:author="Sekar Subramanian" w:date="2021-07-16T12:36:00Z">
          <w:pPr>
            <w:pStyle w:val="ListParagraph"/>
            <w:ind w:left="504"/>
          </w:pPr>
        </w:pPrChange>
      </w:pPr>
    </w:p>
    <w:p w14:paraId="3D56A05D" w14:textId="2232DC3F" w:rsidR="00FF58CB" w:rsidRPr="007C4EA8" w:rsidDel="00E40B5D" w:rsidRDefault="00FF58CB">
      <w:pPr>
        <w:pStyle w:val="ListParagraph"/>
        <w:numPr>
          <w:ilvl w:val="1"/>
          <w:numId w:val="23"/>
        </w:numPr>
        <w:spacing w:before="120" w:after="120"/>
        <w:contextualSpacing w:val="0"/>
        <w:rPr>
          <w:del w:id="5373" w:author="Sekar Subramanian" w:date="2021-07-16T12:27:00Z"/>
          <w:rFonts w:cstheme="minorHAnsi"/>
          <w:vanish/>
          <w:sz w:val="28"/>
          <w:szCs w:val="28"/>
          <w:rPrChange w:id="5374" w:author="Sekar Subramanian" w:date="2021-07-16T13:10:00Z">
            <w:rPr>
              <w:del w:id="5375" w:author="Sekar Subramanian" w:date="2021-07-16T12:27:00Z"/>
              <w:rFonts w:cstheme="minorHAnsi"/>
            </w:rPr>
          </w:rPrChange>
        </w:rPr>
        <w:pPrChange w:id="5376" w:author="Sekar Subramanian" w:date="2021-07-16T12:36:00Z">
          <w:pPr>
            <w:ind w:left="720"/>
          </w:pPr>
        </w:pPrChange>
      </w:pPr>
      <w:del w:id="5377" w:author="Sekar Subramanian" w:date="2021-07-16T12:28:00Z">
        <w:r w:rsidRPr="007C4EA8" w:rsidDel="00CA397A">
          <w:rPr>
            <w:rFonts w:cstheme="minorHAnsi"/>
            <w:sz w:val="28"/>
            <w:szCs w:val="28"/>
            <w:rPrChange w:id="5378" w:author="Sekar Subramanian" w:date="2021-07-16T13:10:00Z">
              <w:rPr>
                <w:rFonts w:cstheme="minorHAnsi"/>
              </w:rPr>
            </w:rPrChange>
          </w:rPr>
          <w:delText xml:space="preserve">Key measures from baseline and all measures from incremental will be shown in the Due-To YOY change output. Analytic Edge will follow all best practices to not over fit the model and ensure the model error in the Due-To chart and %change values are logically explainable. </w:delText>
        </w:r>
      </w:del>
    </w:p>
    <w:p w14:paraId="3F52D432" w14:textId="3206D6CF" w:rsidR="00FF58CB" w:rsidRPr="007C4EA8" w:rsidDel="00CA397A" w:rsidRDefault="00FF58CB">
      <w:pPr>
        <w:pStyle w:val="ListParagraph"/>
        <w:numPr>
          <w:ilvl w:val="1"/>
          <w:numId w:val="23"/>
        </w:numPr>
        <w:spacing w:before="120" w:after="120"/>
        <w:contextualSpacing w:val="0"/>
        <w:rPr>
          <w:del w:id="5379" w:author="Sekar Subramanian" w:date="2021-07-16T12:28:00Z"/>
          <w:rFonts w:asciiTheme="minorHAnsi" w:hAnsiTheme="minorHAnsi" w:cstheme="minorHAnsi"/>
          <w:sz w:val="28"/>
          <w:szCs w:val="28"/>
          <w:rPrChange w:id="5380" w:author="Sekar Subramanian" w:date="2021-07-16T13:10:00Z">
            <w:rPr>
              <w:del w:id="5381" w:author="Sekar Subramanian" w:date="2021-07-16T12:28:00Z"/>
              <w:rFonts w:asciiTheme="minorHAnsi" w:hAnsiTheme="minorHAnsi" w:cstheme="minorHAnsi"/>
              <w:sz w:val="22"/>
              <w:szCs w:val="22"/>
            </w:rPr>
          </w:rPrChange>
        </w:rPr>
        <w:pPrChange w:id="5382" w:author="Sekar Subramanian" w:date="2021-07-16T12:36:00Z">
          <w:pPr>
            <w:pStyle w:val="Heading2"/>
            <w:numPr>
              <w:ilvl w:val="1"/>
              <w:numId w:val="25"/>
            </w:numPr>
            <w:ind w:left="1800" w:hanging="360"/>
            <w:jc w:val="left"/>
          </w:pPr>
        </w:pPrChange>
      </w:pPr>
      <w:del w:id="5383" w:author="Sekar Subramanian" w:date="2021-07-16T12:28:00Z">
        <w:r w:rsidRPr="007C4EA8" w:rsidDel="00CA397A">
          <w:rPr>
            <w:rFonts w:cstheme="minorHAnsi"/>
            <w:sz w:val="28"/>
            <w:szCs w:val="28"/>
            <w:rPrChange w:id="5384" w:author="Sekar Subramanian" w:date="2021-07-16T13:10:00Z">
              <w:rPr>
                <w:rFonts w:cstheme="minorHAnsi"/>
                <w:b w:val="0"/>
                <w:bCs w:val="0"/>
              </w:rPr>
            </w:rPrChange>
          </w:rPr>
          <w:delText>Face Validity 8: Minimum use of dummy variables</w:delText>
        </w:r>
      </w:del>
    </w:p>
    <w:p w14:paraId="67A355C8" w14:textId="4B6B9565" w:rsidR="00FF58CB" w:rsidRPr="007C4EA8" w:rsidDel="00CA397A" w:rsidRDefault="00FF58CB">
      <w:pPr>
        <w:pStyle w:val="ListParagraph"/>
        <w:numPr>
          <w:ilvl w:val="1"/>
          <w:numId w:val="23"/>
        </w:numPr>
        <w:spacing w:before="120" w:after="120"/>
        <w:contextualSpacing w:val="0"/>
        <w:rPr>
          <w:del w:id="5385" w:author="Sekar Subramanian" w:date="2021-07-16T12:28:00Z"/>
          <w:rFonts w:asciiTheme="minorHAnsi" w:hAnsiTheme="minorHAnsi" w:cstheme="minorHAnsi"/>
          <w:b/>
          <w:sz w:val="28"/>
          <w:szCs w:val="28"/>
          <w:rPrChange w:id="5386" w:author="Sekar Subramanian" w:date="2021-07-16T13:10:00Z">
            <w:rPr>
              <w:del w:id="5387" w:author="Sekar Subramanian" w:date="2021-07-16T12:28:00Z"/>
              <w:rFonts w:asciiTheme="minorHAnsi" w:hAnsiTheme="minorHAnsi" w:cstheme="minorHAnsi"/>
              <w:b/>
              <w:sz w:val="22"/>
              <w:szCs w:val="22"/>
            </w:rPr>
          </w:rPrChange>
        </w:rPr>
        <w:pPrChange w:id="5388" w:author="Sekar Subramanian" w:date="2021-07-16T12:36:00Z">
          <w:pPr>
            <w:pStyle w:val="ListParagraph"/>
            <w:ind w:left="504"/>
          </w:pPr>
        </w:pPrChange>
      </w:pPr>
    </w:p>
    <w:p w14:paraId="001ECEC6" w14:textId="1804368C" w:rsidR="00FF58CB" w:rsidRPr="007C4EA8" w:rsidDel="00E40B5D" w:rsidRDefault="00FF58CB">
      <w:pPr>
        <w:pStyle w:val="ListParagraph"/>
        <w:numPr>
          <w:ilvl w:val="1"/>
          <w:numId w:val="23"/>
        </w:numPr>
        <w:spacing w:before="120" w:after="120"/>
        <w:contextualSpacing w:val="0"/>
        <w:rPr>
          <w:del w:id="5389" w:author="Sekar Subramanian" w:date="2021-07-16T12:27:00Z"/>
          <w:rFonts w:cstheme="minorHAnsi"/>
          <w:b/>
          <w:vanish/>
          <w:sz w:val="28"/>
          <w:szCs w:val="28"/>
          <w:rPrChange w:id="5390" w:author="Sekar Subramanian" w:date="2021-07-16T13:10:00Z">
            <w:rPr>
              <w:del w:id="5391" w:author="Sekar Subramanian" w:date="2021-07-16T12:27:00Z"/>
              <w:rFonts w:cstheme="minorHAnsi"/>
              <w:b/>
            </w:rPr>
          </w:rPrChange>
        </w:rPr>
        <w:pPrChange w:id="5392" w:author="Sekar Subramanian" w:date="2021-07-16T12:36:00Z">
          <w:pPr>
            <w:ind w:left="720"/>
          </w:pPr>
        </w:pPrChange>
      </w:pPr>
      <w:del w:id="5393" w:author="Sekar Subramanian" w:date="2021-07-16T12:28:00Z">
        <w:r w:rsidRPr="007C4EA8" w:rsidDel="00CA397A">
          <w:rPr>
            <w:rFonts w:cstheme="minorHAnsi"/>
            <w:sz w:val="28"/>
            <w:szCs w:val="28"/>
            <w:rPrChange w:id="5394" w:author="Sekar Subramanian" w:date="2021-07-16T13:10:00Z">
              <w:rPr>
                <w:rFonts w:cstheme="minorHAnsi"/>
              </w:rPr>
            </w:rPrChange>
          </w:rPr>
          <w:delText>MMx analysis is highly recommended for business planning purpose. Analytic Edge does not believe in over beautifying the model with the use of dummy variables and will do so only after the sign off from the client and ensuring all other measures in the model meet the statistical and face validity criteria.</w:delText>
        </w:r>
      </w:del>
    </w:p>
    <w:p w14:paraId="38EF31BC" w14:textId="117DB3F9" w:rsidR="00FF58CB" w:rsidRPr="007C4EA8" w:rsidDel="00CA397A" w:rsidRDefault="00FF58CB">
      <w:pPr>
        <w:pStyle w:val="ListParagraph"/>
        <w:numPr>
          <w:ilvl w:val="1"/>
          <w:numId w:val="23"/>
        </w:numPr>
        <w:spacing w:before="120" w:after="120"/>
        <w:contextualSpacing w:val="0"/>
        <w:rPr>
          <w:del w:id="5395" w:author="Sekar Subramanian" w:date="2021-07-16T12:28:00Z"/>
          <w:rFonts w:asciiTheme="minorHAnsi" w:hAnsiTheme="minorHAnsi" w:cstheme="minorHAnsi"/>
          <w:sz w:val="28"/>
          <w:szCs w:val="28"/>
          <w:rPrChange w:id="5396" w:author="Sekar Subramanian" w:date="2021-07-16T13:10:00Z">
            <w:rPr>
              <w:del w:id="5397" w:author="Sekar Subramanian" w:date="2021-07-16T12:28:00Z"/>
              <w:rFonts w:asciiTheme="minorHAnsi" w:hAnsiTheme="minorHAnsi" w:cstheme="minorHAnsi"/>
              <w:sz w:val="22"/>
              <w:szCs w:val="22"/>
            </w:rPr>
          </w:rPrChange>
        </w:rPr>
        <w:pPrChange w:id="5398" w:author="Sekar Subramanian" w:date="2021-07-16T12:36:00Z">
          <w:pPr>
            <w:pStyle w:val="Heading2"/>
            <w:numPr>
              <w:ilvl w:val="1"/>
              <w:numId w:val="25"/>
            </w:numPr>
            <w:ind w:left="1800" w:hanging="360"/>
            <w:jc w:val="left"/>
          </w:pPr>
        </w:pPrChange>
      </w:pPr>
      <w:del w:id="5399" w:author="Sekar Subramanian" w:date="2021-07-16T12:28:00Z">
        <w:r w:rsidRPr="007C4EA8" w:rsidDel="00CA397A">
          <w:rPr>
            <w:rFonts w:cstheme="minorHAnsi"/>
            <w:sz w:val="28"/>
            <w:szCs w:val="28"/>
            <w:rPrChange w:id="5400" w:author="Sekar Subramanian" w:date="2021-07-16T13:10:00Z">
              <w:rPr>
                <w:rFonts w:cstheme="minorHAnsi"/>
                <w:b w:val="0"/>
                <w:bCs w:val="0"/>
              </w:rPr>
            </w:rPrChange>
          </w:rPr>
          <w:delText>Statistical Validity 1, 2: MAPE’s and R2’s</w:delText>
        </w:r>
      </w:del>
    </w:p>
    <w:p w14:paraId="4B53CECB" w14:textId="1E6E23F6" w:rsidR="00FF58CB" w:rsidRPr="007C4EA8" w:rsidDel="00CA397A" w:rsidRDefault="00FF58CB">
      <w:pPr>
        <w:pStyle w:val="ListParagraph"/>
        <w:numPr>
          <w:ilvl w:val="1"/>
          <w:numId w:val="23"/>
        </w:numPr>
        <w:spacing w:before="120" w:after="120"/>
        <w:contextualSpacing w:val="0"/>
        <w:rPr>
          <w:del w:id="5401" w:author="Sekar Subramanian" w:date="2021-07-16T12:28:00Z"/>
          <w:rFonts w:asciiTheme="minorHAnsi" w:hAnsiTheme="minorHAnsi" w:cstheme="minorHAnsi"/>
          <w:b/>
          <w:sz w:val="28"/>
          <w:szCs w:val="28"/>
          <w:rPrChange w:id="5402" w:author="Sekar Subramanian" w:date="2021-07-16T13:10:00Z">
            <w:rPr>
              <w:del w:id="5403" w:author="Sekar Subramanian" w:date="2021-07-16T12:28:00Z"/>
              <w:rFonts w:asciiTheme="minorHAnsi" w:hAnsiTheme="minorHAnsi" w:cstheme="minorHAnsi"/>
              <w:b/>
              <w:sz w:val="22"/>
              <w:szCs w:val="22"/>
            </w:rPr>
          </w:rPrChange>
        </w:rPr>
        <w:pPrChange w:id="5404" w:author="Sekar Subramanian" w:date="2021-07-16T12:36:00Z">
          <w:pPr>
            <w:pStyle w:val="ListParagraph"/>
            <w:ind w:left="504"/>
          </w:pPr>
        </w:pPrChange>
      </w:pPr>
    </w:p>
    <w:p w14:paraId="69310D46" w14:textId="21CA7912" w:rsidR="00FF58CB" w:rsidRPr="007C4EA8" w:rsidDel="00CA397A" w:rsidRDefault="00FF58CB">
      <w:pPr>
        <w:pStyle w:val="ListParagraph"/>
        <w:numPr>
          <w:ilvl w:val="1"/>
          <w:numId w:val="23"/>
        </w:numPr>
        <w:spacing w:before="120" w:after="120"/>
        <w:contextualSpacing w:val="0"/>
        <w:rPr>
          <w:del w:id="5405" w:author="Sekar Subramanian" w:date="2021-07-16T12:28:00Z"/>
          <w:rFonts w:asciiTheme="minorHAnsi" w:hAnsiTheme="minorHAnsi" w:cstheme="minorHAnsi"/>
          <w:sz w:val="28"/>
          <w:szCs w:val="28"/>
          <w:rPrChange w:id="5406" w:author="Sekar Subramanian" w:date="2021-07-16T13:10:00Z">
            <w:rPr>
              <w:del w:id="5407" w:author="Sekar Subramanian" w:date="2021-07-16T12:28:00Z"/>
              <w:rFonts w:asciiTheme="minorHAnsi" w:hAnsiTheme="minorHAnsi" w:cstheme="minorHAnsi"/>
              <w:sz w:val="22"/>
              <w:szCs w:val="22"/>
            </w:rPr>
          </w:rPrChange>
        </w:rPr>
        <w:pPrChange w:id="5408" w:author="Sekar Subramanian" w:date="2021-07-16T12:36:00Z">
          <w:pPr>
            <w:pStyle w:val="Default"/>
            <w:ind w:left="720"/>
          </w:pPr>
        </w:pPrChange>
      </w:pPr>
      <w:del w:id="5409" w:author="Sekar Subramanian" w:date="2021-07-16T12:28:00Z">
        <w:r w:rsidRPr="007C4EA8" w:rsidDel="00CA397A">
          <w:rPr>
            <w:rFonts w:cstheme="minorHAnsi"/>
            <w:sz w:val="28"/>
            <w:szCs w:val="28"/>
            <w:rPrChange w:id="5410" w:author="Sekar Subramanian" w:date="2021-07-16T13:10:00Z">
              <w:rPr>
                <w:rFonts w:cstheme="minorHAnsi"/>
              </w:rPr>
            </w:rPrChange>
          </w:rPr>
          <w:delText>Higher MAPEs are expected for more volatile series, lower volume brands, and for less than ideal data situations. As with MAPES, it is not realistic to make a hard rule about minimum required R2s.  One might expect higher R2 for more volatile series and for high volume series; lower R2s are expected for low volume brands, and for less than ideal data situations.   MAPE and R2 will be computed on unit cases (not logged) and the goals are:</w:delText>
        </w:r>
      </w:del>
    </w:p>
    <w:p w14:paraId="19D713DE" w14:textId="64F002BE" w:rsidR="00FF58CB" w:rsidRPr="007C4EA8" w:rsidDel="00E40B5D" w:rsidRDefault="00FF58CB">
      <w:pPr>
        <w:pStyle w:val="ListParagraph"/>
        <w:numPr>
          <w:ilvl w:val="1"/>
          <w:numId w:val="23"/>
        </w:numPr>
        <w:spacing w:before="120" w:after="120"/>
        <w:contextualSpacing w:val="0"/>
        <w:rPr>
          <w:del w:id="5411" w:author="Sekar Subramanian" w:date="2021-07-16T12:27:00Z"/>
          <w:rFonts w:asciiTheme="minorHAnsi" w:hAnsiTheme="minorHAnsi" w:cstheme="minorHAnsi"/>
          <w:sz w:val="28"/>
          <w:szCs w:val="28"/>
          <w:rPrChange w:id="5412" w:author="Sekar Subramanian" w:date="2021-07-16T13:10:00Z">
            <w:rPr>
              <w:del w:id="5413" w:author="Sekar Subramanian" w:date="2021-07-16T12:27:00Z"/>
              <w:rFonts w:asciiTheme="minorHAnsi" w:hAnsiTheme="minorHAnsi" w:cstheme="minorHAnsi"/>
              <w:sz w:val="22"/>
              <w:szCs w:val="22"/>
            </w:rPr>
          </w:rPrChange>
        </w:rPr>
        <w:pPrChange w:id="5414" w:author="Sekar Subramanian" w:date="2021-07-16T12:36:00Z">
          <w:pPr>
            <w:pStyle w:val="Default"/>
            <w:ind w:left="720"/>
          </w:pPr>
        </w:pPrChange>
      </w:pPr>
    </w:p>
    <w:p w14:paraId="6B21F287" w14:textId="6F935B50" w:rsidR="00FF58CB" w:rsidRPr="007C4EA8" w:rsidDel="00CA397A" w:rsidRDefault="00FF58CB">
      <w:pPr>
        <w:pStyle w:val="ListParagraph"/>
        <w:numPr>
          <w:ilvl w:val="1"/>
          <w:numId w:val="23"/>
        </w:numPr>
        <w:spacing w:before="120" w:after="120"/>
        <w:contextualSpacing w:val="0"/>
        <w:rPr>
          <w:del w:id="5415" w:author="Sekar Subramanian" w:date="2021-07-16T12:28:00Z"/>
          <w:rFonts w:asciiTheme="minorHAnsi" w:hAnsiTheme="minorHAnsi" w:cstheme="minorHAnsi"/>
          <w:sz w:val="28"/>
          <w:szCs w:val="28"/>
          <w:rPrChange w:id="5416" w:author="Sekar Subramanian" w:date="2021-07-16T13:10:00Z">
            <w:rPr>
              <w:del w:id="5417" w:author="Sekar Subramanian" w:date="2021-07-16T12:28:00Z"/>
              <w:rFonts w:asciiTheme="minorHAnsi" w:hAnsiTheme="minorHAnsi" w:cstheme="minorHAnsi"/>
              <w:sz w:val="22"/>
              <w:szCs w:val="22"/>
            </w:rPr>
          </w:rPrChange>
        </w:rPr>
        <w:pPrChange w:id="5418" w:author="Sekar Subramanian" w:date="2021-07-16T12:36:00Z">
          <w:pPr>
            <w:pStyle w:val="Default"/>
          </w:pPr>
        </w:pPrChange>
      </w:pPr>
    </w:p>
    <w:p w14:paraId="10621ECE" w14:textId="0322F99D" w:rsidR="00FF58CB" w:rsidRPr="007C4EA8" w:rsidDel="00CA397A" w:rsidRDefault="00FF58CB">
      <w:pPr>
        <w:pStyle w:val="ListParagraph"/>
        <w:numPr>
          <w:ilvl w:val="1"/>
          <w:numId w:val="23"/>
        </w:numPr>
        <w:spacing w:before="120" w:after="120"/>
        <w:contextualSpacing w:val="0"/>
        <w:rPr>
          <w:del w:id="5419" w:author="Sekar Subramanian" w:date="2021-07-16T12:28:00Z"/>
          <w:rFonts w:asciiTheme="minorHAnsi" w:hAnsiTheme="minorHAnsi" w:cstheme="minorHAnsi"/>
          <w:sz w:val="28"/>
          <w:szCs w:val="28"/>
          <w:rPrChange w:id="5420" w:author="Sekar Subramanian" w:date="2021-07-16T13:10:00Z">
            <w:rPr>
              <w:del w:id="5421" w:author="Sekar Subramanian" w:date="2021-07-16T12:28:00Z"/>
              <w:rFonts w:asciiTheme="minorHAnsi" w:hAnsiTheme="minorHAnsi" w:cstheme="minorHAnsi"/>
              <w:sz w:val="22"/>
              <w:szCs w:val="22"/>
            </w:rPr>
          </w:rPrChange>
        </w:rPr>
        <w:pPrChange w:id="5422" w:author="Sekar Subramanian" w:date="2021-07-16T12:36:00Z">
          <w:pPr>
            <w:pStyle w:val="Default"/>
          </w:pPr>
        </w:pPrChange>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233"/>
        <w:gridCol w:w="1276"/>
        <w:gridCol w:w="1129"/>
        <w:gridCol w:w="1280"/>
        <w:gridCol w:w="1560"/>
      </w:tblGrid>
      <w:tr w:rsidR="00FF58CB" w:rsidRPr="007C4EA8" w:rsidDel="00CA397A" w14:paraId="75CF3536" w14:textId="32B64E86" w:rsidTr="00E06599">
        <w:trPr>
          <w:trHeight w:val="562"/>
          <w:del w:id="5423" w:author="Sekar Subramanian" w:date="2021-07-16T12:28:00Z"/>
        </w:trPr>
        <w:tc>
          <w:tcPr>
            <w:tcW w:w="2035" w:type="dxa"/>
            <w:shd w:val="clear" w:color="000000" w:fill="D9D9D9"/>
            <w:vAlign w:val="bottom"/>
            <w:hideMark/>
          </w:tcPr>
          <w:p w14:paraId="1F447EC2" w14:textId="64AC233B" w:rsidR="00FF58CB" w:rsidRPr="007C4EA8" w:rsidDel="00CA397A" w:rsidRDefault="00FF58CB">
            <w:pPr>
              <w:pStyle w:val="ListParagraph"/>
              <w:numPr>
                <w:ilvl w:val="1"/>
                <w:numId w:val="23"/>
              </w:numPr>
              <w:spacing w:before="120" w:after="120"/>
              <w:contextualSpacing w:val="0"/>
              <w:rPr>
                <w:del w:id="5424" w:author="Sekar Subramanian" w:date="2021-07-16T12:28:00Z"/>
                <w:rFonts w:cstheme="minorHAnsi"/>
                <w:sz w:val="28"/>
                <w:szCs w:val="28"/>
                <w:rPrChange w:id="5425" w:author="Sekar Subramanian" w:date="2021-07-16T13:10:00Z">
                  <w:rPr>
                    <w:del w:id="5426" w:author="Sekar Subramanian" w:date="2021-07-16T12:28:00Z"/>
                    <w:rFonts w:cstheme="minorHAnsi"/>
                  </w:rPr>
                </w:rPrChange>
              </w:rPr>
              <w:pPrChange w:id="5427" w:author="Sekar Subramanian" w:date="2021-07-16T12:36:00Z">
                <w:pPr/>
              </w:pPrChange>
            </w:pPr>
            <w:del w:id="5428" w:author="Sekar Subramanian" w:date="2021-07-16T12:28:00Z">
              <w:r w:rsidRPr="007C4EA8" w:rsidDel="00CA397A">
                <w:rPr>
                  <w:rFonts w:cstheme="minorHAnsi"/>
                  <w:sz w:val="28"/>
                  <w:szCs w:val="28"/>
                  <w:rPrChange w:id="5429" w:author="Sekar Subramanian" w:date="2021-07-16T13:10:00Z">
                    <w:rPr>
                      <w:rFonts w:cstheme="minorHAnsi"/>
                    </w:rPr>
                  </w:rPrChange>
                </w:rPr>
                <w:delText>Brand Size</w:delText>
              </w:r>
            </w:del>
          </w:p>
        </w:tc>
        <w:tc>
          <w:tcPr>
            <w:tcW w:w="2233" w:type="dxa"/>
            <w:shd w:val="clear" w:color="000000" w:fill="D9D9D9"/>
            <w:vAlign w:val="bottom"/>
            <w:hideMark/>
          </w:tcPr>
          <w:p w14:paraId="21BF9B9D" w14:textId="6BFD2BE8" w:rsidR="00FF58CB" w:rsidRPr="007C4EA8" w:rsidDel="00CA397A" w:rsidRDefault="00FF58CB">
            <w:pPr>
              <w:pStyle w:val="ListParagraph"/>
              <w:numPr>
                <w:ilvl w:val="1"/>
                <w:numId w:val="23"/>
              </w:numPr>
              <w:spacing w:before="120" w:after="120"/>
              <w:contextualSpacing w:val="0"/>
              <w:rPr>
                <w:del w:id="5430" w:author="Sekar Subramanian" w:date="2021-07-16T12:28:00Z"/>
                <w:rFonts w:cstheme="minorHAnsi"/>
                <w:sz w:val="28"/>
                <w:szCs w:val="28"/>
                <w:rPrChange w:id="5431" w:author="Sekar Subramanian" w:date="2021-07-16T13:10:00Z">
                  <w:rPr>
                    <w:del w:id="5432" w:author="Sekar Subramanian" w:date="2021-07-16T12:28:00Z"/>
                    <w:rFonts w:cstheme="minorHAnsi"/>
                  </w:rPr>
                </w:rPrChange>
              </w:rPr>
              <w:pPrChange w:id="5433" w:author="Sekar Subramanian" w:date="2021-07-16T12:36:00Z">
                <w:pPr>
                  <w:jc w:val="center"/>
                </w:pPr>
              </w:pPrChange>
            </w:pPr>
            <w:del w:id="5434" w:author="Sekar Subramanian" w:date="2021-07-16T12:28:00Z">
              <w:r w:rsidRPr="007C4EA8" w:rsidDel="00CA397A">
                <w:rPr>
                  <w:rFonts w:cstheme="minorHAnsi"/>
                  <w:sz w:val="28"/>
                  <w:szCs w:val="28"/>
                  <w:rPrChange w:id="5435" w:author="Sekar Subramanian" w:date="2021-07-16T13:10:00Z">
                    <w:rPr>
                      <w:rFonts w:cstheme="minorHAnsi"/>
                    </w:rPr>
                  </w:rPrChange>
                </w:rPr>
                <w:delText>Granularity of Periods</w:delText>
              </w:r>
            </w:del>
          </w:p>
        </w:tc>
        <w:tc>
          <w:tcPr>
            <w:tcW w:w="1276" w:type="dxa"/>
            <w:shd w:val="clear" w:color="000000" w:fill="D9D9D9"/>
            <w:vAlign w:val="bottom"/>
            <w:hideMark/>
          </w:tcPr>
          <w:p w14:paraId="4EC1A648" w14:textId="54F898C4" w:rsidR="00FF58CB" w:rsidRPr="007C4EA8" w:rsidDel="00CA397A" w:rsidRDefault="00FF58CB">
            <w:pPr>
              <w:pStyle w:val="ListParagraph"/>
              <w:numPr>
                <w:ilvl w:val="1"/>
                <w:numId w:val="23"/>
              </w:numPr>
              <w:spacing w:before="120" w:after="120"/>
              <w:contextualSpacing w:val="0"/>
              <w:rPr>
                <w:del w:id="5436" w:author="Sekar Subramanian" w:date="2021-07-16T12:28:00Z"/>
                <w:rFonts w:cstheme="minorHAnsi"/>
                <w:sz w:val="28"/>
                <w:szCs w:val="28"/>
                <w:rPrChange w:id="5437" w:author="Sekar Subramanian" w:date="2021-07-16T13:10:00Z">
                  <w:rPr>
                    <w:del w:id="5438" w:author="Sekar Subramanian" w:date="2021-07-16T12:28:00Z"/>
                    <w:rFonts w:cstheme="minorHAnsi"/>
                  </w:rPr>
                </w:rPrChange>
              </w:rPr>
              <w:pPrChange w:id="5439" w:author="Sekar Subramanian" w:date="2021-07-16T12:36:00Z">
                <w:pPr>
                  <w:jc w:val="center"/>
                </w:pPr>
              </w:pPrChange>
            </w:pPr>
            <w:del w:id="5440" w:author="Sekar Subramanian" w:date="2021-07-16T12:28:00Z">
              <w:r w:rsidRPr="007C4EA8" w:rsidDel="00CA397A">
                <w:rPr>
                  <w:rFonts w:cstheme="minorHAnsi"/>
                  <w:sz w:val="28"/>
                  <w:szCs w:val="28"/>
                  <w:rPrChange w:id="5441" w:author="Sekar Subramanian" w:date="2021-07-16T13:10:00Z">
                    <w:rPr>
                      <w:rFonts w:cstheme="minorHAnsi"/>
                    </w:rPr>
                  </w:rPrChange>
                </w:rPr>
                <w:delText>Yearly MAPE</w:delText>
              </w:r>
            </w:del>
          </w:p>
        </w:tc>
        <w:tc>
          <w:tcPr>
            <w:tcW w:w="1129" w:type="dxa"/>
            <w:shd w:val="clear" w:color="000000" w:fill="D9D9D9"/>
            <w:vAlign w:val="bottom"/>
            <w:hideMark/>
          </w:tcPr>
          <w:p w14:paraId="76150699" w14:textId="66259A73" w:rsidR="00FF58CB" w:rsidRPr="007C4EA8" w:rsidDel="00CA397A" w:rsidRDefault="00FF58CB">
            <w:pPr>
              <w:pStyle w:val="ListParagraph"/>
              <w:numPr>
                <w:ilvl w:val="1"/>
                <w:numId w:val="23"/>
              </w:numPr>
              <w:spacing w:before="120" w:after="120"/>
              <w:contextualSpacing w:val="0"/>
              <w:rPr>
                <w:del w:id="5442" w:author="Sekar Subramanian" w:date="2021-07-16T12:28:00Z"/>
                <w:rFonts w:cstheme="minorHAnsi"/>
                <w:sz w:val="28"/>
                <w:szCs w:val="28"/>
                <w:rPrChange w:id="5443" w:author="Sekar Subramanian" w:date="2021-07-16T13:10:00Z">
                  <w:rPr>
                    <w:del w:id="5444" w:author="Sekar Subramanian" w:date="2021-07-16T12:28:00Z"/>
                    <w:rFonts w:cstheme="minorHAnsi"/>
                  </w:rPr>
                </w:rPrChange>
              </w:rPr>
              <w:pPrChange w:id="5445" w:author="Sekar Subramanian" w:date="2021-07-16T12:36:00Z">
                <w:pPr>
                  <w:jc w:val="center"/>
                </w:pPr>
              </w:pPrChange>
            </w:pPr>
            <w:del w:id="5446" w:author="Sekar Subramanian" w:date="2021-07-16T12:28:00Z">
              <w:r w:rsidRPr="007C4EA8" w:rsidDel="00CA397A">
                <w:rPr>
                  <w:rFonts w:cstheme="minorHAnsi"/>
                  <w:sz w:val="28"/>
                  <w:szCs w:val="28"/>
                  <w:rPrChange w:id="5447" w:author="Sekar Subramanian" w:date="2021-07-16T13:10:00Z">
                    <w:rPr>
                      <w:rFonts w:cstheme="minorHAnsi"/>
                    </w:rPr>
                  </w:rPrChange>
                </w:rPr>
                <w:delText>Quarterly MAPE</w:delText>
              </w:r>
            </w:del>
          </w:p>
        </w:tc>
        <w:tc>
          <w:tcPr>
            <w:tcW w:w="1280" w:type="dxa"/>
            <w:shd w:val="clear" w:color="000000" w:fill="D9D9D9"/>
            <w:vAlign w:val="bottom"/>
            <w:hideMark/>
          </w:tcPr>
          <w:p w14:paraId="1FAB11BF" w14:textId="4B4AC8D5" w:rsidR="00FF58CB" w:rsidRPr="007C4EA8" w:rsidDel="00CA397A" w:rsidRDefault="00FF58CB">
            <w:pPr>
              <w:pStyle w:val="ListParagraph"/>
              <w:numPr>
                <w:ilvl w:val="1"/>
                <w:numId w:val="23"/>
              </w:numPr>
              <w:spacing w:before="120" w:after="120"/>
              <w:contextualSpacing w:val="0"/>
              <w:rPr>
                <w:del w:id="5448" w:author="Sekar Subramanian" w:date="2021-07-16T12:28:00Z"/>
                <w:rFonts w:cstheme="minorHAnsi"/>
                <w:sz w:val="28"/>
                <w:szCs w:val="28"/>
                <w:rPrChange w:id="5449" w:author="Sekar Subramanian" w:date="2021-07-16T13:10:00Z">
                  <w:rPr>
                    <w:del w:id="5450" w:author="Sekar Subramanian" w:date="2021-07-16T12:28:00Z"/>
                    <w:rFonts w:cstheme="minorHAnsi"/>
                  </w:rPr>
                </w:rPrChange>
              </w:rPr>
              <w:pPrChange w:id="5451" w:author="Sekar Subramanian" w:date="2021-07-16T12:36:00Z">
                <w:pPr>
                  <w:jc w:val="center"/>
                </w:pPr>
              </w:pPrChange>
            </w:pPr>
            <w:del w:id="5452" w:author="Sekar Subramanian" w:date="2021-07-16T12:28:00Z">
              <w:r w:rsidRPr="007C4EA8" w:rsidDel="00CA397A">
                <w:rPr>
                  <w:rFonts w:cstheme="minorHAnsi"/>
                  <w:sz w:val="28"/>
                  <w:szCs w:val="28"/>
                  <w:rPrChange w:id="5453" w:author="Sekar Subramanian" w:date="2021-07-16T13:10:00Z">
                    <w:rPr>
                      <w:rFonts w:cstheme="minorHAnsi"/>
                    </w:rPr>
                  </w:rPrChange>
                </w:rPr>
                <w:delText>Monthly MAPE</w:delText>
              </w:r>
            </w:del>
          </w:p>
        </w:tc>
        <w:tc>
          <w:tcPr>
            <w:tcW w:w="1560" w:type="dxa"/>
            <w:shd w:val="clear" w:color="000000" w:fill="D9D9D9"/>
            <w:vAlign w:val="bottom"/>
            <w:hideMark/>
          </w:tcPr>
          <w:p w14:paraId="00D4911A" w14:textId="2D2655CC" w:rsidR="00FF58CB" w:rsidRPr="007C4EA8" w:rsidDel="00CA397A" w:rsidRDefault="00FF58CB">
            <w:pPr>
              <w:pStyle w:val="ListParagraph"/>
              <w:numPr>
                <w:ilvl w:val="1"/>
                <w:numId w:val="23"/>
              </w:numPr>
              <w:spacing w:before="120" w:after="120"/>
              <w:contextualSpacing w:val="0"/>
              <w:rPr>
                <w:del w:id="5454" w:author="Sekar Subramanian" w:date="2021-07-16T12:28:00Z"/>
                <w:rFonts w:cstheme="minorHAnsi"/>
                <w:sz w:val="28"/>
                <w:szCs w:val="28"/>
                <w:rPrChange w:id="5455" w:author="Sekar Subramanian" w:date="2021-07-16T13:10:00Z">
                  <w:rPr>
                    <w:del w:id="5456" w:author="Sekar Subramanian" w:date="2021-07-16T12:28:00Z"/>
                    <w:rFonts w:cstheme="minorHAnsi"/>
                  </w:rPr>
                </w:rPrChange>
              </w:rPr>
              <w:pPrChange w:id="5457" w:author="Sekar Subramanian" w:date="2021-07-16T12:36:00Z">
                <w:pPr>
                  <w:jc w:val="center"/>
                </w:pPr>
              </w:pPrChange>
            </w:pPr>
            <w:del w:id="5458" w:author="Sekar Subramanian" w:date="2021-07-16T12:28:00Z">
              <w:r w:rsidRPr="007C4EA8" w:rsidDel="00CA397A">
                <w:rPr>
                  <w:rFonts w:cstheme="minorHAnsi"/>
                  <w:sz w:val="28"/>
                  <w:szCs w:val="28"/>
                  <w:rPrChange w:id="5459" w:author="Sekar Subramanian" w:date="2021-07-16T13:10:00Z">
                    <w:rPr>
                      <w:rFonts w:cstheme="minorHAnsi"/>
                    </w:rPr>
                  </w:rPrChange>
                </w:rPr>
                <w:delText>R2</w:delText>
              </w:r>
            </w:del>
          </w:p>
        </w:tc>
      </w:tr>
      <w:tr w:rsidR="00FF58CB" w:rsidRPr="007C4EA8" w:rsidDel="00CA397A" w14:paraId="2FC79E6A" w14:textId="40454180" w:rsidTr="00E06599">
        <w:trPr>
          <w:trHeight w:val="280"/>
          <w:del w:id="5460" w:author="Sekar Subramanian" w:date="2021-07-16T12:28:00Z"/>
        </w:trPr>
        <w:tc>
          <w:tcPr>
            <w:tcW w:w="2035" w:type="dxa"/>
            <w:shd w:val="clear" w:color="auto" w:fill="auto"/>
            <w:noWrap/>
            <w:vAlign w:val="bottom"/>
            <w:hideMark/>
          </w:tcPr>
          <w:p w14:paraId="29393D40" w14:textId="5566289A" w:rsidR="00FF58CB" w:rsidRPr="007C4EA8" w:rsidDel="00CA397A" w:rsidRDefault="00FF58CB">
            <w:pPr>
              <w:pStyle w:val="ListParagraph"/>
              <w:numPr>
                <w:ilvl w:val="1"/>
                <w:numId w:val="23"/>
              </w:numPr>
              <w:spacing w:before="120" w:after="120"/>
              <w:contextualSpacing w:val="0"/>
              <w:rPr>
                <w:del w:id="5461" w:author="Sekar Subramanian" w:date="2021-07-16T12:28:00Z"/>
                <w:rFonts w:cstheme="minorHAnsi"/>
                <w:sz w:val="28"/>
                <w:szCs w:val="28"/>
                <w:rPrChange w:id="5462" w:author="Sekar Subramanian" w:date="2021-07-16T13:10:00Z">
                  <w:rPr>
                    <w:del w:id="5463" w:author="Sekar Subramanian" w:date="2021-07-16T12:28:00Z"/>
                    <w:rFonts w:cstheme="minorHAnsi"/>
                  </w:rPr>
                </w:rPrChange>
              </w:rPr>
              <w:pPrChange w:id="5464" w:author="Sekar Subramanian" w:date="2021-07-16T12:36:00Z">
                <w:pPr/>
              </w:pPrChange>
            </w:pPr>
            <w:del w:id="5465" w:author="Sekar Subramanian" w:date="2021-07-16T12:28:00Z">
              <w:r w:rsidRPr="007C4EA8" w:rsidDel="00CA397A">
                <w:rPr>
                  <w:rFonts w:cstheme="minorHAnsi"/>
                  <w:sz w:val="28"/>
                  <w:szCs w:val="28"/>
                  <w:rPrChange w:id="5466" w:author="Sekar Subramanian" w:date="2021-07-16T13:10:00Z">
                    <w:rPr>
                      <w:rFonts w:cstheme="minorHAnsi"/>
                    </w:rPr>
                  </w:rPrChange>
                </w:rPr>
                <w:delText>Large, &gt;= 20 mil Unit Cases</w:delText>
              </w:r>
            </w:del>
          </w:p>
        </w:tc>
        <w:tc>
          <w:tcPr>
            <w:tcW w:w="2233" w:type="dxa"/>
            <w:shd w:val="clear" w:color="auto" w:fill="auto"/>
            <w:noWrap/>
            <w:vAlign w:val="bottom"/>
            <w:hideMark/>
          </w:tcPr>
          <w:p w14:paraId="13EF7D2B" w14:textId="213402E1" w:rsidR="00FF58CB" w:rsidRPr="007C4EA8" w:rsidDel="00CA397A" w:rsidRDefault="00FF58CB">
            <w:pPr>
              <w:pStyle w:val="ListParagraph"/>
              <w:numPr>
                <w:ilvl w:val="1"/>
                <w:numId w:val="23"/>
              </w:numPr>
              <w:spacing w:before="120" w:after="120"/>
              <w:contextualSpacing w:val="0"/>
              <w:rPr>
                <w:del w:id="5467" w:author="Sekar Subramanian" w:date="2021-07-16T12:28:00Z"/>
                <w:rFonts w:cstheme="minorHAnsi"/>
                <w:sz w:val="28"/>
                <w:szCs w:val="28"/>
                <w:rPrChange w:id="5468" w:author="Sekar Subramanian" w:date="2021-07-16T13:10:00Z">
                  <w:rPr>
                    <w:del w:id="5469" w:author="Sekar Subramanian" w:date="2021-07-16T12:28:00Z"/>
                    <w:rFonts w:cstheme="minorHAnsi"/>
                  </w:rPr>
                </w:rPrChange>
              </w:rPr>
              <w:pPrChange w:id="5470" w:author="Sekar Subramanian" w:date="2021-07-16T12:36:00Z">
                <w:pPr>
                  <w:jc w:val="center"/>
                </w:pPr>
              </w:pPrChange>
            </w:pPr>
            <w:del w:id="5471" w:author="Sekar Subramanian" w:date="2021-07-16T12:28:00Z">
              <w:r w:rsidRPr="007C4EA8" w:rsidDel="00CA397A">
                <w:rPr>
                  <w:rFonts w:cstheme="minorHAnsi"/>
                  <w:sz w:val="28"/>
                  <w:szCs w:val="28"/>
                  <w:rPrChange w:id="5472" w:author="Sekar Subramanian" w:date="2021-07-16T13:10:00Z">
                    <w:rPr>
                      <w:rFonts w:cstheme="minorHAnsi"/>
                    </w:rPr>
                  </w:rPrChange>
                </w:rPr>
                <w:delText>Weekly</w:delText>
              </w:r>
            </w:del>
          </w:p>
        </w:tc>
        <w:tc>
          <w:tcPr>
            <w:tcW w:w="1276" w:type="dxa"/>
            <w:shd w:val="clear" w:color="auto" w:fill="auto"/>
            <w:noWrap/>
            <w:vAlign w:val="bottom"/>
            <w:hideMark/>
          </w:tcPr>
          <w:p w14:paraId="65A1A7F2" w14:textId="54B8F9ED" w:rsidR="00FF58CB" w:rsidRPr="007C4EA8" w:rsidDel="00CA397A" w:rsidRDefault="00FF58CB">
            <w:pPr>
              <w:pStyle w:val="ListParagraph"/>
              <w:numPr>
                <w:ilvl w:val="1"/>
                <w:numId w:val="23"/>
              </w:numPr>
              <w:spacing w:before="120" w:after="120"/>
              <w:contextualSpacing w:val="0"/>
              <w:rPr>
                <w:del w:id="5473" w:author="Sekar Subramanian" w:date="2021-07-16T12:28:00Z"/>
                <w:rFonts w:cstheme="minorHAnsi"/>
                <w:sz w:val="28"/>
                <w:szCs w:val="28"/>
                <w:rPrChange w:id="5474" w:author="Sekar Subramanian" w:date="2021-07-16T13:10:00Z">
                  <w:rPr>
                    <w:del w:id="5475" w:author="Sekar Subramanian" w:date="2021-07-16T12:28:00Z"/>
                    <w:rFonts w:cstheme="minorHAnsi"/>
                  </w:rPr>
                </w:rPrChange>
              </w:rPr>
              <w:pPrChange w:id="5476" w:author="Sekar Subramanian" w:date="2021-07-16T12:36:00Z">
                <w:pPr>
                  <w:jc w:val="center"/>
                </w:pPr>
              </w:pPrChange>
            </w:pPr>
            <w:del w:id="5477" w:author="Sekar Subramanian" w:date="2021-07-16T12:28:00Z">
              <w:r w:rsidRPr="007C4EA8" w:rsidDel="00CA397A">
                <w:rPr>
                  <w:rFonts w:cstheme="minorHAnsi"/>
                  <w:sz w:val="28"/>
                  <w:szCs w:val="28"/>
                  <w:rPrChange w:id="5478" w:author="Sekar Subramanian" w:date="2021-07-16T13:10:00Z">
                    <w:rPr>
                      <w:rFonts w:cstheme="minorHAnsi"/>
                    </w:rPr>
                  </w:rPrChange>
                </w:rPr>
                <w:delText>1.5%</w:delText>
              </w:r>
            </w:del>
          </w:p>
        </w:tc>
        <w:tc>
          <w:tcPr>
            <w:tcW w:w="1129" w:type="dxa"/>
            <w:shd w:val="clear" w:color="auto" w:fill="auto"/>
            <w:noWrap/>
            <w:vAlign w:val="bottom"/>
            <w:hideMark/>
          </w:tcPr>
          <w:p w14:paraId="05B4DA24" w14:textId="07F13839" w:rsidR="00FF58CB" w:rsidRPr="007C4EA8" w:rsidDel="00CA397A" w:rsidRDefault="00FF58CB">
            <w:pPr>
              <w:pStyle w:val="ListParagraph"/>
              <w:numPr>
                <w:ilvl w:val="1"/>
                <w:numId w:val="23"/>
              </w:numPr>
              <w:spacing w:before="120" w:after="120"/>
              <w:contextualSpacing w:val="0"/>
              <w:rPr>
                <w:del w:id="5479" w:author="Sekar Subramanian" w:date="2021-07-16T12:28:00Z"/>
                <w:rFonts w:cstheme="minorHAnsi"/>
                <w:sz w:val="28"/>
                <w:szCs w:val="28"/>
                <w:rPrChange w:id="5480" w:author="Sekar Subramanian" w:date="2021-07-16T13:10:00Z">
                  <w:rPr>
                    <w:del w:id="5481" w:author="Sekar Subramanian" w:date="2021-07-16T12:28:00Z"/>
                    <w:rFonts w:cstheme="minorHAnsi"/>
                  </w:rPr>
                </w:rPrChange>
              </w:rPr>
              <w:pPrChange w:id="5482" w:author="Sekar Subramanian" w:date="2021-07-16T12:36:00Z">
                <w:pPr>
                  <w:jc w:val="center"/>
                </w:pPr>
              </w:pPrChange>
            </w:pPr>
            <w:del w:id="5483" w:author="Sekar Subramanian" w:date="2021-07-16T12:28:00Z">
              <w:r w:rsidRPr="007C4EA8" w:rsidDel="00CA397A">
                <w:rPr>
                  <w:rFonts w:cstheme="minorHAnsi"/>
                  <w:sz w:val="28"/>
                  <w:szCs w:val="28"/>
                  <w:rPrChange w:id="5484" w:author="Sekar Subramanian" w:date="2021-07-16T13:10:00Z">
                    <w:rPr>
                      <w:rFonts w:cstheme="minorHAnsi"/>
                    </w:rPr>
                  </w:rPrChange>
                </w:rPr>
                <w:delText>3%</w:delText>
              </w:r>
            </w:del>
          </w:p>
        </w:tc>
        <w:tc>
          <w:tcPr>
            <w:tcW w:w="1280" w:type="dxa"/>
            <w:shd w:val="clear" w:color="auto" w:fill="auto"/>
            <w:noWrap/>
            <w:vAlign w:val="bottom"/>
            <w:hideMark/>
          </w:tcPr>
          <w:p w14:paraId="062147C9" w14:textId="32ED640F" w:rsidR="00FF58CB" w:rsidRPr="007C4EA8" w:rsidDel="00CA397A" w:rsidRDefault="00FF58CB">
            <w:pPr>
              <w:pStyle w:val="ListParagraph"/>
              <w:numPr>
                <w:ilvl w:val="1"/>
                <w:numId w:val="23"/>
              </w:numPr>
              <w:spacing w:before="120" w:after="120"/>
              <w:contextualSpacing w:val="0"/>
              <w:rPr>
                <w:del w:id="5485" w:author="Sekar Subramanian" w:date="2021-07-16T12:28:00Z"/>
                <w:rFonts w:cstheme="minorHAnsi"/>
                <w:sz w:val="28"/>
                <w:szCs w:val="28"/>
                <w:rPrChange w:id="5486" w:author="Sekar Subramanian" w:date="2021-07-16T13:10:00Z">
                  <w:rPr>
                    <w:del w:id="5487" w:author="Sekar Subramanian" w:date="2021-07-16T12:28:00Z"/>
                    <w:rFonts w:cstheme="minorHAnsi"/>
                  </w:rPr>
                </w:rPrChange>
              </w:rPr>
              <w:pPrChange w:id="5488" w:author="Sekar Subramanian" w:date="2021-07-16T12:36:00Z">
                <w:pPr>
                  <w:jc w:val="center"/>
                </w:pPr>
              </w:pPrChange>
            </w:pPr>
            <w:del w:id="5489" w:author="Sekar Subramanian" w:date="2021-07-16T12:28:00Z">
              <w:r w:rsidRPr="007C4EA8" w:rsidDel="00CA397A">
                <w:rPr>
                  <w:rFonts w:cstheme="minorHAnsi"/>
                  <w:sz w:val="28"/>
                  <w:szCs w:val="28"/>
                  <w:rPrChange w:id="5490" w:author="Sekar Subramanian" w:date="2021-07-16T13:10:00Z">
                    <w:rPr>
                      <w:rFonts w:cstheme="minorHAnsi"/>
                    </w:rPr>
                  </w:rPrChange>
                </w:rPr>
                <w:delText>6%</w:delText>
              </w:r>
            </w:del>
          </w:p>
        </w:tc>
        <w:tc>
          <w:tcPr>
            <w:tcW w:w="1560" w:type="dxa"/>
            <w:shd w:val="clear" w:color="auto" w:fill="auto"/>
            <w:noWrap/>
            <w:vAlign w:val="bottom"/>
            <w:hideMark/>
          </w:tcPr>
          <w:p w14:paraId="45CBA00B" w14:textId="06E953EC" w:rsidR="00FF58CB" w:rsidRPr="007C4EA8" w:rsidDel="00CA397A" w:rsidRDefault="00FF58CB">
            <w:pPr>
              <w:pStyle w:val="ListParagraph"/>
              <w:numPr>
                <w:ilvl w:val="1"/>
                <w:numId w:val="23"/>
              </w:numPr>
              <w:spacing w:before="120" w:after="120"/>
              <w:contextualSpacing w:val="0"/>
              <w:rPr>
                <w:del w:id="5491" w:author="Sekar Subramanian" w:date="2021-07-16T12:28:00Z"/>
                <w:rFonts w:cstheme="minorHAnsi"/>
                <w:sz w:val="28"/>
                <w:szCs w:val="28"/>
                <w:rPrChange w:id="5492" w:author="Sekar Subramanian" w:date="2021-07-16T13:10:00Z">
                  <w:rPr>
                    <w:del w:id="5493" w:author="Sekar Subramanian" w:date="2021-07-16T12:28:00Z"/>
                    <w:rFonts w:cstheme="minorHAnsi"/>
                  </w:rPr>
                </w:rPrChange>
              </w:rPr>
              <w:pPrChange w:id="5494" w:author="Sekar Subramanian" w:date="2021-07-16T12:36:00Z">
                <w:pPr>
                  <w:jc w:val="center"/>
                </w:pPr>
              </w:pPrChange>
            </w:pPr>
            <w:del w:id="5495" w:author="Sekar Subramanian" w:date="2021-07-16T12:28:00Z">
              <w:r w:rsidRPr="007C4EA8" w:rsidDel="00CA397A">
                <w:rPr>
                  <w:rFonts w:cstheme="minorHAnsi"/>
                  <w:sz w:val="28"/>
                  <w:szCs w:val="28"/>
                  <w:rPrChange w:id="5496" w:author="Sekar Subramanian" w:date="2021-07-16T13:10:00Z">
                    <w:rPr>
                      <w:rFonts w:cstheme="minorHAnsi"/>
                    </w:rPr>
                  </w:rPrChange>
                </w:rPr>
                <w:delText>85%</w:delText>
              </w:r>
            </w:del>
          </w:p>
        </w:tc>
      </w:tr>
      <w:tr w:rsidR="00FF58CB" w:rsidRPr="007C4EA8" w:rsidDel="00CA397A" w14:paraId="01C5CEA1" w14:textId="0B68B42F" w:rsidTr="00E06599">
        <w:trPr>
          <w:trHeight w:val="280"/>
          <w:del w:id="5497" w:author="Sekar Subramanian" w:date="2021-07-16T12:28:00Z"/>
        </w:trPr>
        <w:tc>
          <w:tcPr>
            <w:tcW w:w="2035" w:type="dxa"/>
            <w:shd w:val="clear" w:color="auto" w:fill="auto"/>
            <w:noWrap/>
            <w:vAlign w:val="bottom"/>
            <w:hideMark/>
          </w:tcPr>
          <w:p w14:paraId="181508E0" w14:textId="4F12D7B7" w:rsidR="00FF58CB" w:rsidRPr="007C4EA8" w:rsidDel="00CA397A" w:rsidRDefault="00FF58CB">
            <w:pPr>
              <w:pStyle w:val="ListParagraph"/>
              <w:numPr>
                <w:ilvl w:val="1"/>
                <w:numId w:val="23"/>
              </w:numPr>
              <w:spacing w:before="120" w:after="120"/>
              <w:contextualSpacing w:val="0"/>
              <w:rPr>
                <w:del w:id="5498" w:author="Sekar Subramanian" w:date="2021-07-16T12:28:00Z"/>
                <w:rFonts w:cstheme="minorHAnsi"/>
                <w:sz w:val="28"/>
                <w:szCs w:val="28"/>
                <w:rPrChange w:id="5499" w:author="Sekar Subramanian" w:date="2021-07-16T13:10:00Z">
                  <w:rPr>
                    <w:del w:id="5500" w:author="Sekar Subramanian" w:date="2021-07-16T12:28:00Z"/>
                    <w:rFonts w:cstheme="minorHAnsi"/>
                  </w:rPr>
                </w:rPrChange>
              </w:rPr>
              <w:pPrChange w:id="5501" w:author="Sekar Subramanian" w:date="2021-07-16T12:36:00Z">
                <w:pPr/>
              </w:pPrChange>
            </w:pPr>
            <w:del w:id="5502" w:author="Sekar Subramanian" w:date="2021-07-16T12:28:00Z">
              <w:r w:rsidRPr="007C4EA8" w:rsidDel="00CA397A">
                <w:rPr>
                  <w:rFonts w:cstheme="minorHAnsi"/>
                  <w:sz w:val="28"/>
                  <w:szCs w:val="28"/>
                  <w:rPrChange w:id="5503" w:author="Sekar Subramanian" w:date="2021-07-16T13:10:00Z">
                    <w:rPr>
                      <w:rFonts w:cstheme="minorHAnsi"/>
                    </w:rPr>
                  </w:rPrChange>
                </w:rPr>
                <w:delText>Small</w:delText>
              </w:r>
            </w:del>
          </w:p>
        </w:tc>
        <w:tc>
          <w:tcPr>
            <w:tcW w:w="2233" w:type="dxa"/>
            <w:shd w:val="clear" w:color="auto" w:fill="auto"/>
            <w:noWrap/>
            <w:vAlign w:val="bottom"/>
            <w:hideMark/>
          </w:tcPr>
          <w:p w14:paraId="7A022DF9" w14:textId="5A1D3E8A" w:rsidR="00FF58CB" w:rsidRPr="007C4EA8" w:rsidDel="00CA397A" w:rsidRDefault="00FF58CB">
            <w:pPr>
              <w:pStyle w:val="ListParagraph"/>
              <w:numPr>
                <w:ilvl w:val="1"/>
                <w:numId w:val="23"/>
              </w:numPr>
              <w:spacing w:before="120" w:after="120"/>
              <w:contextualSpacing w:val="0"/>
              <w:rPr>
                <w:del w:id="5504" w:author="Sekar Subramanian" w:date="2021-07-16T12:28:00Z"/>
                <w:rFonts w:cstheme="minorHAnsi"/>
                <w:sz w:val="28"/>
                <w:szCs w:val="28"/>
                <w:rPrChange w:id="5505" w:author="Sekar Subramanian" w:date="2021-07-16T13:10:00Z">
                  <w:rPr>
                    <w:del w:id="5506" w:author="Sekar Subramanian" w:date="2021-07-16T12:28:00Z"/>
                    <w:rFonts w:cstheme="minorHAnsi"/>
                  </w:rPr>
                </w:rPrChange>
              </w:rPr>
              <w:pPrChange w:id="5507" w:author="Sekar Subramanian" w:date="2021-07-16T12:36:00Z">
                <w:pPr>
                  <w:jc w:val="center"/>
                </w:pPr>
              </w:pPrChange>
            </w:pPr>
            <w:del w:id="5508" w:author="Sekar Subramanian" w:date="2021-07-16T12:28:00Z">
              <w:r w:rsidRPr="007C4EA8" w:rsidDel="00CA397A">
                <w:rPr>
                  <w:rFonts w:cstheme="minorHAnsi"/>
                  <w:sz w:val="28"/>
                  <w:szCs w:val="28"/>
                  <w:rPrChange w:id="5509" w:author="Sekar Subramanian" w:date="2021-07-16T13:10:00Z">
                    <w:rPr>
                      <w:rFonts w:cstheme="minorHAnsi"/>
                    </w:rPr>
                  </w:rPrChange>
                </w:rPr>
                <w:delText>Weekly</w:delText>
              </w:r>
            </w:del>
          </w:p>
        </w:tc>
        <w:tc>
          <w:tcPr>
            <w:tcW w:w="1276" w:type="dxa"/>
            <w:shd w:val="clear" w:color="auto" w:fill="auto"/>
            <w:noWrap/>
            <w:vAlign w:val="bottom"/>
            <w:hideMark/>
          </w:tcPr>
          <w:p w14:paraId="40AA96ED" w14:textId="0A5C78AD" w:rsidR="00FF58CB" w:rsidRPr="007C4EA8" w:rsidDel="00CA397A" w:rsidRDefault="00FF58CB">
            <w:pPr>
              <w:pStyle w:val="ListParagraph"/>
              <w:numPr>
                <w:ilvl w:val="1"/>
                <w:numId w:val="23"/>
              </w:numPr>
              <w:spacing w:before="120" w:after="120"/>
              <w:contextualSpacing w:val="0"/>
              <w:rPr>
                <w:del w:id="5510" w:author="Sekar Subramanian" w:date="2021-07-16T12:28:00Z"/>
                <w:rFonts w:cstheme="minorHAnsi"/>
                <w:sz w:val="28"/>
                <w:szCs w:val="28"/>
                <w:rPrChange w:id="5511" w:author="Sekar Subramanian" w:date="2021-07-16T13:10:00Z">
                  <w:rPr>
                    <w:del w:id="5512" w:author="Sekar Subramanian" w:date="2021-07-16T12:28:00Z"/>
                    <w:rFonts w:cstheme="minorHAnsi"/>
                  </w:rPr>
                </w:rPrChange>
              </w:rPr>
              <w:pPrChange w:id="5513" w:author="Sekar Subramanian" w:date="2021-07-16T12:36:00Z">
                <w:pPr>
                  <w:jc w:val="center"/>
                </w:pPr>
              </w:pPrChange>
            </w:pPr>
            <w:del w:id="5514" w:author="Sekar Subramanian" w:date="2021-07-16T12:28:00Z">
              <w:r w:rsidRPr="007C4EA8" w:rsidDel="00CA397A">
                <w:rPr>
                  <w:rFonts w:cstheme="minorHAnsi"/>
                  <w:sz w:val="28"/>
                  <w:szCs w:val="28"/>
                  <w:rPrChange w:id="5515" w:author="Sekar Subramanian" w:date="2021-07-16T13:10:00Z">
                    <w:rPr>
                      <w:rFonts w:cstheme="minorHAnsi"/>
                    </w:rPr>
                  </w:rPrChange>
                </w:rPr>
                <w:delText>4%</w:delText>
              </w:r>
            </w:del>
          </w:p>
        </w:tc>
        <w:tc>
          <w:tcPr>
            <w:tcW w:w="1129" w:type="dxa"/>
            <w:shd w:val="clear" w:color="auto" w:fill="auto"/>
            <w:noWrap/>
            <w:vAlign w:val="bottom"/>
            <w:hideMark/>
          </w:tcPr>
          <w:p w14:paraId="6B6CEA78" w14:textId="22C5FD51" w:rsidR="00FF58CB" w:rsidRPr="007C4EA8" w:rsidDel="00CA397A" w:rsidRDefault="00FF58CB">
            <w:pPr>
              <w:pStyle w:val="ListParagraph"/>
              <w:numPr>
                <w:ilvl w:val="1"/>
                <w:numId w:val="23"/>
              </w:numPr>
              <w:spacing w:before="120" w:after="120"/>
              <w:contextualSpacing w:val="0"/>
              <w:rPr>
                <w:del w:id="5516" w:author="Sekar Subramanian" w:date="2021-07-16T12:28:00Z"/>
                <w:rFonts w:cstheme="minorHAnsi"/>
                <w:sz w:val="28"/>
                <w:szCs w:val="28"/>
                <w:rPrChange w:id="5517" w:author="Sekar Subramanian" w:date="2021-07-16T13:10:00Z">
                  <w:rPr>
                    <w:del w:id="5518" w:author="Sekar Subramanian" w:date="2021-07-16T12:28:00Z"/>
                    <w:rFonts w:cstheme="minorHAnsi"/>
                  </w:rPr>
                </w:rPrChange>
              </w:rPr>
              <w:pPrChange w:id="5519" w:author="Sekar Subramanian" w:date="2021-07-16T12:36:00Z">
                <w:pPr>
                  <w:jc w:val="center"/>
                </w:pPr>
              </w:pPrChange>
            </w:pPr>
            <w:del w:id="5520" w:author="Sekar Subramanian" w:date="2021-07-16T12:28:00Z">
              <w:r w:rsidRPr="007C4EA8" w:rsidDel="00CA397A">
                <w:rPr>
                  <w:rFonts w:cstheme="minorHAnsi"/>
                  <w:sz w:val="28"/>
                  <w:szCs w:val="28"/>
                  <w:rPrChange w:id="5521" w:author="Sekar Subramanian" w:date="2021-07-16T13:10:00Z">
                    <w:rPr>
                      <w:rFonts w:cstheme="minorHAnsi"/>
                    </w:rPr>
                  </w:rPrChange>
                </w:rPr>
                <w:delText>5%</w:delText>
              </w:r>
            </w:del>
          </w:p>
        </w:tc>
        <w:tc>
          <w:tcPr>
            <w:tcW w:w="1280" w:type="dxa"/>
            <w:shd w:val="clear" w:color="auto" w:fill="auto"/>
            <w:noWrap/>
            <w:vAlign w:val="bottom"/>
            <w:hideMark/>
          </w:tcPr>
          <w:p w14:paraId="4C6BFEC5" w14:textId="6451B7BF" w:rsidR="00FF58CB" w:rsidRPr="007C4EA8" w:rsidDel="00CA397A" w:rsidRDefault="00FF58CB">
            <w:pPr>
              <w:pStyle w:val="ListParagraph"/>
              <w:numPr>
                <w:ilvl w:val="1"/>
                <w:numId w:val="23"/>
              </w:numPr>
              <w:spacing w:before="120" w:after="120"/>
              <w:contextualSpacing w:val="0"/>
              <w:rPr>
                <w:del w:id="5522" w:author="Sekar Subramanian" w:date="2021-07-16T12:28:00Z"/>
                <w:rFonts w:cstheme="minorHAnsi"/>
                <w:sz w:val="28"/>
                <w:szCs w:val="28"/>
                <w:rPrChange w:id="5523" w:author="Sekar Subramanian" w:date="2021-07-16T13:10:00Z">
                  <w:rPr>
                    <w:del w:id="5524" w:author="Sekar Subramanian" w:date="2021-07-16T12:28:00Z"/>
                    <w:rFonts w:cstheme="minorHAnsi"/>
                  </w:rPr>
                </w:rPrChange>
              </w:rPr>
              <w:pPrChange w:id="5525" w:author="Sekar Subramanian" w:date="2021-07-16T12:36:00Z">
                <w:pPr>
                  <w:jc w:val="center"/>
                </w:pPr>
              </w:pPrChange>
            </w:pPr>
            <w:del w:id="5526" w:author="Sekar Subramanian" w:date="2021-07-16T12:28:00Z">
              <w:r w:rsidRPr="007C4EA8" w:rsidDel="00CA397A">
                <w:rPr>
                  <w:rFonts w:cstheme="minorHAnsi"/>
                  <w:sz w:val="28"/>
                  <w:szCs w:val="28"/>
                  <w:rPrChange w:id="5527" w:author="Sekar Subramanian" w:date="2021-07-16T13:10:00Z">
                    <w:rPr>
                      <w:rFonts w:cstheme="minorHAnsi"/>
                    </w:rPr>
                  </w:rPrChange>
                </w:rPr>
                <w:delText>8%</w:delText>
              </w:r>
            </w:del>
          </w:p>
        </w:tc>
        <w:tc>
          <w:tcPr>
            <w:tcW w:w="1560" w:type="dxa"/>
            <w:shd w:val="clear" w:color="auto" w:fill="auto"/>
            <w:noWrap/>
            <w:vAlign w:val="bottom"/>
            <w:hideMark/>
          </w:tcPr>
          <w:p w14:paraId="6619AB19" w14:textId="4303FF5F" w:rsidR="00FF58CB" w:rsidRPr="007C4EA8" w:rsidDel="00CA397A" w:rsidRDefault="00FF58CB">
            <w:pPr>
              <w:pStyle w:val="ListParagraph"/>
              <w:numPr>
                <w:ilvl w:val="1"/>
                <w:numId w:val="23"/>
              </w:numPr>
              <w:spacing w:before="120" w:after="120"/>
              <w:contextualSpacing w:val="0"/>
              <w:rPr>
                <w:del w:id="5528" w:author="Sekar Subramanian" w:date="2021-07-16T12:28:00Z"/>
                <w:rFonts w:cstheme="minorHAnsi"/>
                <w:sz w:val="28"/>
                <w:szCs w:val="28"/>
                <w:rPrChange w:id="5529" w:author="Sekar Subramanian" w:date="2021-07-16T13:10:00Z">
                  <w:rPr>
                    <w:del w:id="5530" w:author="Sekar Subramanian" w:date="2021-07-16T12:28:00Z"/>
                    <w:rFonts w:cstheme="minorHAnsi"/>
                  </w:rPr>
                </w:rPrChange>
              </w:rPr>
              <w:pPrChange w:id="5531" w:author="Sekar Subramanian" w:date="2021-07-16T12:36:00Z">
                <w:pPr>
                  <w:jc w:val="center"/>
                </w:pPr>
              </w:pPrChange>
            </w:pPr>
            <w:del w:id="5532" w:author="Sekar Subramanian" w:date="2021-07-16T12:28:00Z">
              <w:r w:rsidRPr="007C4EA8" w:rsidDel="00CA397A">
                <w:rPr>
                  <w:rFonts w:cstheme="minorHAnsi"/>
                  <w:sz w:val="28"/>
                  <w:szCs w:val="28"/>
                  <w:rPrChange w:id="5533" w:author="Sekar Subramanian" w:date="2021-07-16T13:10:00Z">
                    <w:rPr>
                      <w:rFonts w:cstheme="minorHAnsi"/>
                    </w:rPr>
                  </w:rPrChange>
                </w:rPr>
                <w:delText>80%</w:delText>
              </w:r>
            </w:del>
          </w:p>
        </w:tc>
      </w:tr>
    </w:tbl>
    <w:p w14:paraId="1C94A339" w14:textId="4AD52C4A" w:rsidR="00FF58CB" w:rsidRPr="007C4EA8" w:rsidDel="00CA397A" w:rsidRDefault="00FF58CB">
      <w:pPr>
        <w:pStyle w:val="ListParagraph"/>
        <w:numPr>
          <w:ilvl w:val="1"/>
          <w:numId w:val="23"/>
        </w:numPr>
        <w:spacing w:before="120" w:after="120"/>
        <w:contextualSpacing w:val="0"/>
        <w:rPr>
          <w:del w:id="5534" w:author="Sekar Subramanian" w:date="2021-07-16T12:28:00Z"/>
          <w:rFonts w:asciiTheme="minorHAnsi" w:hAnsiTheme="minorHAnsi" w:cstheme="minorHAnsi"/>
          <w:sz w:val="28"/>
          <w:szCs w:val="28"/>
          <w:rPrChange w:id="5535" w:author="Sekar Subramanian" w:date="2021-07-16T13:10:00Z">
            <w:rPr>
              <w:del w:id="5536" w:author="Sekar Subramanian" w:date="2021-07-16T12:28:00Z"/>
              <w:rFonts w:asciiTheme="minorHAnsi" w:hAnsiTheme="minorHAnsi" w:cstheme="minorHAnsi"/>
              <w:sz w:val="22"/>
              <w:szCs w:val="22"/>
            </w:rPr>
          </w:rPrChange>
        </w:rPr>
        <w:pPrChange w:id="5537" w:author="Sekar Subramanian" w:date="2021-07-16T12:36:00Z">
          <w:pPr>
            <w:pStyle w:val="Default"/>
          </w:pPr>
        </w:pPrChange>
      </w:pPr>
    </w:p>
    <w:p w14:paraId="0D46860C" w14:textId="124CCACB" w:rsidR="00FF58CB" w:rsidRPr="007C4EA8" w:rsidDel="00E40B5D" w:rsidRDefault="00FF58CB">
      <w:pPr>
        <w:pStyle w:val="ListParagraph"/>
        <w:numPr>
          <w:ilvl w:val="1"/>
          <w:numId w:val="23"/>
        </w:numPr>
        <w:spacing w:before="120" w:after="120"/>
        <w:contextualSpacing w:val="0"/>
        <w:rPr>
          <w:del w:id="5538" w:author="Sekar Subramanian" w:date="2021-07-16T12:27:00Z"/>
          <w:rFonts w:cstheme="minorHAnsi"/>
          <w:vanish/>
          <w:sz w:val="28"/>
          <w:szCs w:val="28"/>
          <w:rPrChange w:id="5539" w:author="Sekar Subramanian" w:date="2021-07-16T13:10:00Z">
            <w:rPr>
              <w:del w:id="5540" w:author="Sekar Subramanian" w:date="2021-07-16T12:27:00Z"/>
              <w:rFonts w:cstheme="minorHAnsi"/>
            </w:rPr>
          </w:rPrChange>
        </w:rPr>
        <w:pPrChange w:id="5541" w:author="Sekar Subramanian" w:date="2021-07-16T12:36:00Z">
          <w:pPr>
            <w:ind w:left="720"/>
          </w:pPr>
        </w:pPrChange>
      </w:pPr>
      <w:del w:id="5542" w:author="Sekar Subramanian" w:date="2021-07-16T12:28:00Z">
        <w:r w:rsidRPr="007C4EA8" w:rsidDel="00CA397A">
          <w:rPr>
            <w:rFonts w:cstheme="minorHAnsi"/>
            <w:sz w:val="28"/>
            <w:szCs w:val="28"/>
            <w:rPrChange w:id="5543" w:author="Sekar Subramanian" w:date="2021-07-16T13:10:00Z">
              <w:rPr>
                <w:rFonts w:cstheme="minorHAnsi"/>
              </w:rPr>
            </w:rPrChange>
          </w:rPr>
          <w:delText>Face validity takes precedence over statistical validity. A high R2 and low MAPES could be achieved with extensive use of dummy variables but such a model would not be suitable for scenario planning purposes. The reports will highlight the MAPE for the last year and compare it with the previous mode</w:delText>
        </w:r>
        <w:bookmarkStart w:id="5544" w:name="_Toc271807805"/>
        <w:bookmarkStart w:id="5545" w:name="_Toc271807827"/>
        <w:bookmarkStart w:id="5546" w:name="_Toc416525877"/>
        <w:r w:rsidRPr="007C4EA8" w:rsidDel="00CA397A">
          <w:rPr>
            <w:rFonts w:cstheme="minorHAnsi"/>
            <w:sz w:val="28"/>
            <w:szCs w:val="28"/>
            <w:rPrChange w:id="5547" w:author="Sekar Subramanian" w:date="2021-07-16T13:10:00Z">
              <w:rPr>
                <w:rFonts w:cstheme="minorHAnsi"/>
              </w:rPr>
            </w:rPrChange>
          </w:rPr>
          <w:delText>ling year periods if available.</w:delText>
        </w:r>
      </w:del>
    </w:p>
    <w:p w14:paraId="659137A6" w14:textId="3BD47CB4" w:rsidR="00FF58CB" w:rsidRPr="007C4EA8" w:rsidDel="00E40B5D" w:rsidRDefault="00FF58CB">
      <w:pPr>
        <w:pStyle w:val="ListParagraph"/>
        <w:numPr>
          <w:ilvl w:val="1"/>
          <w:numId w:val="23"/>
        </w:numPr>
        <w:spacing w:before="120" w:after="120"/>
        <w:contextualSpacing w:val="0"/>
        <w:rPr>
          <w:del w:id="5548" w:author="Sekar Subramanian" w:date="2021-07-16T12:27:00Z"/>
          <w:rFonts w:cstheme="minorHAnsi"/>
          <w:sz w:val="28"/>
          <w:szCs w:val="28"/>
          <w:rPrChange w:id="5549" w:author="Sekar Subramanian" w:date="2021-07-16T13:10:00Z">
            <w:rPr>
              <w:del w:id="5550" w:author="Sekar Subramanian" w:date="2021-07-16T12:27:00Z"/>
              <w:rFonts w:cstheme="minorHAnsi"/>
            </w:rPr>
          </w:rPrChange>
        </w:rPr>
        <w:pPrChange w:id="5551" w:author="Sekar Subramanian" w:date="2021-07-16T12:36:00Z">
          <w:pPr/>
        </w:pPrChange>
      </w:pPr>
    </w:p>
    <w:p w14:paraId="0F10CB7A" w14:textId="27FB4567" w:rsidR="00FF58CB" w:rsidRPr="007C4EA8" w:rsidDel="00CA397A" w:rsidRDefault="00FF58CB">
      <w:pPr>
        <w:pStyle w:val="ListParagraph"/>
        <w:numPr>
          <w:ilvl w:val="1"/>
          <w:numId w:val="23"/>
        </w:numPr>
        <w:spacing w:before="120" w:after="120"/>
        <w:contextualSpacing w:val="0"/>
        <w:rPr>
          <w:del w:id="5552" w:author="Sekar Subramanian" w:date="2021-07-16T12:28:00Z"/>
          <w:rFonts w:asciiTheme="minorHAnsi" w:hAnsiTheme="minorHAnsi" w:cstheme="minorHAnsi"/>
          <w:sz w:val="28"/>
          <w:szCs w:val="28"/>
          <w:rPrChange w:id="5553" w:author="Sekar Subramanian" w:date="2021-07-16T13:10:00Z">
            <w:rPr>
              <w:del w:id="5554" w:author="Sekar Subramanian" w:date="2021-07-16T12:28:00Z"/>
              <w:rFonts w:asciiTheme="minorHAnsi" w:hAnsiTheme="minorHAnsi" w:cstheme="minorHAnsi"/>
              <w:sz w:val="22"/>
              <w:szCs w:val="22"/>
            </w:rPr>
          </w:rPrChange>
        </w:rPr>
        <w:pPrChange w:id="5555" w:author="Sekar Subramanian" w:date="2021-07-16T12:36:00Z">
          <w:pPr>
            <w:pStyle w:val="Heading2"/>
            <w:numPr>
              <w:ilvl w:val="1"/>
              <w:numId w:val="25"/>
            </w:numPr>
            <w:ind w:left="1800" w:hanging="360"/>
            <w:jc w:val="left"/>
          </w:pPr>
        </w:pPrChange>
      </w:pPr>
      <w:del w:id="5556" w:author="Sekar Subramanian" w:date="2021-07-16T12:28:00Z">
        <w:r w:rsidRPr="007C4EA8" w:rsidDel="00CA397A">
          <w:rPr>
            <w:rFonts w:cstheme="minorHAnsi"/>
            <w:sz w:val="28"/>
            <w:szCs w:val="28"/>
            <w:rPrChange w:id="5557" w:author="Sekar Subramanian" w:date="2021-07-16T13:10:00Z">
              <w:rPr>
                <w:rFonts w:cstheme="minorHAnsi"/>
                <w:b w:val="0"/>
                <w:bCs w:val="0"/>
              </w:rPr>
            </w:rPrChange>
          </w:rPr>
          <w:delText>Statistical Validity 3: Small Correction Facto</w:delText>
        </w:r>
        <w:bookmarkEnd w:id="5544"/>
        <w:bookmarkEnd w:id="5545"/>
        <w:bookmarkEnd w:id="5546"/>
        <w:r w:rsidRPr="007C4EA8" w:rsidDel="00CA397A">
          <w:rPr>
            <w:rFonts w:cstheme="minorHAnsi"/>
            <w:sz w:val="28"/>
            <w:szCs w:val="28"/>
            <w:rPrChange w:id="5558" w:author="Sekar Subramanian" w:date="2021-07-16T13:10:00Z">
              <w:rPr>
                <w:rFonts w:cstheme="minorHAnsi"/>
                <w:b w:val="0"/>
                <w:bCs w:val="0"/>
              </w:rPr>
            </w:rPrChange>
          </w:rPr>
          <w:delText>r</w:delText>
        </w:r>
      </w:del>
    </w:p>
    <w:p w14:paraId="125AB794" w14:textId="6DA258FB" w:rsidR="00FF58CB" w:rsidRPr="007C4EA8" w:rsidDel="00CA397A" w:rsidRDefault="00FF58CB">
      <w:pPr>
        <w:pStyle w:val="ListParagraph"/>
        <w:numPr>
          <w:ilvl w:val="1"/>
          <w:numId w:val="23"/>
        </w:numPr>
        <w:spacing w:before="120" w:after="120"/>
        <w:contextualSpacing w:val="0"/>
        <w:rPr>
          <w:del w:id="5559" w:author="Sekar Subramanian" w:date="2021-07-16T12:28:00Z"/>
          <w:rFonts w:cstheme="minorHAnsi"/>
          <w:sz w:val="28"/>
          <w:szCs w:val="28"/>
          <w:lang w:val="en-GB"/>
          <w:rPrChange w:id="5560" w:author="Sekar Subramanian" w:date="2021-07-16T13:10:00Z">
            <w:rPr>
              <w:del w:id="5561" w:author="Sekar Subramanian" w:date="2021-07-16T12:28:00Z"/>
              <w:rFonts w:cstheme="minorHAnsi"/>
              <w:lang w:val="en-GB"/>
            </w:rPr>
          </w:rPrChange>
        </w:rPr>
        <w:pPrChange w:id="5562" w:author="Sekar Subramanian" w:date="2021-07-16T12:36:00Z">
          <w:pPr/>
        </w:pPrChange>
      </w:pPr>
    </w:p>
    <w:p w14:paraId="3D415B58" w14:textId="15341B51" w:rsidR="00FF58CB" w:rsidRPr="007C4EA8" w:rsidDel="00E40B5D" w:rsidRDefault="00FF58CB">
      <w:pPr>
        <w:pStyle w:val="ListParagraph"/>
        <w:numPr>
          <w:ilvl w:val="1"/>
          <w:numId w:val="23"/>
        </w:numPr>
        <w:spacing w:before="120" w:after="120"/>
        <w:contextualSpacing w:val="0"/>
        <w:rPr>
          <w:del w:id="5563" w:author="Sekar Subramanian" w:date="2021-07-16T12:27:00Z"/>
          <w:rFonts w:cstheme="minorHAnsi"/>
          <w:vanish/>
          <w:sz w:val="28"/>
          <w:szCs w:val="28"/>
          <w:rPrChange w:id="5564" w:author="Sekar Subramanian" w:date="2021-07-16T13:10:00Z">
            <w:rPr>
              <w:del w:id="5565" w:author="Sekar Subramanian" w:date="2021-07-16T12:27:00Z"/>
              <w:rFonts w:cstheme="minorHAnsi"/>
            </w:rPr>
          </w:rPrChange>
        </w:rPr>
        <w:pPrChange w:id="5566" w:author="Sekar Subramanian" w:date="2021-07-16T12:36:00Z">
          <w:pPr>
            <w:ind w:left="720"/>
          </w:pPr>
        </w:pPrChange>
      </w:pPr>
      <w:del w:id="5567" w:author="Sekar Subramanian" w:date="2021-07-16T12:28:00Z">
        <w:r w:rsidRPr="007C4EA8" w:rsidDel="00CA397A">
          <w:rPr>
            <w:rFonts w:cstheme="minorHAnsi"/>
            <w:sz w:val="28"/>
            <w:szCs w:val="28"/>
            <w:rPrChange w:id="5568" w:author="Sekar Subramanian" w:date="2021-07-16T13:10:00Z">
              <w:rPr>
                <w:rFonts w:cstheme="minorHAnsi"/>
              </w:rPr>
            </w:rPrChange>
          </w:rPr>
          <w:delText>Correction Factor is required to correct for the bias introduced because of moving from a log scale to raw scale and occasionally due to some errors in the model fit. It is the sum of predicted volume divided by the sum of actual volume over the time period of the model fit. It will be multiplied with the predicted volume and corrected predicted volume will be reported. Correction factor computed over all model fit time periods is expected to be 1% or less.</w:delText>
        </w:r>
      </w:del>
    </w:p>
    <w:p w14:paraId="0F5A09C0" w14:textId="208D8D70" w:rsidR="00FF58CB" w:rsidRPr="007C4EA8" w:rsidDel="00E40B5D" w:rsidRDefault="00FF58CB">
      <w:pPr>
        <w:pStyle w:val="ListParagraph"/>
        <w:numPr>
          <w:ilvl w:val="1"/>
          <w:numId w:val="23"/>
        </w:numPr>
        <w:spacing w:before="120" w:after="120"/>
        <w:contextualSpacing w:val="0"/>
        <w:rPr>
          <w:del w:id="5569" w:author="Sekar Subramanian" w:date="2021-07-16T12:27:00Z"/>
          <w:rFonts w:cstheme="minorHAnsi"/>
          <w:vanish/>
          <w:sz w:val="28"/>
          <w:szCs w:val="28"/>
          <w:rPrChange w:id="5570" w:author="Sekar Subramanian" w:date="2021-07-16T13:10:00Z">
            <w:rPr>
              <w:del w:id="5571" w:author="Sekar Subramanian" w:date="2021-07-16T12:27:00Z"/>
              <w:rFonts w:cstheme="minorHAnsi"/>
            </w:rPr>
          </w:rPrChange>
        </w:rPr>
        <w:pPrChange w:id="5572" w:author="Sekar Subramanian" w:date="2021-07-16T12:36:00Z">
          <w:pPr>
            <w:ind w:left="720"/>
          </w:pPr>
        </w:pPrChange>
      </w:pPr>
      <w:del w:id="5573" w:author="Sekar Subramanian" w:date="2021-07-16T12:28:00Z">
        <w:r w:rsidRPr="007C4EA8" w:rsidDel="00CA397A">
          <w:rPr>
            <w:rFonts w:cstheme="minorHAnsi"/>
            <w:sz w:val="28"/>
            <w:szCs w:val="28"/>
            <w:rPrChange w:id="5574" w:author="Sekar Subramanian" w:date="2021-07-16T13:10:00Z">
              <w:rPr>
                <w:rFonts w:cstheme="minorHAnsi"/>
              </w:rPr>
            </w:rPrChange>
          </w:rPr>
          <w:delText>To reduce correction factor, Analytic Edge will adapt the following approach:</w:delText>
        </w:r>
      </w:del>
    </w:p>
    <w:p w14:paraId="0C34C8DE" w14:textId="0408D203" w:rsidR="00FF58CB" w:rsidRPr="007C4EA8" w:rsidDel="00CA397A" w:rsidRDefault="00FF58CB">
      <w:pPr>
        <w:pStyle w:val="ListParagraph"/>
        <w:numPr>
          <w:ilvl w:val="1"/>
          <w:numId w:val="23"/>
        </w:numPr>
        <w:spacing w:before="120" w:after="120"/>
        <w:contextualSpacing w:val="0"/>
        <w:rPr>
          <w:del w:id="5575" w:author="Sekar Subramanian" w:date="2021-07-16T12:28:00Z"/>
          <w:rFonts w:asciiTheme="minorHAnsi" w:hAnsiTheme="minorHAnsi" w:cstheme="minorHAnsi"/>
          <w:sz w:val="28"/>
          <w:szCs w:val="28"/>
          <w:rPrChange w:id="5576" w:author="Sekar Subramanian" w:date="2021-07-16T13:10:00Z">
            <w:rPr>
              <w:del w:id="5577" w:author="Sekar Subramanian" w:date="2021-07-16T12:28:00Z"/>
              <w:rFonts w:asciiTheme="minorHAnsi" w:hAnsiTheme="minorHAnsi" w:cstheme="minorHAnsi"/>
              <w:sz w:val="22"/>
              <w:szCs w:val="22"/>
            </w:rPr>
          </w:rPrChange>
        </w:rPr>
        <w:pPrChange w:id="5578" w:author="Sekar Subramanian" w:date="2021-07-16T12:36:00Z">
          <w:pPr>
            <w:pStyle w:val="ListParagraph"/>
            <w:numPr>
              <w:numId w:val="7"/>
            </w:numPr>
            <w:ind w:left="1440" w:hanging="360"/>
          </w:pPr>
        </w:pPrChange>
      </w:pPr>
      <w:del w:id="5579" w:author="Sekar Subramanian" w:date="2021-07-16T12:28:00Z">
        <w:r w:rsidRPr="007C4EA8" w:rsidDel="00CA397A">
          <w:rPr>
            <w:rFonts w:cstheme="minorHAnsi"/>
            <w:sz w:val="28"/>
            <w:szCs w:val="28"/>
            <w:rPrChange w:id="5580" w:author="Sekar Subramanian" w:date="2021-07-16T13:10:00Z">
              <w:rPr>
                <w:rFonts w:cstheme="minorHAnsi"/>
              </w:rPr>
            </w:rPrChange>
          </w:rPr>
          <w:delText xml:space="preserve">Visually inspect the actual versus predicted plot. Look for </w:delText>
        </w:r>
        <w:r w:rsidRPr="007C4EA8" w:rsidDel="00CA397A">
          <w:rPr>
            <w:rFonts w:cstheme="minorHAnsi"/>
            <w:b/>
            <w:color w:val="FF0000"/>
            <w:sz w:val="28"/>
            <w:szCs w:val="28"/>
            <w:rPrChange w:id="5581" w:author="Sekar Subramanian" w:date="2021-07-16T13:10:00Z">
              <w:rPr>
                <w:rFonts w:cstheme="minorHAnsi"/>
                <w:b/>
                <w:color w:val="FF0000"/>
              </w:rPr>
            </w:rPrChange>
          </w:rPr>
          <w:delText>spikes</w:delText>
        </w:r>
        <w:r w:rsidRPr="007C4EA8" w:rsidDel="00CA397A">
          <w:rPr>
            <w:rFonts w:cstheme="minorHAnsi"/>
            <w:color w:val="FF0000"/>
            <w:sz w:val="28"/>
            <w:szCs w:val="28"/>
            <w:rPrChange w:id="5582" w:author="Sekar Subramanian" w:date="2021-07-16T13:10:00Z">
              <w:rPr>
                <w:rFonts w:cstheme="minorHAnsi"/>
                <w:color w:val="FF0000"/>
              </w:rPr>
            </w:rPrChange>
          </w:rPr>
          <w:delText xml:space="preserve"> </w:delText>
        </w:r>
        <w:r w:rsidRPr="007C4EA8" w:rsidDel="00CA397A">
          <w:rPr>
            <w:rFonts w:cstheme="minorHAnsi"/>
            <w:sz w:val="28"/>
            <w:szCs w:val="28"/>
            <w:rPrChange w:id="5583" w:author="Sekar Subramanian" w:date="2021-07-16T13:10:00Z">
              <w:rPr>
                <w:rFonts w:cstheme="minorHAnsi"/>
              </w:rPr>
            </w:rPrChange>
          </w:rPr>
          <w:delText>in actual volume where the error is large: these could indicate a promotion or other one-time marketing or execution activity that is left out of the model, or not accounted for appropriately in the current iteration for the model</w:delText>
        </w:r>
      </w:del>
    </w:p>
    <w:p w14:paraId="600AB660" w14:textId="38393285" w:rsidR="00FF58CB" w:rsidRPr="007C4EA8" w:rsidDel="00CA397A" w:rsidRDefault="00FF58CB">
      <w:pPr>
        <w:pStyle w:val="ListParagraph"/>
        <w:numPr>
          <w:ilvl w:val="1"/>
          <w:numId w:val="23"/>
        </w:numPr>
        <w:spacing w:before="120" w:after="120"/>
        <w:contextualSpacing w:val="0"/>
        <w:rPr>
          <w:del w:id="5584" w:author="Sekar Subramanian" w:date="2021-07-16T12:28:00Z"/>
          <w:rFonts w:asciiTheme="minorHAnsi" w:hAnsiTheme="minorHAnsi" w:cstheme="minorHAnsi"/>
          <w:sz w:val="28"/>
          <w:szCs w:val="28"/>
          <w:rPrChange w:id="5585" w:author="Sekar Subramanian" w:date="2021-07-16T13:10:00Z">
            <w:rPr>
              <w:del w:id="5586" w:author="Sekar Subramanian" w:date="2021-07-16T12:28:00Z"/>
              <w:rFonts w:asciiTheme="minorHAnsi" w:hAnsiTheme="minorHAnsi" w:cstheme="minorHAnsi"/>
              <w:sz w:val="22"/>
              <w:szCs w:val="22"/>
            </w:rPr>
          </w:rPrChange>
        </w:rPr>
        <w:pPrChange w:id="5587" w:author="Sekar Subramanian" w:date="2021-07-16T12:36:00Z">
          <w:pPr>
            <w:pStyle w:val="ListParagraph"/>
            <w:numPr>
              <w:numId w:val="7"/>
            </w:numPr>
            <w:ind w:left="1440" w:hanging="360"/>
          </w:pPr>
        </w:pPrChange>
      </w:pPr>
      <w:del w:id="5588" w:author="Sekar Subramanian" w:date="2021-07-16T12:28:00Z">
        <w:r w:rsidRPr="007C4EA8" w:rsidDel="00CA397A">
          <w:rPr>
            <w:rFonts w:cstheme="minorHAnsi"/>
            <w:sz w:val="28"/>
            <w:szCs w:val="28"/>
            <w:rPrChange w:id="5589" w:author="Sekar Subramanian" w:date="2021-07-16T13:10:00Z">
              <w:rPr>
                <w:rFonts w:cstheme="minorHAnsi"/>
              </w:rPr>
            </w:rPrChange>
          </w:rPr>
          <w:delText xml:space="preserve">Visually inspect the actual versus predicted plot. Look for </w:delText>
        </w:r>
        <w:r w:rsidRPr="007C4EA8" w:rsidDel="00CA397A">
          <w:rPr>
            <w:rFonts w:cstheme="minorHAnsi"/>
            <w:b/>
            <w:color w:val="FF0000"/>
            <w:sz w:val="28"/>
            <w:szCs w:val="28"/>
            <w:rPrChange w:id="5590" w:author="Sekar Subramanian" w:date="2021-07-16T13:10:00Z">
              <w:rPr>
                <w:rFonts w:cstheme="minorHAnsi"/>
                <w:b/>
                <w:color w:val="FF0000"/>
              </w:rPr>
            </w:rPrChange>
          </w:rPr>
          <w:delText>runs</w:delText>
        </w:r>
        <w:r w:rsidRPr="007C4EA8" w:rsidDel="00CA397A">
          <w:rPr>
            <w:rFonts w:cstheme="minorHAnsi"/>
            <w:color w:val="FF0000"/>
            <w:sz w:val="28"/>
            <w:szCs w:val="28"/>
            <w:rPrChange w:id="5591" w:author="Sekar Subramanian" w:date="2021-07-16T13:10:00Z">
              <w:rPr>
                <w:rFonts w:cstheme="minorHAnsi"/>
                <w:color w:val="FF0000"/>
              </w:rPr>
            </w:rPrChange>
          </w:rPr>
          <w:delText xml:space="preserve"> </w:delText>
        </w:r>
        <w:r w:rsidRPr="007C4EA8" w:rsidDel="00CA397A">
          <w:rPr>
            <w:rFonts w:cstheme="minorHAnsi"/>
            <w:sz w:val="28"/>
            <w:szCs w:val="28"/>
            <w:rPrChange w:id="5592" w:author="Sekar Subramanian" w:date="2021-07-16T13:10:00Z">
              <w:rPr>
                <w:rFonts w:cstheme="minorHAnsi"/>
              </w:rPr>
            </w:rPrChange>
          </w:rPr>
          <w:delText>in the residuals, i.e. long stretches of time where all the errors are in the same direction.  This could indicate a missing driver or data problem</w:delText>
        </w:r>
      </w:del>
    </w:p>
    <w:p w14:paraId="160376E4" w14:textId="7F7B05D7" w:rsidR="00FF58CB" w:rsidRPr="007C4EA8" w:rsidDel="00CA397A" w:rsidRDefault="00FF58CB">
      <w:pPr>
        <w:pStyle w:val="ListParagraph"/>
        <w:numPr>
          <w:ilvl w:val="1"/>
          <w:numId w:val="23"/>
        </w:numPr>
        <w:spacing w:before="120" w:after="120"/>
        <w:contextualSpacing w:val="0"/>
        <w:rPr>
          <w:del w:id="5593" w:author="Sekar Subramanian" w:date="2021-07-16T12:28:00Z"/>
          <w:rFonts w:asciiTheme="minorHAnsi" w:hAnsiTheme="minorHAnsi" w:cstheme="minorHAnsi"/>
          <w:sz w:val="28"/>
          <w:szCs w:val="28"/>
          <w:rPrChange w:id="5594" w:author="Sekar Subramanian" w:date="2021-07-16T13:10:00Z">
            <w:rPr>
              <w:del w:id="5595" w:author="Sekar Subramanian" w:date="2021-07-16T12:28:00Z"/>
              <w:rFonts w:asciiTheme="minorHAnsi" w:hAnsiTheme="minorHAnsi" w:cstheme="minorHAnsi"/>
              <w:sz w:val="22"/>
              <w:szCs w:val="22"/>
            </w:rPr>
          </w:rPrChange>
        </w:rPr>
        <w:pPrChange w:id="5596" w:author="Sekar Subramanian" w:date="2021-07-16T12:36:00Z">
          <w:pPr>
            <w:pStyle w:val="ListParagraph"/>
            <w:numPr>
              <w:numId w:val="7"/>
            </w:numPr>
            <w:ind w:left="1440" w:hanging="360"/>
          </w:pPr>
        </w:pPrChange>
      </w:pPr>
      <w:del w:id="5597" w:author="Sekar Subramanian" w:date="2021-07-16T12:28:00Z">
        <w:r w:rsidRPr="007C4EA8" w:rsidDel="00CA397A">
          <w:rPr>
            <w:rFonts w:cstheme="minorHAnsi"/>
            <w:sz w:val="28"/>
            <w:szCs w:val="28"/>
            <w:rPrChange w:id="5598" w:author="Sekar Subramanian" w:date="2021-07-16T13:10:00Z">
              <w:rPr>
                <w:rFonts w:cstheme="minorHAnsi"/>
              </w:rPr>
            </w:rPrChange>
          </w:rPr>
          <w:delText>Visually inspect the actual versus predicted plot; brainstorm with the client and try to find a missing driver or alternative data transformation on existing drivers that can reduce the correction factor</w:delText>
        </w:r>
      </w:del>
    </w:p>
    <w:p w14:paraId="1DF4BF87" w14:textId="2D9BFC1F" w:rsidR="00FF58CB" w:rsidRPr="007C4EA8" w:rsidDel="00CA397A" w:rsidRDefault="00FF58CB">
      <w:pPr>
        <w:pStyle w:val="ListParagraph"/>
        <w:numPr>
          <w:ilvl w:val="1"/>
          <w:numId w:val="23"/>
        </w:numPr>
        <w:spacing w:before="120" w:after="120"/>
        <w:contextualSpacing w:val="0"/>
        <w:rPr>
          <w:del w:id="5599" w:author="Sekar Subramanian" w:date="2021-07-16T12:28:00Z"/>
          <w:rFonts w:cstheme="minorHAnsi"/>
          <w:sz w:val="28"/>
          <w:szCs w:val="28"/>
          <w:rPrChange w:id="5600" w:author="Sekar Subramanian" w:date="2021-07-16T13:10:00Z">
            <w:rPr>
              <w:del w:id="5601" w:author="Sekar Subramanian" w:date="2021-07-16T12:28:00Z"/>
              <w:rFonts w:cstheme="minorHAnsi"/>
            </w:rPr>
          </w:rPrChange>
        </w:rPr>
        <w:pPrChange w:id="5602" w:author="Sekar Subramanian" w:date="2021-07-16T12:36:00Z">
          <w:pPr/>
        </w:pPrChange>
      </w:pPr>
    </w:p>
    <w:p w14:paraId="51646872" w14:textId="02BB1A61" w:rsidR="00FF58CB" w:rsidRPr="007C4EA8" w:rsidDel="00CA397A" w:rsidRDefault="00FF58CB">
      <w:pPr>
        <w:pStyle w:val="ListParagraph"/>
        <w:numPr>
          <w:ilvl w:val="1"/>
          <w:numId w:val="23"/>
        </w:numPr>
        <w:spacing w:before="120" w:after="120"/>
        <w:contextualSpacing w:val="0"/>
        <w:rPr>
          <w:del w:id="5603" w:author="Sekar Subramanian" w:date="2021-07-16T12:28:00Z"/>
          <w:rFonts w:asciiTheme="minorHAnsi" w:hAnsiTheme="minorHAnsi" w:cstheme="minorHAnsi"/>
          <w:color w:val="000000" w:themeColor="text1"/>
          <w:sz w:val="28"/>
          <w:szCs w:val="28"/>
          <w:rPrChange w:id="5604" w:author="Sekar Subramanian" w:date="2021-07-16T13:10:00Z">
            <w:rPr>
              <w:del w:id="5605" w:author="Sekar Subramanian" w:date="2021-07-16T12:28:00Z"/>
              <w:rFonts w:asciiTheme="minorHAnsi" w:hAnsiTheme="minorHAnsi" w:cstheme="minorHAnsi"/>
              <w:color w:val="000000" w:themeColor="text1"/>
              <w:sz w:val="22"/>
              <w:szCs w:val="22"/>
            </w:rPr>
          </w:rPrChange>
        </w:rPr>
        <w:pPrChange w:id="5606" w:author="Sekar Subramanian" w:date="2021-07-16T12:36:00Z">
          <w:pPr>
            <w:pStyle w:val="Heading2"/>
            <w:numPr>
              <w:ilvl w:val="1"/>
              <w:numId w:val="25"/>
            </w:numPr>
            <w:ind w:left="1800" w:hanging="360"/>
            <w:jc w:val="left"/>
          </w:pPr>
        </w:pPrChange>
      </w:pPr>
      <w:bookmarkStart w:id="5607" w:name="_Toc416525878"/>
      <w:del w:id="5608" w:author="Sekar Subramanian" w:date="2021-07-16T12:28:00Z">
        <w:r w:rsidRPr="007C4EA8" w:rsidDel="00CA397A">
          <w:rPr>
            <w:rFonts w:cstheme="minorHAnsi"/>
            <w:sz w:val="28"/>
            <w:szCs w:val="28"/>
            <w:rPrChange w:id="5609" w:author="Sekar Subramanian" w:date="2021-07-16T13:10:00Z">
              <w:rPr>
                <w:rFonts w:cstheme="minorHAnsi"/>
                <w:b w:val="0"/>
                <w:bCs w:val="0"/>
              </w:rPr>
            </w:rPrChange>
          </w:rPr>
          <w:delText xml:space="preserve"> Statistical Validity 4: Actual, Predicted, Error Time Series</w:delText>
        </w:r>
        <w:bookmarkEnd w:id="5607"/>
      </w:del>
    </w:p>
    <w:p w14:paraId="1407C56B" w14:textId="5EEFB4A2" w:rsidR="00FF58CB" w:rsidRPr="007C4EA8" w:rsidDel="00CA397A" w:rsidRDefault="00FF58CB">
      <w:pPr>
        <w:pStyle w:val="ListParagraph"/>
        <w:numPr>
          <w:ilvl w:val="1"/>
          <w:numId w:val="23"/>
        </w:numPr>
        <w:spacing w:before="120" w:after="120"/>
        <w:contextualSpacing w:val="0"/>
        <w:rPr>
          <w:del w:id="5610" w:author="Sekar Subramanian" w:date="2021-07-16T12:28:00Z"/>
          <w:rFonts w:cstheme="minorHAnsi"/>
          <w:sz w:val="28"/>
          <w:szCs w:val="28"/>
          <w:rPrChange w:id="5611" w:author="Sekar Subramanian" w:date="2021-07-16T13:10:00Z">
            <w:rPr>
              <w:del w:id="5612" w:author="Sekar Subramanian" w:date="2021-07-16T12:28:00Z"/>
              <w:rFonts w:cstheme="minorHAnsi"/>
            </w:rPr>
          </w:rPrChange>
        </w:rPr>
        <w:pPrChange w:id="5613" w:author="Sekar Subramanian" w:date="2021-07-16T12:36:00Z">
          <w:pPr/>
        </w:pPrChange>
      </w:pPr>
    </w:p>
    <w:p w14:paraId="092D51D9" w14:textId="494599EC" w:rsidR="00FF58CB" w:rsidRPr="007C4EA8" w:rsidDel="00E40B5D" w:rsidRDefault="00FF58CB">
      <w:pPr>
        <w:pStyle w:val="ListParagraph"/>
        <w:numPr>
          <w:ilvl w:val="1"/>
          <w:numId w:val="23"/>
        </w:numPr>
        <w:spacing w:before="120" w:after="120"/>
        <w:contextualSpacing w:val="0"/>
        <w:rPr>
          <w:del w:id="5614" w:author="Sekar Subramanian" w:date="2021-07-16T12:27:00Z"/>
          <w:rFonts w:cstheme="minorHAnsi"/>
          <w:vanish/>
          <w:sz w:val="28"/>
          <w:szCs w:val="28"/>
          <w:rPrChange w:id="5615" w:author="Sekar Subramanian" w:date="2021-07-16T13:10:00Z">
            <w:rPr>
              <w:del w:id="5616" w:author="Sekar Subramanian" w:date="2021-07-16T12:27:00Z"/>
              <w:rFonts w:cstheme="minorHAnsi"/>
            </w:rPr>
          </w:rPrChange>
        </w:rPr>
        <w:pPrChange w:id="5617" w:author="Sekar Subramanian" w:date="2021-07-16T12:36:00Z">
          <w:pPr>
            <w:ind w:left="720"/>
          </w:pPr>
        </w:pPrChange>
      </w:pPr>
      <w:del w:id="5618" w:author="Sekar Subramanian" w:date="2021-07-16T12:28:00Z">
        <w:r w:rsidRPr="007C4EA8" w:rsidDel="00CA397A">
          <w:rPr>
            <w:rFonts w:cstheme="minorHAnsi"/>
            <w:sz w:val="28"/>
            <w:szCs w:val="28"/>
            <w:rPrChange w:id="5619" w:author="Sekar Subramanian" w:date="2021-07-16T13:10:00Z">
              <w:rPr>
                <w:rFonts w:cstheme="minorHAnsi"/>
              </w:rPr>
            </w:rPrChange>
          </w:rPr>
          <w:delText xml:space="preserve">Analytic Edge will visually inspect actual versus predicted plots for all brands individually. There will be a close look for: </w:delText>
        </w:r>
      </w:del>
    </w:p>
    <w:p w14:paraId="2AA9993F" w14:textId="35C105AF" w:rsidR="00FF58CB" w:rsidRPr="007C4EA8" w:rsidDel="00CA397A" w:rsidRDefault="00FF58CB">
      <w:pPr>
        <w:pStyle w:val="ListParagraph"/>
        <w:numPr>
          <w:ilvl w:val="1"/>
          <w:numId w:val="23"/>
        </w:numPr>
        <w:spacing w:before="120" w:after="120"/>
        <w:contextualSpacing w:val="0"/>
        <w:rPr>
          <w:del w:id="5620" w:author="Sekar Subramanian" w:date="2021-07-16T12:28:00Z"/>
          <w:rFonts w:asciiTheme="minorHAnsi" w:hAnsiTheme="minorHAnsi" w:cstheme="minorHAnsi"/>
          <w:sz w:val="28"/>
          <w:szCs w:val="28"/>
          <w:rPrChange w:id="5621" w:author="Sekar Subramanian" w:date="2021-07-16T13:10:00Z">
            <w:rPr>
              <w:del w:id="5622" w:author="Sekar Subramanian" w:date="2021-07-16T12:28:00Z"/>
              <w:rFonts w:asciiTheme="minorHAnsi" w:hAnsiTheme="minorHAnsi" w:cstheme="minorHAnsi"/>
              <w:sz w:val="22"/>
              <w:szCs w:val="22"/>
            </w:rPr>
          </w:rPrChange>
        </w:rPr>
        <w:pPrChange w:id="5623" w:author="Sekar Subramanian" w:date="2021-07-16T12:36:00Z">
          <w:pPr>
            <w:pStyle w:val="ListParagraph"/>
            <w:numPr>
              <w:numId w:val="8"/>
            </w:numPr>
            <w:ind w:left="1440" w:hanging="360"/>
          </w:pPr>
        </w:pPrChange>
      </w:pPr>
      <w:del w:id="5624" w:author="Sekar Subramanian" w:date="2021-07-16T12:28:00Z">
        <w:r w:rsidRPr="007C4EA8" w:rsidDel="00CA397A">
          <w:rPr>
            <w:rFonts w:cstheme="minorHAnsi"/>
            <w:sz w:val="28"/>
            <w:szCs w:val="28"/>
            <w:rPrChange w:id="5625" w:author="Sekar Subramanian" w:date="2021-07-16T13:10:00Z">
              <w:rPr>
                <w:rFonts w:cstheme="minorHAnsi"/>
              </w:rPr>
            </w:rPrChange>
          </w:rPr>
          <w:delText>Good alignment of the actual to the predicted volume</w:delText>
        </w:r>
      </w:del>
    </w:p>
    <w:p w14:paraId="4768CE31" w14:textId="417C949F" w:rsidR="00FF58CB" w:rsidRPr="007C4EA8" w:rsidDel="00CA397A" w:rsidRDefault="00FF58CB">
      <w:pPr>
        <w:pStyle w:val="ListParagraph"/>
        <w:numPr>
          <w:ilvl w:val="1"/>
          <w:numId w:val="23"/>
        </w:numPr>
        <w:spacing w:before="120" w:after="120"/>
        <w:contextualSpacing w:val="0"/>
        <w:rPr>
          <w:del w:id="5626" w:author="Sekar Subramanian" w:date="2021-07-16T12:28:00Z"/>
          <w:rFonts w:asciiTheme="minorHAnsi" w:hAnsiTheme="minorHAnsi" w:cstheme="minorHAnsi"/>
          <w:sz w:val="28"/>
          <w:szCs w:val="28"/>
          <w:rPrChange w:id="5627" w:author="Sekar Subramanian" w:date="2021-07-16T13:10:00Z">
            <w:rPr>
              <w:del w:id="5628" w:author="Sekar Subramanian" w:date="2021-07-16T12:28:00Z"/>
              <w:rFonts w:asciiTheme="minorHAnsi" w:hAnsiTheme="minorHAnsi" w:cstheme="minorHAnsi"/>
              <w:sz w:val="22"/>
              <w:szCs w:val="22"/>
            </w:rPr>
          </w:rPrChange>
        </w:rPr>
        <w:pPrChange w:id="5629" w:author="Sekar Subramanian" w:date="2021-07-16T12:36:00Z">
          <w:pPr>
            <w:pStyle w:val="ListParagraph"/>
            <w:numPr>
              <w:numId w:val="8"/>
            </w:numPr>
            <w:ind w:left="1440" w:hanging="360"/>
          </w:pPr>
        </w:pPrChange>
      </w:pPr>
      <w:del w:id="5630" w:author="Sekar Subramanian" w:date="2021-07-16T12:28:00Z">
        <w:r w:rsidRPr="007C4EA8" w:rsidDel="00CA397A">
          <w:rPr>
            <w:rFonts w:cstheme="minorHAnsi"/>
            <w:sz w:val="28"/>
            <w:szCs w:val="28"/>
            <w:rPrChange w:id="5631" w:author="Sekar Subramanian" w:date="2021-07-16T13:10:00Z">
              <w:rPr>
                <w:rFonts w:cstheme="minorHAnsi"/>
              </w:rPr>
            </w:rPrChange>
          </w:rPr>
          <w:delText>Residuals that appear to be random without runs of positive or negative values or particular patterns, e.g. always missing on high volume periods.</w:delText>
        </w:r>
      </w:del>
    </w:p>
    <w:p w14:paraId="1ABB1282" w14:textId="37A0C4FB" w:rsidR="00FF58CB" w:rsidRPr="007C4EA8" w:rsidDel="00CA397A" w:rsidRDefault="00FF58CB">
      <w:pPr>
        <w:pStyle w:val="ListParagraph"/>
        <w:numPr>
          <w:ilvl w:val="1"/>
          <w:numId w:val="23"/>
        </w:numPr>
        <w:spacing w:before="120" w:after="120"/>
        <w:contextualSpacing w:val="0"/>
        <w:rPr>
          <w:del w:id="5632" w:author="Sekar Subramanian" w:date="2021-07-16T12:28:00Z"/>
          <w:rFonts w:asciiTheme="minorHAnsi" w:hAnsiTheme="minorHAnsi" w:cstheme="minorHAnsi"/>
          <w:sz w:val="28"/>
          <w:szCs w:val="28"/>
          <w:rPrChange w:id="5633" w:author="Sekar Subramanian" w:date="2021-07-16T13:10:00Z">
            <w:rPr>
              <w:del w:id="5634" w:author="Sekar Subramanian" w:date="2021-07-16T12:28:00Z"/>
              <w:rFonts w:asciiTheme="minorHAnsi" w:hAnsiTheme="minorHAnsi" w:cstheme="minorHAnsi"/>
              <w:sz w:val="22"/>
              <w:szCs w:val="22"/>
            </w:rPr>
          </w:rPrChange>
        </w:rPr>
        <w:pPrChange w:id="5635" w:author="Sekar Subramanian" w:date="2021-07-16T12:36:00Z">
          <w:pPr>
            <w:pStyle w:val="ListParagraph"/>
            <w:numPr>
              <w:numId w:val="8"/>
            </w:numPr>
            <w:ind w:left="1440" w:hanging="360"/>
          </w:pPr>
        </w:pPrChange>
      </w:pPr>
      <w:del w:id="5636" w:author="Sekar Subramanian" w:date="2021-07-16T12:28:00Z">
        <w:r w:rsidRPr="007C4EA8" w:rsidDel="00CA397A">
          <w:rPr>
            <w:rFonts w:cstheme="minorHAnsi"/>
            <w:sz w:val="28"/>
            <w:szCs w:val="28"/>
            <w:rPrChange w:id="5637" w:author="Sekar Subramanian" w:date="2021-07-16T13:10:00Z">
              <w:rPr>
                <w:rFonts w:cstheme="minorHAnsi"/>
              </w:rPr>
            </w:rPrChange>
          </w:rPr>
          <w:delText xml:space="preserve">No odd jumps in the predicted volume, which can be caused by incorrect data or variable transformations  </w:delText>
        </w:r>
      </w:del>
    </w:p>
    <w:p w14:paraId="15C1BD80" w14:textId="2DB1B451" w:rsidR="00FF58CB" w:rsidRPr="007C4EA8" w:rsidDel="00CA397A" w:rsidRDefault="00FF58CB">
      <w:pPr>
        <w:pStyle w:val="ListParagraph"/>
        <w:numPr>
          <w:ilvl w:val="1"/>
          <w:numId w:val="23"/>
        </w:numPr>
        <w:spacing w:before="120" w:after="120"/>
        <w:contextualSpacing w:val="0"/>
        <w:rPr>
          <w:del w:id="5638" w:author="Sekar Subramanian" w:date="2021-07-16T12:28:00Z"/>
          <w:rFonts w:asciiTheme="minorHAnsi" w:hAnsiTheme="minorHAnsi" w:cstheme="minorHAnsi"/>
          <w:sz w:val="28"/>
          <w:szCs w:val="28"/>
          <w:rPrChange w:id="5639" w:author="Sekar Subramanian" w:date="2021-07-16T13:10:00Z">
            <w:rPr>
              <w:del w:id="5640" w:author="Sekar Subramanian" w:date="2021-07-16T12:28:00Z"/>
              <w:rFonts w:asciiTheme="minorHAnsi" w:hAnsiTheme="minorHAnsi" w:cstheme="minorHAnsi"/>
              <w:sz w:val="22"/>
              <w:szCs w:val="22"/>
            </w:rPr>
          </w:rPrChange>
        </w:rPr>
        <w:pPrChange w:id="5641" w:author="Sekar Subramanian" w:date="2021-07-16T12:36:00Z">
          <w:pPr>
            <w:pStyle w:val="ListParagraph"/>
            <w:ind w:left="1440"/>
          </w:pPr>
        </w:pPrChange>
      </w:pPr>
    </w:p>
    <w:p w14:paraId="448F9AC9" w14:textId="5F2B1BDC" w:rsidR="00FF58CB" w:rsidRPr="007C4EA8" w:rsidDel="00E40B5D" w:rsidRDefault="00FF58CB">
      <w:pPr>
        <w:pStyle w:val="ListParagraph"/>
        <w:numPr>
          <w:ilvl w:val="1"/>
          <w:numId w:val="23"/>
        </w:numPr>
        <w:spacing w:before="120" w:after="120"/>
        <w:contextualSpacing w:val="0"/>
        <w:rPr>
          <w:del w:id="5642" w:author="Sekar Subramanian" w:date="2021-07-16T12:27:00Z"/>
          <w:rFonts w:cstheme="minorHAnsi"/>
          <w:vanish/>
          <w:sz w:val="28"/>
          <w:szCs w:val="28"/>
          <w:rPrChange w:id="5643" w:author="Sekar Subramanian" w:date="2021-07-16T13:10:00Z">
            <w:rPr>
              <w:del w:id="5644" w:author="Sekar Subramanian" w:date="2021-07-16T12:27:00Z"/>
              <w:rFonts w:cstheme="minorHAnsi"/>
            </w:rPr>
          </w:rPrChange>
        </w:rPr>
        <w:pPrChange w:id="5645" w:author="Sekar Subramanian" w:date="2021-07-16T12:36:00Z">
          <w:pPr>
            <w:ind w:left="720"/>
          </w:pPr>
        </w:pPrChange>
      </w:pPr>
      <w:del w:id="5646" w:author="Sekar Subramanian" w:date="2021-07-16T12:28:00Z">
        <w:r w:rsidRPr="007C4EA8" w:rsidDel="00CA397A">
          <w:rPr>
            <w:rFonts w:cstheme="minorHAnsi"/>
            <w:sz w:val="28"/>
            <w:szCs w:val="28"/>
            <w:rPrChange w:id="5647" w:author="Sekar Subramanian" w:date="2021-07-16T13:10:00Z">
              <w:rPr>
                <w:rFonts w:cstheme="minorHAnsi"/>
              </w:rPr>
            </w:rPrChange>
          </w:rPr>
          <w:delText>The Actual versus Predicted reporting deliverable is an Excel file at the time period level with raw data plus a pivot table and chart output</w:delText>
        </w:r>
      </w:del>
    </w:p>
    <w:p w14:paraId="5431EF34" w14:textId="14B1CD35" w:rsidR="00FF58CB" w:rsidRPr="007C4EA8" w:rsidDel="00CA397A" w:rsidRDefault="00FF58CB">
      <w:pPr>
        <w:pStyle w:val="ListParagraph"/>
        <w:numPr>
          <w:ilvl w:val="1"/>
          <w:numId w:val="23"/>
        </w:numPr>
        <w:spacing w:before="120" w:after="120"/>
        <w:contextualSpacing w:val="0"/>
        <w:rPr>
          <w:del w:id="5648" w:author="Sekar Subramanian" w:date="2021-07-16T12:28:00Z"/>
          <w:rFonts w:cstheme="minorHAnsi"/>
          <w:sz w:val="28"/>
          <w:szCs w:val="28"/>
          <w:rPrChange w:id="5649" w:author="Sekar Subramanian" w:date="2021-07-16T13:10:00Z">
            <w:rPr>
              <w:del w:id="5650" w:author="Sekar Subramanian" w:date="2021-07-16T12:28:00Z"/>
              <w:rFonts w:cstheme="minorHAnsi"/>
            </w:rPr>
          </w:rPrChange>
        </w:rPr>
        <w:pPrChange w:id="5651" w:author="Sekar Subramanian" w:date="2021-07-16T12:36:00Z">
          <w:pPr>
            <w:jc w:val="center"/>
          </w:pPr>
        </w:pPrChange>
      </w:pPr>
      <w:del w:id="5652" w:author="Sekar Subramanian" w:date="2021-07-16T12:28:00Z">
        <w:r w:rsidRPr="007C4EA8" w:rsidDel="00CA397A">
          <w:rPr>
            <w:rFonts w:cstheme="minorHAnsi"/>
            <w:noProof/>
            <w:sz w:val="28"/>
            <w:szCs w:val="28"/>
            <w:lang w:val="en-IN" w:eastAsia="en-IN"/>
            <w:rPrChange w:id="5653" w:author="Sekar Subramanian" w:date="2021-07-16T13:10:00Z">
              <w:rPr>
                <w:rFonts w:cstheme="minorHAnsi"/>
                <w:noProof/>
                <w:lang w:val="en-IN" w:eastAsia="en-IN"/>
              </w:rPr>
            </w:rPrChange>
          </w:rPr>
          <w:drawing>
            <wp:inline distT="0" distB="0" distL="0" distR="0" wp14:anchorId="50F91164" wp14:editId="5011498F">
              <wp:extent cx="5095875" cy="2446908"/>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0315" cy="2449040"/>
                      </a:xfrm>
                      <a:prstGeom prst="rect">
                        <a:avLst/>
                      </a:prstGeom>
                      <a:noFill/>
                      <a:ln>
                        <a:noFill/>
                      </a:ln>
                      <a:effectLst/>
                    </pic:spPr>
                  </pic:pic>
                </a:graphicData>
              </a:graphic>
            </wp:inline>
          </w:drawing>
        </w:r>
      </w:del>
    </w:p>
    <w:p w14:paraId="1AB28418" w14:textId="041A25AD" w:rsidR="00FF58CB" w:rsidRPr="007C4EA8" w:rsidDel="00CA397A" w:rsidRDefault="00FF58CB">
      <w:pPr>
        <w:pStyle w:val="ListParagraph"/>
        <w:numPr>
          <w:ilvl w:val="1"/>
          <w:numId w:val="23"/>
        </w:numPr>
        <w:spacing w:before="120" w:after="120"/>
        <w:contextualSpacing w:val="0"/>
        <w:rPr>
          <w:del w:id="5654" w:author="Sekar Subramanian" w:date="2021-07-16T12:28:00Z"/>
          <w:rFonts w:cstheme="minorHAnsi"/>
          <w:sz w:val="28"/>
          <w:szCs w:val="28"/>
          <w:rPrChange w:id="5655" w:author="Sekar Subramanian" w:date="2021-07-16T13:10:00Z">
            <w:rPr>
              <w:del w:id="5656" w:author="Sekar Subramanian" w:date="2021-07-16T12:28:00Z"/>
              <w:rFonts w:cstheme="minorHAnsi"/>
            </w:rPr>
          </w:rPrChange>
        </w:rPr>
        <w:pPrChange w:id="5657" w:author="Sekar Subramanian" w:date="2021-07-16T12:36:00Z">
          <w:pPr/>
        </w:pPrChange>
      </w:pPr>
    </w:p>
    <w:p w14:paraId="4D825D44" w14:textId="5863AF9C" w:rsidR="00FF58CB" w:rsidRPr="007C4EA8" w:rsidDel="00CA397A" w:rsidRDefault="00FF58CB">
      <w:pPr>
        <w:pStyle w:val="ListParagraph"/>
        <w:numPr>
          <w:ilvl w:val="1"/>
          <w:numId w:val="23"/>
        </w:numPr>
        <w:spacing w:before="120" w:after="120"/>
        <w:contextualSpacing w:val="0"/>
        <w:rPr>
          <w:del w:id="5658" w:author="Sekar Subramanian" w:date="2021-07-16T12:28:00Z"/>
          <w:rFonts w:cstheme="minorHAnsi"/>
          <w:sz w:val="28"/>
          <w:szCs w:val="28"/>
          <w:rPrChange w:id="5659" w:author="Sekar Subramanian" w:date="2021-07-16T13:10:00Z">
            <w:rPr>
              <w:del w:id="5660" w:author="Sekar Subramanian" w:date="2021-07-16T12:28:00Z"/>
              <w:rFonts w:cstheme="minorHAnsi"/>
            </w:rPr>
          </w:rPrChange>
        </w:rPr>
        <w:pPrChange w:id="5661" w:author="Sekar Subramanian" w:date="2021-07-16T12:36:00Z">
          <w:pPr/>
        </w:pPrChange>
      </w:pPr>
      <w:del w:id="5662" w:author="Sekar Subramanian" w:date="2021-07-16T12:28:00Z">
        <w:r w:rsidRPr="007C4EA8" w:rsidDel="00CA397A">
          <w:rPr>
            <w:rFonts w:cstheme="minorHAnsi"/>
            <w:noProof/>
            <w:sz w:val="28"/>
            <w:szCs w:val="28"/>
            <w:lang w:val="en-IN" w:eastAsia="en-IN"/>
            <w:rPrChange w:id="5663" w:author="Sekar Subramanian" w:date="2021-07-16T13:10:00Z">
              <w:rPr>
                <w:rFonts w:cstheme="minorHAnsi"/>
                <w:noProof/>
                <w:lang w:val="en-IN" w:eastAsia="en-IN"/>
              </w:rPr>
            </w:rPrChange>
          </w:rPr>
          <mc:AlternateContent>
            <mc:Choice Requires="wps">
              <w:drawing>
                <wp:anchor distT="0" distB="0" distL="114300" distR="114300" simplePos="0" relativeHeight="251664384" behindDoc="0" locked="0" layoutInCell="1" allowOverlap="1" wp14:anchorId="3C8D7D95" wp14:editId="423FCCA3">
                  <wp:simplePos x="0" y="0"/>
                  <wp:positionH relativeFrom="column">
                    <wp:posOffset>2794635</wp:posOffset>
                  </wp:positionH>
                  <wp:positionV relativeFrom="paragraph">
                    <wp:posOffset>2067560</wp:posOffset>
                  </wp:positionV>
                  <wp:extent cx="647700" cy="247650"/>
                  <wp:effectExtent l="0" t="0" r="19050" b="19050"/>
                  <wp:wrapNone/>
                  <wp:docPr id="5" name="Oval 5"/>
                  <wp:cNvGraphicFramePr/>
                  <a:graphic xmlns:a="http://schemas.openxmlformats.org/drawingml/2006/main">
                    <a:graphicData uri="http://schemas.microsoft.com/office/word/2010/wordprocessingShape">
                      <wps:wsp>
                        <wps:cNvSpPr/>
                        <wps:spPr>
                          <a:xfrm>
                            <a:off x="0" y="0"/>
                            <a:ext cx="647700"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DE12A0" id="Oval 5" o:spid="_x0000_s1026" style="position:absolute;margin-left:220.05pt;margin-top:162.8pt;width:51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" filled="f" strokecolor="black [3213]" strokeweight="2pt"/>
              </w:pict>
            </mc:Fallback>
          </mc:AlternateContent>
        </w:r>
        <w:r w:rsidRPr="007C4EA8" w:rsidDel="00CA397A">
          <w:rPr>
            <w:rFonts w:cstheme="minorHAnsi"/>
            <w:noProof/>
            <w:sz w:val="28"/>
            <w:szCs w:val="28"/>
            <w:lang w:val="en-IN" w:eastAsia="en-IN"/>
            <w:rPrChange w:id="5664" w:author="Sekar Subramanian" w:date="2021-07-16T13:10:00Z">
              <w:rPr>
                <w:rFonts w:cstheme="minorHAnsi"/>
                <w:noProof/>
                <w:lang w:val="en-IN" w:eastAsia="en-IN"/>
              </w:rPr>
            </w:rPrChange>
          </w:rPr>
          <mc:AlternateContent>
            <mc:Choice Requires="wps">
              <w:drawing>
                <wp:anchor distT="0" distB="0" distL="114300" distR="114300" simplePos="0" relativeHeight="251663360" behindDoc="0" locked="0" layoutInCell="1" allowOverlap="1" wp14:anchorId="73D67074" wp14:editId="249A7351">
                  <wp:simplePos x="0" y="0"/>
                  <wp:positionH relativeFrom="column">
                    <wp:posOffset>2737485</wp:posOffset>
                  </wp:positionH>
                  <wp:positionV relativeFrom="paragraph">
                    <wp:posOffset>1667510</wp:posOffset>
                  </wp:positionV>
                  <wp:extent cx="647700" cy="247650"/>
                  <wp:effectExtent l="0" t="0" r="19050" b="19050"/>
                  <wp:wrapNone/>
                  <wp:docPr id="4" name="Oval 4"/>
                  <wp:cNvGraphicFramePr/>
                  <a:graphic xmlns:a="http://schemas.openxmlformats.org/drawingml/2006/main">
                    <a:graphicData uri="http://schemas.microsoft.com/office/word/2010/wordprocessingShape">
                      <wps:wsp>
                        <wps:cNvSpPr/>
                        <wps:spPr>
                          <a:xfrm>
                            <a:off x="0" y="0"/>
                            <a:ext cx="647700"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F99C7E" id="Oval 4" o:spid="_x0000_s1026" style="position:absolute;margin-left:215.55pt;margin-top:131.3pt;width:51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" filled="f" strokecolor="black [3213]" strokeweight="2pt"/>
              </w:pict>
            </mc:Fallback>
          </mc:AlternateContent>
        </w:r>
        <w:r w:rsidRPr="007C4EA8" w:rsidDel="00CA397A">
          <w:rPr>
            <w:rFonts w:cstheme="minorHAnsi"/>
            <w:noProof/>
            <w:sz w:val="28"/>
            <w:szCs w:val="28"/>
            <w:lang w:val="en-IN" w:eastAsia="en-IN"/>
            <w:rPrChange w:id="5665" w:author="Sekar Subramanian" w:date="2021-07-16T13:10:00Z">
              <w:rPr>
                <w:rFonts w:cstheme="minorHAnsi"/>
                <w:noProof/>
                <w:lang w:val="en-IN" w:eastAsia="en-IN"/>
              </w:rPr>
            </w:rPrChange>
          </w:rPr>
          <w:drawing>
            <wp:inline distT="0" distB="0" distL="0" distR="0" wp14:anchorId="47737D1E" wp14:editId="5446A5B1">
              <wp:extent cx="33147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3057525"/>
                      </a:xfrm>
                      <a:prstGeom prst="rect">
                        <a:avLst/>
                      </a:prstGeom>
                      <a:noFill/>
                      <a:ln>
                        <a:noFill/>
                      </a:ln>
                    </pic:spPr>
                  </pic:pic>
                </a:graphicData>
              </a:graphic>
            </wp:inline>
          </w:drawing>
        </w:r>
      </w:del>
    </w:p>
    <w:p w14:paraId="1D40DDA9" w14:textId="0354E4E4" w:rsidR="00FF58CB" w:rsidRPr="007C4EA8" w:rsidDel="00CA397A" w:rsidRDefault="00FF58CB">
      <w:pPr>
        <w:pStyle w:val="ListParagraph"/>
        <w:numPr>
          <w:ilvl w:val="1"/>
          <w:numId w:val="23"/>
        </w:numPr>
        <w:spacing w:before="120" w:after="120"/>
        <w:contextualSpacing w:val="0"/>
        <w:rPr>
          <w:del w:id="5666" w:author="Sekar Subramanian" w:date="2021-07-16T12:28:00Z"/>
          <w:rFonts w:cstheme="minorHAnsi"/>
          <w:sz w:val="28"/>
          <w:szCs w:val="28"/>
          <w:rPrChange w:id="5667" w:author="Sekar Subramanian" w:date="2021-07-16T13:10:00Z">
            <w:rPr>
              <w:del w:id="5668" w:author="Sekar Subramanian" w:date="2021-07-16T12:28:00Z"/>
              <w:rFonts w:cstheme="minorHAnsi"/>
            </w:rPr>
          </w:rPrChange>
        </w:rPr>
        <w:pPrChange w:id="5669" w:author="Sekar Subramanian" w:date="2021-07-16T12:36:00Z">
          <w:pPr/>
        </w:pPrChange>
      </w:pPr>
    </w:p>
    <w:p w14:paraId="5C845BB5" w14:textId="672BD902" w:rsidR="00FF58CB" w:rsidRPr="007C4EA8" w:rsidDel="00CA397A" w:rsidRDefault="00FF58CB">
      <w:pPr>
        <w:pStyle w:val="ListParagraph"/>
        <w:numPr>
          <w:ilvl w:val="1"/>
          <w:numId w:val="23"/>
        </w:numPr>
        <w:spacing w:before="120" w:after="120"/>
        <w:contextualSpacing w:val="0"/>
        <w:rPr>
          <w:del w:id="5670" w:author="Sekar Subramanian" w:date="2021-07-16T12:28:00Z"/>
          <w:rFonts w:asciiTheme="minorHAnsi" w:hAnsiTheme="minorHAnsi" w:cstheme="minorHAnsi"/>
          <w:color w:val="000000" w:themeColor="text1"/>
          <w:sz w:val="28"/>
          <w:szCs w:val="28"/>
          <w:rPrChange w:id="5671" w:author="Sekar Subramanian" w:date="2021-07-16T13:10:00Z">
            <w:rPr>
              <w:del w:id="5672" w:author="Sekar Subramanian" w:date="2021-07-16T12:28:00Z"/>
              <w:rFonts w:asciiTheme="minorHAnsi" w:hAnsiTheme="minorHAnsi" w:cstheme="minorHAnsi"/>
              <w:color w:val="000000" w:themeColor="text1"/>
              <w:sz w:val="22"/>
              <w:szCs w:val="22"/>
            </w:rPr>
          </w:rPrChange>
        </w:rPr>
        <w:pPrChange w:id="5673" w:author="Sekar Subramanian" w:date="2021-07-16T12:36:00Z">
          <w:pPr>
            <w:pStyle w:val="Heading2"/>
            <w:numPr>
              <w:ilvl w:val="1"/>
              <w:numId w:val="25"/>
            </w:numPr>
            <w:ind w:left="1800" w:hanging="360"/>
            <w:jc w:val="left"/>
          </w:pPr>
        </w:pPrChange>
      </w:pPr>
      <w:bookmarkStart w:id="5674" w:name="_Toc416525879"/>
      <w:del w:id="5675" w:author="Sekar Subramanian" w:date="2021-07-16T12:28:00Z">
        <w:r w:rsidRPr="007C4EA8" w:rsidDel="00CA397A">
          <w:rPr>
            <w:rFonts w:cstheme="minorHAnsi"/>
            <w:sz w:val="28"/>
            <w:szCs w:val="28"/>
            <w:rPrChange w:id="5676" w:author="Sekar Subramanian" w:date="2021-07-16T13:10:00Z">
              <w:rPr>
                <w:rFonts w:cstheme="minorHAnsi"/>
                <w:b w:val="0"/>
                <w:bCs w:val="0"/>
              </w:rPr>
            </w:rPrChange>
          </w:rPr>
          <w:delText>Statistical Validity 5: Coefficient Confidence</w:delText>
        </w:r>
        <w:bookmarkEnd w:id="5674"/>
      </w:del>
    </w:p>
    <w:p w14:paraId="5CBF1B40" w14:textId="1831198A" w:rsidR="00FF58CB" w:rsidRPr="007C4EA8" w:rsidDel="00CA397A" w:rsidRDefault="00FF58CB">
      <w:pPr>
        <w:pStyle w:val="ListParagraph"/>
        <w:numPr>
          <w:ilvl w:val="1"/>
          <w:numId w:val="23"/>
        </w:numPr>
        <w:spacing w:before="120" w:after="120"/>
        <w:contextualSpacing w:val="0"/>
        <w:rPr>
          <w:del w:id="5677" w:author="Sekar Subramanian" w:date="2021-07-16T12:28:00Z"/>
          <w:rFonts w:cstheme="minorHAnsi"/>
          <w:sz w:val="28"/>
          <w:szCs w:val="28"/>
          <w:lang w:val="en-GB"/>
          <w:rPrChange w:id="5678" w:author="Sekar Subramanian" w:date="2021-07-16T13:10:00Z">
            <w:rPr>
              <w:del w:id="5679" w:author="Sekar Subramanian" w:date="2021-07-16T12:28:00Z"/>
              <w:rFonts w:cstheme="minorHAnsi"/>
              <w:lang w:val="en-GB"/>
            </w:rPr>
          </w:rPrChange>
        </w:rPr>
        <w:pPrChange w:id="5680" w:author="Sekar Subramanian" w:date="2021-07-16T12:36:00Z">
          <w:pPr/>
        </w:pPrChange>
      </w:pPr>
    </w:p>
    <w:p w14:paraId="2A8540B1" w14:textId="5F6BBE8A" w:rsidR="00FF58CB" w:rsidRPr="007C4EA8" w:rsidDel="00E40B5D" w:rsidRDefault="00FF58CB">
      <w:pPr>
        <w:pStyle w:val="ListParagraph"/>
        <w:numPr>
          <w:ilvl w:val="1"/>
          <w:numId w:val="23"/>
        </w:numPr>
        <w:spacing w:before="120" w:after="120"/>
        <w:contextualSpacing w:val="0"/>
        <w:rPr>
          <w:del w:id="5681" w:author="Sekar Subramanian" w:date="2021-07-16T12:27:00Z"/>
          <w:rFonts w:cstheme="minorHAnsi"/>
          <w:vanish/>
          <w:sz w:val="28"/>
          <w:szCs w:val="28"/>
          <w:rPrChange w:id="5682" w:author="Sekar Subramanian" w:date="2021-07-16T13:10:00Z">
            <w:rPr>
              <w:del w:id="5683" w:author="Sekar Subramanian" w:date="2021-07-16T12:27:00Z"/>
              <w:rFonts w:cstheme="minorHAnsi"/>
            </w:rPr>
          </w:rPrChange>
        </w:rPr>
        <w:pPrChange w:id="5684" w:author="Sekar Subramanian" w:date="2021-07-16T12:36:00Z">
          <w:pPr>
            <w:ind w:left="720"/>
          </w:pPr>
        </w:pPrChange>
      </w:pPr>
      <w:del w:id="5685" w:author="Sekar Subramanian" w:date="2021-07-16T12:28:00Z">
        <w:r w:rsidRPr="007C4EA8" w:rsidDel="00CA397A">
          <w:rPr>
            <w:rFonts w:cstheme="minorHAnsi"/>
            <w:sz w:val="28"/>
            <w:szCs w:val="28"/>
            <w:rPrChange w:id="5686" w:author="Sekar Subramanian" w:date="2021-07-16T13:10:00Z">
              <w:rPr>
                <w:rFonts w:cstheme="minorHAnsi"/>
              </w:rPr>
            </w:rPrChange>
          </w:rPr>
          <w:delText>In regression models, P-values indicate the probability that a coefficient is not different from zero. P-values are less relevant when Bayesian statistical approaches are used.  Modelers may sometimes fix a coefficient to a prior and in such cases there will not be any P-value reported from the Bayesian solving algorithm</w:delText>
        </w:r>
      </w:del>
    </w:p>
    <w:p w14:paraId="550F82FE" w14:textId="28C9E0D2" w:rsidR="00FF58CB" w:rsidRPr="007C4EA8" w:rsidDel="00E40B5D" w:rsidRDefault="00FF58CB">
      <w:pPr>
        <w:pStyle w:val="ListParagraph"/>
        <w:numPr>
          <w:ilvl w:val="1"/>
          <w:numId w:val="23"/>
        </w:numPr>
        <w:spacing w:before="120" w:after="120"/>
        <w:contextualSpacing w:val="0"/>
        <w:rPr>
          <w:del w:id="5687" w:author="Sekar Subramanian" w:date="2021-07-16T12:27:00Z"/>
          <w:rFonts w:cstheme="minorHAnsi"/>
          <w:vanish/>
          <w:sz w:val="28"/>
          <w:szCs w:val="28"/>
          <w:rPrChange w:id="5688" w:author="Sekar Subramanian" w:date="2021-07-16T13:10:00Z">
            <w:rPr>
              <w:del w:id="5689" w:author="Sekar Subramanian" w:date="2021-07-16T12:27:00Z"/>
              <w:rFonts w:cstheme="minorHAnsi"/>
            </w:rPr>
          </w:rPrChange>
        </w:rPr>
        <w:pPrChange w:id="5690" w:author="Sekar Subramanian" w:date="2021-07-16T12:36:00Z">
          <w:pPr>
            <w:ind w:left="720"/>
          </w:pPr>
        </w:pPrChange>
      </w:pPr>
      <w:del w:id="5691" w:author="Sekar Subramanian" w:date="2021-07-16T12:28:00Z">
        <w:r w:rsidRPr="007C4EA8" w:rsidDel="00CA397A">
          <w:rPr>
            <w:rFonts w:cstheme="minorHAnsi"/>
            <w:sz w:val="28"/>
            <w:szCs w:val="28"/>
            <w:rPrChange w:id="5692" w:author="Sekar Subramanian" w:date="2021-07-16T13:10:00Z">
              <w:rPr>
                <w:rFonts w:cstheme="minorHAnsi"/>
              </w:rPr>
            </w:rPrChange>
          </w:rPr>
          <w:delText>Analytic Edge will provide the following during the model review:</w:delText>
        </w:r>
      </w:del>
    </w:p>
    <w:p w14:paraId="4F21290F" w14:textId="3D94C08B" w:rsidR="00FF58CB" w:rsidRPr="007C4EA8" w:rsidDel="00CA397A" w:rsidRDefault="00FF58CB">
      <w:pPr>
        <w:pStyle w:val="ListParagraph"/>
        <w:numPr>
          <w:ilvl w:val="1"/>
          <w:numId w:val="23"/>
        </w:numPr>
        <w:spacing w:before="120" w:after="120"/>
        <w:contextualSpacing w:val="0"/>
        <w:rPr>
          <w:del w:id="5693" w:author="Sekar Subramanian" w:date="2021-07-16T12:28:00Z"/>
          <w:rFonts w:asciiTheme="minorHAnsi" w:hAnsiTheme="minorHAnsi" w:cstheme="minorHAnsi"/>
          <w:sz w:val="28"/>
          <w:szCs w:val="28"/>
          <w:rPrChange w:id="5694" w:author="Sekar Subramanian" w:date="2021-07-16T13:10:00Z">
            <w:rPr>
              <w:del w:id="5695" w:author="Sekar Subramanian" w:date="2021-07-16T12:28:00Z"/>
              <w:rFonts w:asciiTheme="minorHAnsi" w:hAnsiTheme="minorHAnsi" w:cstheme="minorHAnsi"/>
              <w:sz w:val="22"/>
              <w:szCs w:val="22"/>
            </w:rPr>
          </w:rPrChange>
        </w:rPr>
        <w:pPrChange w:id="5696" w:author="Sekar Subramanian" w:date="2021-07-16T12:36:00Z">
          <w:pPr>
            <w:pStyle w:val="ListNumber2"/>
            <w:numPr>
              <w:numId w:val="10"/>
            </w:numPr>
            <w:tabs>
              <w:tab w:val="clear" w:pos="1980"/>
            </w:tabs>
            <w:ind w:left="1440"/>
          </w:pPr>
        </w:pPrChange>
      </w:pPr>
      <w:del w:id="5697" w:author="Sekar Subramanian" w:date="2021-07-16T12:28:00Z">
        <w:r w:rsidRPr="007C4EA8" w:rsidDel="00CA397A">
          <w:rPr>
            <w:rFonts w:cstheme="minorHAnsi"/>
            <w:sz w:val="28"/>
            <w:szCs w:val="28"/>
            <w:rPrChange w:id="5698" w:author="Sekar Subramanian" w:date="2021-07-16T13:10:00Z">
              <w:rPr>
                <w:rFonts w:cstheme="minorHAnsi"/>
              </w:rPr>
            </w:rPrChange>
          </w:rPr>
          <w:delText>Coefficient, P-values and VIF for every measure in the model</w:delText>
        </w:r>
      </w:del>
    </w:p>
    <w:p w14:paraId="4630F5AC" w14:textId="0CD82EC5" w:rsidR="00FF58CB" w:rsidRPr="007C4EA8" w:rsidDel="00CA397A" w:rsidRDefault="00FF58CB">
      <w:pPr>
        <w:pStyle w:val="ListParagraph"/>
        <w:numPr>
          <w:ilvl w:val="1"/>
          <w:numId w:val="23"/>
        </w:numPr>
        <w:spacing w:before="120" w:after="120"/>
        <w:contextualSpacing w:val="0"/>
        <w:rPr>
          <w:del w:id="5699" w:author="Sekar Subramanian" w:date="2021-07-16T12:28:00Z"/>
          <w:rFonts w:asciiTheme="minorHAnsi" w:hAnsiTheme="minorHAnsi" w:cstheme="minorHAnsi"/>
          <w:sz w:val="28"/>
          <w:szCs w:val="28"/>
          <w:rPrChange w:id="5700" w:author="Sekar Subramanian" w:date="2021-07-16T13:10:00Z">
            <w:rPr>
              <w:del w:id="5701" w:author="Sekar Subramanian" w:date="2021-07-16T12:28:00Z"/>
              <w:rFonts w:asciiTheme="minorHAnsi" w:hAnsiTheme="minorHAnsi" w:cstheme="minorHAnsi"/>
              <w:sz w:val="22"/>
              <w:szCs w:val="22"/>
            </w:rPr>
          </w:rPrChange>
        </w:rPr>
        <w:pPrChange w:id="5702" w:author="Sekar Subramanian" w:date="2021-07-16T12:36:00Z">
          <w:pPr>
            <w:pStyle w:val="ListNumber2"/>
            <w:numPr>
              <w:numId w:val="10"/>
            </w:numPr>
            <w:tabs>
              <w:tab w:val="clear" w:pos="1980"/>
            </w:tabs>
            <w:ind w:left="1440"/>
          </w:pPr>
        </w:pPrChange>
      </w:pPr>
      <w:del w:id="5703" w:author="Sekar Subramanian" w:date="2021-07-16T12:28:00Z">
        <w:r w:rsidRPr="007C4EA8" w:rsidDel="00CA397A">
          <w:rPr>
            <w:rFonts w:cstheme="minorHAnsi"/>
            <w:sz w:val="28"/>
            <w:szCs w:val="28"/>
            <w:rPrChange w:id="5704" w:author="Sekar Subramanian" w:date="2021-07-16T13:10:00Z">
              <w:rPr>
                <w:rFonts w:cstheme="minorHAnsi"/>
              </w:rPr>
            </w:rPrChange>
          </w:rPr>
          <w:delText>Highlight of the coefficients that were forced to the bounds due to data related inputs</w:delText>
        </w:r>
      </w:del>
    </w:p>
    <w:p w14:paraId="5F4D9D6D" w14:textId="5C86F137" w:rsidR="00FF58CB" w:rsidRPr="007C4EA8" w:rsidDel="00CA397A" w:rsidRDefault="00FF58CB">
      <w:pPr>
        <w:pStyle w:val="ListParagraph"/>
        <w:numPr>
          <w:ilvl w:val="1"/>
          <w:numId w:val="23"/>
        </w:numPr>
        <w:spacing w:before="120" w:after="120"/>
        <w:contextualSpacing w:val="0"/>
        <w:rPr>
          <w:del w:id="5705" w:author="Sekar Subramanian" w:date="2021-07-16T12:28:00Z"/>
          <w:rFonts w:asciiTheme="minorHAnsi" w:hAnsiTheme="minorHAnsi" w:cstheme="minorHAnsi"/>
          <w:sz w:val="28"/>
          <w:szCs w:val="28"/>
          <w:rPrChange w:id="5706" w:author="Sekar Subramanian" w:date="2021-07-16T13:10:00Z">
            <w:rPr>
              <w:del w:id="5707" w:author="Sekar Subramanian" w:date="2021-07-16T12:28:00Z"/>
              <w:rFonts w:asciiTheme="minorHAnsi" w:hAnsiTheme="minorHAnsi" w:cstheme="minorHAnsi"/>
              <w:sz w:val="22"/>
              <w:szCs w:val="22"/>
            </w:rPr>
          </w:rPrChange>
        </w:rPr>
        <w:pPrChange w:id="5708" w:author="Sekar Subramanian" w:date="2021-07-16T12:36:00Z">
          <w:pPr>
            <w:pStyle w:val="ListNumber2"/>
            <w:numPr>
              <w:numId w:val="0"/>
            </w:numPr>
            <w:tabs>
              <w:tab w:val="clear" w:pos="1980"/>
            </w:tabs>
            <w:ind w:left="0" w:firstLine="0"/>
          </w:pPr>
        </w:pPrChange>
      </w:pPr>
    </w:p>
    <w:p w14:paraId="3F9D458D" w14:textId="3FE0A6EB" w:rsidR="00FF58CB" w:rsidRPr="007C4EA8" w:rsidDel="00CA397A" w:rsidRDefault="00FF58CB">
      <w:pPr>
        <w:pStyle w:val="ListParagraph"/>
        <w:numPr>
          <w:ilvl w:val="1"/>
          <w:numId w:val="23"/>
        </w:numPr>
        <w:spacing w:before="120" w:after="120"/>
        <w:contextualSpacing w:val="0"/>
        <w:rPr>
          <w:del w:id="5709" w:author="Sekar Subramanian" w:date="2021-07-16T12:28:00Z"/>
          <w:rFonts w:asciiTheme="minorHAnsi" w:hAnsiTheme="minorHAnsi" w:cstheme="minorHAnsi"/>
          <w:sz w:val="28"/>
          <w:szCs w:val="28"/>
          <w:rPrChange w:id="5710" w:author="Sekar Subramanian" w:date="2021-07-16T13:10:00Z">
            <w:rPr>
              <w:del w:id="5711" w:author="Sekar Subramanian" w:date="2021-07-16T12:28:00Z"/>
              <w:rFonts w:asciiTheme="minorHAnsi" w:hAnsiTheme="minorHAnsi" w:cstheme="minorHAnsi"/>
              <w:sz w:val="22"/>
              <w:szCs w:val="22"/>
            </w:rPr>
          </w:rPrChange>
        </w:rPr>
        <w:pPrChange w:id="5712" w:author="Sekar Subramanian" w:date="2021-07-16T12:36:00Z">
          <w:pPr>
            <w:pStyle w:val="ListNumber2"/>
            <w:numPr>
              <w:numId w:val="0"/>
            </w:numPr>
            <w:tabs>
              <w:tab w:val="clear" w:pos="1980"/>
            </w:tabs>
            <w:ind w:left="0" w:firstLine="0"/>
          </w:pPr>
        </w:pPrChange>
      </w:pPr>
    </w:p>
    <w:p w14:paraId="0F81FBBB" w14:textId="0A8EBED6" w:rsidR="00FF58CB" w:rsidRPr="007C4EA8" w:rsidDel="00CA397A" w:rsidRDefault="00FF58CB">
      <w:pPr>
        <w:pStyle w:val="ListParagraph"/>
        <w:numPr>
          <w:ilvl w:val="1"/>
          <w:numId w:val="23"/>
        </w:numPr>
        <w:spacing w:before="120" w:after="120"/>
        <w:contextualSpacing w:val="0"/>
        <w:rPr>
          <w:del w:id="5713" w:author="Sekar Subramanian" w:date="2021-07-16T12:28:00Z"/>
          <w:rFonts w:asciiTheme="minorHAnsi" w:hAnsiTheme="minorHAnsi" w:cstheme="minorHAnsi"/>
          <w:sz w:val="28"/>
          <w:szCs w:val="28"/>
          <w:rPrChange w:id="5714" w:author="Sekar Subramanian" w:date="2021-07-16T13:10:00Z">
            <w:rPr>
              <w:del w:id="5715" w:author="Sekar Subramanian" w:date="2021-07-16T12:28:00Z"/>
              <w:rFonts w:asciiTheme="minorHAnsi" w:hAnsiTheme="minorHAnsi" w:cstheme="minorHAnsi"/>
              <w:sz w:val="22"/>
              <w:szCs w:val="22"/>
            </w:rPr>
          </w:rPrChange>
        </w:rPr>
        <w:pPrChange w:id="5716" w:author="Sekar Subramanian" w:date="2021-07-16T12:36:00Z">
          <w:pPr>
            <w:pStyle w:val="Heading2"/>
            <w:numPr>
              <w:ilvl w:val="1"/>
              <w:numId w:val="25"/>
            </w:numPr>
            <w:ind w:left="1800" w:hanging="360"/>
            <w:jc w:val="left"/>
          </w:pPr>
        </w:pPrChange>
      </w:pPr>
      <w:del w:id="5717" w:author="Sekar Subramanian" w:date="2021-07-16T12:28:00Z">
        <w:r w:rsidRPr="007C4EA8" w:rsidDel="00CA397A">
          <w:rPr>
            <w:rFonts w:cstheme="minorHAnsi"/>
            <w:sz w:val="28"/>
            <w:szCs w:val="28"/>
            <w:rPrChange w:id="5718" w:author="Sekar Subramanian" w:date="2021-07-16T13:10:00Z">
              <w:rPr>
                <w:rFonts w:cstheme="minorHAnsi"/>
                <w:b w:val="0"/>
                <w:bCs w:val="0"/>
              </w:rPr>
            </w:rPrChange>
          </w:rPr>
          <w:delText>Statistical Validity 6: Forecasting Accuracy</w:delText>
        </w:r>
      </w:del>
    </w:p>
    <w:p w14:paraId="08A2EFAE" w14:textId="213BDC87" w:rsidR="00FF58CB" w:rsidRPr="007C4EA8" w:rsidDel="00CA397A" w:rsidRDefault="00FF58CB">
      <w:pPr>
        <w:pStyle w:val="ListParagraph"/>
        <w:numPr>
          <w:ilvl w:val="1"/>
          <w:numId w:val="23"/>
        </w:numPr>
        <w:spacing w:before="120" w:after="120"/>
        <w:contextualSpacing w:val="0"/>
        <w:rPr>
          <w:del w:id="5719" w:author="Sekar Subramanian" w:date="2021-07-16T12:28:00Z"/>
          <w:rFonts w:cstheme="minorHAnsi"/>
          <w:sz w:val="28"/>
          <w:szCs w:val="28"/>
          <w:lang w:val="en-GB"/>
          <w:rPrChange w:id="5720" w:author="Sekar Subramanian" w:date="2021-07-16T13:10:00Z">
            <w:rPr>
              <w:del w:id="5721" w:author="Sekar Subramanian" w:date="2021-07-16T12:28:00Z"/>
              <w:rFonts w:cstheme="minorHAnsi"/>
              <w:lang w:val="en-GB"/>
            </w:rPr>
          </w:rPrChange>
        </w:rPr>
        <w:pPrChange w:id="5722" w:author="Sekar Subramanian" w:date="2021-07-16T12:36:00Z">
          <w:pPr/>
        </w:pPrChange>
      </w:pPr>
    </w:p>
    <w:p w14:paraId="6DD1A945" w14:textId="4C205288" w:rsidR="00FF58CB" w:rsidRPr="007C4EA8" w:rsidDel="00CA397A" w:rsidRDefault="00FF58CB">
      <w:pPr>
        <w:pStyle w:val="ListParagraph"/>
        <w:numPr>
          <w:ilvl w:val="1"/>
          <w:numId w:val="23"/>
        </w:numPr>
        <w:spacing w:before="120" w:after="120"/>
        <w:contextualSpacing w:val="0"/>
        <w:rPr>
          <w:del w:id="5723" w:author="Sekar Subramanian" w:date="2021-07-16T12:28:00Z"/>
          <w:rFonts w:asciiTheme="minorHAnsi" w:hAnsiTheme="minorHAnsi" w:cstheme="minorHAnsi"/>
          <w:sz w:val="28"/>
          <w:szCs w:val="28"/>
          <w:rPrChange w:id="5724" w:author="Sekar Subramanian" w:date="2021-07-16T13:10:00Z">
            <w:rPr>
              <w:del w:id="5725" w:author="Sekar Subramanian" w:date="2021-07-16T12:28:00Z"/>
              <w:rFonts w:asciiTheme="minorHAnsi" w:hAnsiTheme="minorHAnsi" w:cstheme="minorHAnsi"/>
              <w:sz w:val="22"/>
              <w:szCs w:val="22"/>
            </w:rPr>
          </w:rPrChange>
        </w:rPr>
        <w:pPrChange w:id="5726" w:author="Sekar Subramanian" w:date="2021-07-16T12:36:00Z">
          <w:pPr>
            <w:pStyle w:val="ListNumber2"/>
            <w:numPr>
              <w:numId w:val="0"/>
            </w:numPr>
            <w:tabs>
              <w:tab w:val="clear" w:pos="1980"/>
            </w:tabs>
            <w:ind w:left="720" w:firstLine="0"/>
          </w:pPr>
        </w:pPrChange>
      </w:pPr>
      <w:del w:id="5727" w:author="Sekar Subramanian" w:date="2021-07-16T12:28:00Z">
        <w:r w:rsidRPr="007C4EA8" w:rsidDel="00CA397A">
          <w:rPr>
            <w:rFonts w:cstheme="minorHAnsi"/>
            <w:sz w:val="28"/>
            <w:szCs w:val="28"/>
            <w:rPrChange w:id="5728" w:author="Sekar Subramanian" w:date="2021-07-16T13:10:00Z">
              <w:rPr>
                <w:rFonts w:cstheme="minorHAnsi"/>
              </w:rPr>
            </w:rPrChange>
          </w:rPr>
          <w:delText xml:space="preserve">MMx analysis should not be looked at as a one off analysis. It should be periodically calibrated and used to estimate volume and profit under alternative scenarios and to recommend business actions needed to achieve volume and profit goals. </w:delText>
        </w:r>
      </w:del>
    </w:p>
    <w:p w14:paraId="1F57ABB6" w14:textId="75DCB1E4" w:rsidR="00FF58CB" w:rsidRPr="007C4EA8" w:rsidDel="00E40B5D" w:rsidRDefault="00FF58CB">
      <w:pPr>
        <w:pStyle w:val="ListParagraph"/>
        <w:numPr>
          <w:ilvl w:val="1"/>
          <w:numId w:val="23"/>
        </w:numPr>
        <w:spacing w:before="120" w:after="120"/>
        <w:contextualSpacing w:val="0"/>
        <w:rPr>
          <w:del w:id="5729" w:author="Sekar Subramanian" w:date="2021-07-16T12:27:00Z"/>
          <w:rFonts w:asciiTheme="minorHAnsi" w:hAnsiTheme="minorHAnsi" w:cstheme="minorHAnsi"/>
          <w:sz w:val="28"/>
          <w:szCs w:val="28"/>
          <w:rPrChange w:id="5730" w:author="Sekar Subramanian" w:date="2021-07-16T13:10:00Z">
            <w:rPr>
              <w:del w:id="5731" w:author="Sekar Subramanian" w:date="2021-07-16T12:27:00Z"/>
              <w:rFonts w:asciiTheme="minorHAnsi" w:hAnsiTheme="minorHAnsi" w:cstheme="minorHAnsi"/>
              <w:sz w:val="22"/>
              <w:szCs w:val="22"/>
            </w:rPr>
          </w:rPrChange>
        </w:rPr>
        <w:pPrChange w:id="5732" w:author="Sekar Subramanian" w:date="2021-07-16T12:36:00Z">
          <w:pPr>
            <w:pStyle w:val="ListNumber2"/>
            <w:numPr>
              <w:numId w:val="0"/>
            </w:numPr>
            <w:tabs>
              <w:tab w:val="clear" w:pos="1980"/>
            </w:tabs>
            <w:ind w:left="720" w:firstLine="0"/>
          </w:pPr>
        </w:pPrChange>
      </w:pPr>
    </w:p>
    <w:p w14:paraId="01633179" w14:textId="56B32A3C" w:rsidR="00FF58CB" w:rsidRPr="007C4EA8" w:rsidDel="00CA397A" w:rsidRDefault="00FF58CB">
      <w:pPr>
        <w:pStyle w:val="ListParagraph"/>
        <w:numPr>
          <w:ilvl w:val="1"/>
          <w:numId w:val="23"/>
        </w:numPr>
        <w:spacing w:before="120" w:after="120"/>
        <w:contextualSpacing w:val="0"/>
        <w:rPr>
          <w:del w:id="5733" w:author="Sekar Subramanian" w:date="2021-07-16T12:28:00Z"/>
          <w:rFonts w:asciiTheme="minorHAnsi" w:hAnsiTheme="minorHAnsi" w:cstheme="minorHAnsi"/>
          <w:sz w:val="28"/>
          <w:szCs w:val="28"/>
          <w:rPrChange w:id="5734" w:author="Sekar Subramanian" w:date="2021-07-16T13:10:00Z">
            <w:rPr>
              <w:del w:id="5735" w:author="Sekar Subramanian" w:date="2021-07-16T12:28:00Z"/>
              <w:rFonts w:asciiTheme="minorHAnsi" w:hAnsiTheme="minorHAnsi" w:cstheme="minorHAnsi"/>
              <w:sz w:val="22"/>
              <w:szCs w:val="22"/>
            </w:rPr>
          </w:rPrChange>
        </w:rPr>
        <w:pPrChange w:id="5736" w:author="Sekar Subramanian" w:date="2021-07-16T12:36:00Z">
          <w:pPr>
            <w:pStyle w:val="ListNumber2"/>
            <w:numPr>
              <w:numId w:val="0"/>
            </w:numPr>
            <w:tabs>
              <w:tab w:val="clear" w:pos="1980"/>
            </w:tabs>
            <w:ind w:left="720" w:firstLine="0"/>
          </w:pPr>
        </w:pPrChange>
      </w:pPr>
      <w:del w:id="5737" w:author="Sekar Subramanian" w:date="2021-07-16T12:28:00Z">
        <w:r w:rsidRPr="007C4EA8" w:rsidDel="00CA397A">
          <w:rPr>
            <w:rFonts w:cstheme="minorHAnsi"/>
            <w:sz w:val="28"/>
            <w:szCs w:val="28"/>
            <w:rPrChange w:id="5738" w:author="Sekar Subramanian" w:date="2021-07-16T13:10:00Z">
              <w:rPr>
                <w:rFonts w:cstheme="minorHAnsi"/>
              </w:rPr>
            </w:rPrChange>
          </w:rPr>
          <w:delText>The platform offers a business planning module.  This module offers the ability to load incremental data, generate scenarios &amp; forecasts, make assumptions and track the model performance on a periodic basis. The platform will output the difference between actual sales and forecasted sales and report the forecast accuracy. The goal is to scrutinize this forecast accuracy periodically and take corrective measures to ensure model is able to capture as many data driven nuances as feasible.</w:delText>
        </w:r>
      </w:del>
    </w:p>
    <w:p w14:paraId="556DA5F4" w14:textId="2EA1697F" w:rsidR="00FF58CB" w:rsidRPr="007C4EA8" w:rsidDel="00E40B5D" w:rsidRDefault="00FF58CB">
      <w:pPr>
        <w:pStyle w:val="ListParagraph"/>
        <w:numPr>
          <w:ilvl w:val="1"/>
          <w:numId w:val="23"/>
        </w:numPr>
        <w:spacing w:before="120" w:after="120"/>
        <w:contextualSpacing w:val="0"/>
        <w:rPr>
          <w:del w:id="5739" w:author="Sekar Subramanian" w:date="2021-07-16T12:27:00Z"/>
          <w:rFonts w:asciiTheme="minorHAnsi" w:hAnsiTheme="minorHAnsi" w:cstheme="minorHAnsi"/>
          <w:sz w:val="28"/>
          <w:szCs w:val="28"/>
          <w:rPrChange w:id="5740" w:author="Sekar Subramanian" w:date="2021-07-16T13:10:00Z">
            <w:rPr>
              <w:del w:id="5741" w:author="Sekar Subramanian" w:date="2021-07-16T12:27:00Z"/>
              <w:rFonts w:asciiTheme="minorHAnsi" w:hAnsiTheme="minorHAnsi" w:cstheme="minorHAnsi"/>
              <w:sz w:val="22"/>
              <w:szCs w:val="22"/>
            </w:rPr>
          </w:rPrChange>
        </w:rPr>
        <w:pPrChange w:id="5742" w:author="Sekar Subramanian" w:date="2021-07-16T12:36:00Z">
          <w:pPr>
            <w:pStyle w:val="ListNumber2"/>
            <w:numPr>
              <w:numId w:val="0"/>
            </w:numPr>
            <w:tabs>
              <w:tab w:val="clear" w:pos="1980"/>
            </w:tabs>
            <w:ind w:left="0" w:firstLine="0"/>
          </w:pPr>
        </w:pPrChange>
      </w:pPr>
    </w:p>
    <w:p w14:paraId="6A8467EB" w14:textId="32682DF1" w:rsidR="00FF58CB" w:rsidRPr="007C4EA8" w:rsidDel="00CA397A" w:rsidRDefault="00FF58CB">
      <w:pPr>
        <w:pStyle w:val="ListParagraph"/>
        <w:numPr>
          <w:ilvl w:val="1"/>
          <w:numId w:val="23"/>
        </w:numPr>
        <w:spacing w:before="120" w:after="120"/>
        <w:contextualSpacing w:val="0"/>
        <w:rPr>
          <w:del w:id="5743" w:author="Sekar Subramanian" w:date="2021-07-16T12:28:00Z"/>
          <w:rFonts w:asciiTheme="minorHAnsi" w:hAnsiTheme="minorHAnsi" w:cstheme="minorHAnsi"/>
          <w:sz w:val="28"/>
          <w:szCs w:val="28"/>
          <w:rPrChange w:id="5744" w:author="Sekar Subramanian" w:date="2021-07-16T13:10:00Z">
            <w:rPr>
              <w:del w:id="5745" w:author="Sekar Subramanian" w:date="2021-07-16T12:28:00Z"/>
              <w:rFonts w:asciiTheme="minorHAnsi" w:hAnsiTheme="minorHAnsi" w:cstheme="minorHAnsi"/>
              <w:sz w:val="22"/>
              <w:szCs w:val="22"/>
            </w:rPr>
          </w:rPrChange>
        </w:rPr>
        <w:pPrChange w:id="5746" w:author="Sekar Subramanian" w:date="2021-07-16T12:36:00Z">
          <w:pPr>
            <w:pStyle w:val="ListNumber2"/>
            <w:numPr>
              <w:numId w:val="0"/>
            </w:numPr>
            <w:tabs>
              <w:tab w:val="clear" w:pos="1980"/>
            </w:tabs>
            <w:ind w:left="0" w:firstLine="0"/>
          </w:pPr>
        </w:pPrChange>
      </w:pPr>
    </w:p>
    <w:p w14:paraId="74938559" w14:textId="566FF8E8" w:rsidR="00FF58CB" w:rsidRPr="007C4EA8" w:rsidDel="00CA397A" w:rsidRDefault="00FF58CB">
      <w:pPr>
        <w:pStyle w:val="ListParagraph"/>
        <w:numPr>
          <w:ilvl w:val="1"/>
          <w:numId w:val="23"/>
        </w:numPr>
        <w:spacing w:before="120" w:after="120"/>
        <w:contextualSpacing w:val="0"/>
        <w:rPr>
          <w:del w:id="5747" w:author="Sekar Subramanian" w:date="2021-07-16T12:28:00Z"/>
          <w:rFonts w:asciiTheme="minorHAnsi" w:hAnsiTheme="minorHAnsi" w:cstheme="minorHAnsi"/>
          <w:sz w:val="28"/>
          <w:szCs w:val="28"/>
          <w:rPrChange w:id="5748" w:author="Sekar Subramanian" w:date="2021-07-16T13:10:00Z">
            <w:rPr>
              <w:del w:id="5749" w:author="Sekar Subramanian" w:date="2021-07-16T12:28:00Z"/>
              <w:rFonts w:asciiTheme="minorHAnsi" w:hAnsiTheme="minorHAnsi" w:cstheme="minorHAnsi"/>
              <w:sz w:val="22"/>
              <w:szCs w:val="22"/>
            </w:rPr>
          </w:rPrChange>
        </w:rPr>
        <w:pPrChange w:id="5750" w:author="Sekar Subramanian" w:date="2021-07-16T12:36:00Z">
          <w:pPr>
            <w:pStyle w:val="ListNumber2"/>
            <w:numPr>
              <w:numId w:val="0"/>
            </w:numPr>
            <w:tabs>
              <w:tab w:val="clear" w:pos="1980"/>
            </w:tabs>
            <w:ind w:left="0" w:firstLine="0"/>
            <w:jc w:val="center"/>
          </w:pPr>
        </w:pPrChange>
      </w:pPr>
      <w:del w:id="5751" w:author="Sekar Subramanian" w:date="2021-07-16T12:28:00Z">
        <w:r w:rsidRPr="007C4EA8" w:rsidDel="00CA397A">
          <w:rPr>
            <w:rFonts w:cstheme="minorHAnsi"/>
            <w:noProof/>
            <w:sz w:val="28"/>
            <w:szCs w:val="28"/>
            <w:lang w:val="en-IN" w:eastAsia="en-IN"/>
            <w:rPrChange w:id="5752" w:author="Sekar Subramanian" w:date="2021-07-16T13:10:00Z">
              <w:rPr>
                <w:rFonts w:cstheme="minorHAnsi"/>
                <w:noProof/>
                <w:lang w:val="en-IN" w:eastAsia="en-IN"/>
              </w:rPr>
            </w:rPrChange>
          </w:rPr>
          <w:drawing>
            <wp:inline distT="0" distB="0" distL="0" distR="0" wp14:anchorId="24AA13C1" wp14:editId="2BC4A1CA">
              <wp:extent cx="4695825" cy="2498177"/>
              <wp:effectExtent l="0" t="0" r="0" b="0"/>
              <wp:docPr id="26"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Graphical user interface&#10;&#10;Description automatically generated"/>
                      <pic:cNvPicPr>
                        <a:picLocks noChangeAspect="1" noChangeArrowheads="1"/>
                      </pic:cNvPicPr>
                    </pic:nvPicPr>
                    <pic:blipFill rotWithShape="1">
                      <a:blip r:embed="rId41" cstate="print">
                        <a:duotone>
                          <a:schemeClr val="accent1">
                            <a:shade val="45000"/>
                            <a:satMod val="135000"/>
                          </a:schemeClr>
                          <a:prstClr val="white"/>
                        </a:duotone>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l="6364" t="6515" r="4062" b="8726"/>
                      <a:stretch/>
                    </pic:blipFill>
                    <pic:spPr bwMode="auto">
                      <a:xfrm>
                        <a:off x="0" y="0"/>
                        <a:ext cx="4702452" cy="2501702"/>
                      </a:xfrm>
                      <a:prstGeom prst="rect">
                        <a:avLst/>
                      </a:prstGeom>
                      <a:noFill/>
                      <a:ln>
                        <a:noFill/>
                      </a:ln>
                      <a:effectLst/>
                    </pic:spPr>
                  </pic:pic>
                </a:graphicData>
              </a:graphic>
            </wp:inline>
          </w:drawing>
        </w:r>
      </w:del>
    </w:p>
    <w:p w14:paraId="31F40A7B" w14:textId="62C49542" w:rsidR="00573281" w:rsidRPr="00660659" w:rsidRDefault="00573281">
      <w:pPr>
        <w:spacing w:before="120" w:after="120" w:line="240" w:lineRule="auto"/>
        <w:rPr>
          <w:ins w:id="5753" w:author="Sekar Subramanian" w:date="2021-07-16T12:28:00Z"/>
          <w:rFonts w:cstheme="minorHAnsi"/>
          <w:sz w:val="10"/>
          <w:szCs w:val="10"/>
          <w:rPrChange w:id="5754" w:author="Sekar Subramanian" w:date="2021-07-16T13:15:00Z">
            <w:rPr>
              <w:ins w:id="5755" w:author="Sekar Subramanian" w:date="2021-07-16T12:28:00Z"/>
              <w:rFonts w:cstheme="minorHAnsi"/>
              <w:sz w:val="28"/>
              <w:szCs w:val="28"/>
            </w:rPr>
          </w:rPrChange>
        </w:rPr>
        <w:pPrChange w:id="5756" w:author="Sekar Subramanian" w:date="2021-07-16T12:36:00Z">
          <w:pPr/>
        </w:pPrChange>
      </w:pPr>
    </w:p>
    <w:p w14:paraId="087C68F7" w14:textId="64ADB554" w:rsidR="00125982" w:rsidRPr="007C4EA8" w:rsidRDefault="008C25C1">
      <w:pPr>
        <w:pStyle w:val="Heading1"/>
        <w:numPr>
          <w:ilvl w:val="0"/>
          <w:numId w:val="18"/>
        </w:numPr>
        <w:spacing w:before="120" w:after="120" w:line="240" w:lineRule="auto"/>
        <w:rPr>
          <w:ins w:id="5757" w:author="Sekar Subramanian" w:date="2021-07-16T12:33:00Z"/>
          <w:rFonts w:cstheme="minorHAnsi"/>
          <w:color w:val="4F81BD" w:themeColor="accent1"/>
          <w:sz w:val="32"/>
          <w:szCs w:val="32"/>
          <w:rPrChange w:id="5758" w:author="Sekar Subramanian" w:date="2021-07-16T13:10:00Z">
            <w:rPr>
              <w:ins w:id="5759" w:author="Sekar Subramanian" w:date="2021-07-16T12:33:00Z"/>
              <w:rFonts w:cstheme="minorHAnsi"/>
              <w:sz w:val="28"/>
              <w:szCs w:val="28"/>
            </w:rPr>
          </w:rPrChange>
        </w:rPr>
        <w:pPrChange w:id="5760" w:author="Sekar Subramanian" w:date="2021-07-16T12:36:00Z">
          <w:pPr>
            <w:ind w:left="360"/>
          </w:pPr>
        </w:pPrChange>
      </w:pPr>
      <w:bookmarkStart w:id="5761" w:name="_Toc80365135"/>
      <w:ins w:id="5762" w:author="Sekar Subramanian" w:date="2021-07-16T12:29:00Z">
        <w:r w:rsidRPr="007C4EA8">
          <w:rPr>
            <w:rFonts w:asciiTheme="minorHAnsi" w:hAnsiTheme="minorHAnsi" w:cstheme="minorHAnsi"/>
            <w:color w:val="4F81BD" w:themeColor="accent1"/>
            <w:sz w:val="32"/>
            <w:szCs w:val="32"/>
            <w:rPrChange w:id="5763" w:author="Sekar Subramanian" w:date="2021-07-16T13:10:00Z">
              <w:rPr>
                <w:b/>
                <w:bCs/>
              </w:rPr>
            </w:rPrChange>
          </w:rPr>
          <w:t>Model Approach</w:t>
        </w:r>
      </w:ins>
      <w:bookmarkEnd w:id="5761"/>
    </w:p>
    <w:p w14:paraId="61309D88" w14:textId="27FBF896" w:rsidR="008C25C1" w:rsidRPr="007C4EA8" w:rsidRDefault="008C25C1">
      <w:pPr>
        <w:spacing w:before="120" w:after="120" w:line="240" w:lineRule="auto"/>
        <w:ind w:left="360"/>
        <w:rPr>
          <w:ins w:id="5764" w:author="Sekar Subramanian" w:date="2021-07-16T12:29:00Z"/>
          <w:rFonts w:cstheme="minorHAnsi"/>
          <w:sz w:val="28"/>
          <w:szCs w:val="28"/>
        </w:rPr>
        <w:pPrChange w:id="5765" w:author="Sekar Subramanian" w:date="2021-07-16T12:36:00Z">
          <w:pPr/>
        </w:pPrChange>
      </w:pPr>
      <w:ins w:id="5766" w:author="Sekar Subramanian" w:date="2021-07-16T12:29:00Z">
        <w:r w:rsidRPr="007C4EA8">
          <w:rPr>
            <w:rFonts w:cstheme="minorHAnsi"/>
            <w:sz w:val="28"/>
            <w:szCs w:val="28"/>
          </w:rPr>
          <w:t>Started with the ‘First time activations.’ (KPI) using our platform Demand Drivers Edge (DDE). DDE runs statistical models by blending media, promotions, macro-economic indicators data and other bolt specific inputs required to quantify the relationship on KPI.</w:t>
        </w:r>
      </w:ins>
    </w:p>
    <w:p w14:paraId="3B46D353" w14:textId="236575AD" w:rsidR="008C25C1" w:rsidRPr="00E32727" w:rsidRDefault="008C25C1" w:rsidP="00125982">
      <w:pPr>
        <w:spacing w:before="120" w:after="120" w:line="240" w:lineRule="auto"/>
        <w:ind w:left="360"/>
        <w:rPr>
          <w:ins w:id="5767" w:author="Sekar Subramanian" w:date="2021-07-16T12:36:00Z"/>
          <w:rFonts w:cstheme="minorHAnsi"/>
          <w:b/>
          <w:bCs/>
          <w:color w:val="C00000"/>
          <w:sz w:val="28"/>
          <w:szCs w:val="28"/>
          <w:rPrChange w:id="5768" w:author="Sekar Subramanian" w:date="2021-07-16T13:14:00Z">
            <w:rPr>
              <w:ins w:id="5769" w:author="Sekar Subramanian" w:date="2021-07-16T12:36:00Z"/>
              <w:rFonts w:cstheme="minorHAnsi"/>
              <w:b/>
              <w:bCs/>
              <w:sz w:val="28"/>
              <w:szCs w:val="28"/>
            </w:rPr>
          </w:rPrChange>
        </w:rPr>
      </w:pPr>
      <w:ins w:id="5770" w:author="Sekar Subramanian" w:date="2021-07-16T12:29:00Z">
        <w:r w:rsidRPr="00E32727">
          <w:rPr>
            <w:rFonts w:cstheme="minorHAnsi"/>
            <w:b/>
            <w:bCs/>
            <w:color w:val="C00000"/>
            <w:sz w:val="28"/>
            <w:szCs w:val="28"/>
            <w:rPrChange w:id="5771" w:author="Sekar Subramanian" w:date="2021-07-16T13:14:00Z">
              <w:rPr>
                <w:rFonts w:cstheme="minorHAnsi"/>
                <w:sz w:val="28"/>
                <w:szCs w:val="28"/>
              </w:rPr>
            </w:rPrChange>
          </w:rPr>
          <w:t>KPI=Intercept+β1* Base+β2* Media+β3* Promo+....</w:t>
        </w:r>
      </w:ins>
    </w:p>
    <w:p w14:paraId="06602F1D" w14:textId="77777777" w:rsidR="00125982" w:rsidRPr="00660659" w:rsidRDefault="00125982">
      <w:pPr>
        <w:spacing w:before="120" w:after="120" w:line="240" w:lineRule="auto"/>
        <w:ind w:left="360"/>
        <w:rPr>
          <w:ins w:id="5772" w:author="Sekar Subramanian" w:date="2021-07-16T12:29:00Z"/>
          <w:rFonts w:cstheme="minorHAnsi"/>
          <w:b/>
          <w:bCs/>
          <w:sz w:val="10"/>
          <w:szCs w:val="10"/>
          <w:rPrChange w:id="5773" w:author="Sekar Subramanian" w:date="2021-07-16T13:15:00Z">
            <w:rPr>
              <w:ins w:id="5774" w:author="Sekar Subramanian" w:date="2021-07-16T12:29:00Z"/>
              <w:rFonts w:cstheme="minorHAnsi"/>
              <w:sz w:val="28"/>
              <w:szCs w:val="28"/>
            </w:rPr>
          </w:rPrChange>
        </w:rPr>
        <w:pPrChange w:id="5775" w:author="Sekar Subramanian" w:date="2021-07-16T12:36:00Z">
          <w:pPr/>
        </w:pPrChange>
      </w:pPr>
    </w:p>
    <w:p w14:paraId="2725FC9B" w14:textId="72DF8EE9" w:rsidR="008C25C1" w:rsidRDefault="008C25C1">
      <w:pPr>
        <w:pStyle w:val="Heading1"/>
        <w:numPr>
          <w:ilvl w:val="0"/>
          <w:numId w:val="18"/>
        </w:numPr>
        <w:spacing w:before="120" w:after="120" w:line="240" w:lineRule="auto"/>
        <w:rPr>
          <w:rFonts w:asciiTheme="minorHAnsi" w:hAnsiTheme="minorHAnsi" w:cstheme="minorHAnsi"/>
          <w:color w:val="4F81BD" w:themeColor="accent1"/>
          <w:sz w:val="32"/>
          <w:szCs w:val="32"/>
        </w:rPr>
      </w:pPr>
      <w:bookmarkStart w:id="5776" w:name="_Toc80365136"/>
      <w:ins w:id="5777" w:author="Sekar Subramanian" w:date="2021-07-16T12:29:00Z">
        <w:r w:rsidRPr="007C4EA8">
          <w:rPr>
            <w:rFonts w:asciiTheme="minorHAnsi" w:hAnsiTheme="minorHAnsi" w:cstheme="minorHAnsi"/>
            <w:color w:val="4F81BD" w:themeColor="accent1"/>
            <w:sz w:val="32"/>
            <w:szCs w:val="32"/>
            <w:rPrChange w:id="5778" w:author="Sekar Subramanian" w:date="2021-07-16T13:10:00Z">
              <w:rPr>
                <w:rFonts w:asciiTheme="minorHAnsi" w:eastAsiaTheme="minorEastAsia" w:hAnsiTheme="minorHAnsi" w:cstheme="minorHAnsi"/>
                <w:b w:val="0"/>
                <w:bCs w:val="0"/>
                <w:color w:val="auto"/>
                <w:sz w:val="22"/>
                <w:szCs w:val="22"/>
              </w:rPr>
            </w:rPrChange>
          </w:rPr>
          <w:t>Modeling Process</w:t>
        </w:r>
      </w:ins>
      <w:bookmarkEnd w:id="5776"/>
    </w:p>
    <w:p w14:paraId="0EC0D9CF" w14:textId="343D0654" w:rsidR="0013200D" w:rsidRPr="00AA5B99" w:rsidRDefault="0013200D" w:rsidP="0013200D">
      <w:pPr>
        <w:pStyle w:val="ListParagraph"/>
        <w:numPr>
          <w:ilvl w:val="0"/>
          <w:numId w:val="75"/>
        </w:numPr>
        <w:rPr>
          <w:ins w:id="5779" w:author="Sekar Subramanian" w:date="2021-07-16T12:29:00Z"/>
          <w:b/>
          <w:bCs/>
          <w:rPrChange w:id="5780" w:author="Sekar Subramanian" w:date="2021-07-16T13:10:00Z">
            <w:rPr>
              <w:ins w:id="5781" w:author="Sekar Subramanian" w:date="2021-07-16T12:29:00Z"/>
              <w:rFonts w:cstheme="minorHAnsi"/>
              <w:sz w:val="28"/>
              <w:szCs w:val="28"/>
            </w:rPr>
          </w:rPrChange>
        </w:rPr>
      </w:pPr>
      <w:r w:rsidRPr="00AA5B99">
        <w:rPr>
          <w:b/>
          <w:bCs/>
        </w:rPr>
        <w:t>Base</w:t>
      </w:r>
      <w:r w:rsidR="00AA5B99">
        <w:rPr>
          <w:b/>
          <w:bCs/>
        </w:rPr>
        <w:t xml:space="preserve"> </w:t>
      </w:r>
      <w:ins w:id="5782" w:author="Sekar Subramanian" w:date="2021-07-16T12:43:00Z">
        <w:r w:rsidR="00AA5B99" w:rsidRPr="0013200D">
          <w:rPr>
            <w:rFonts w:asciiTheme="minorHAnsi" w:hAnsiTheme="minorHAnsi" w:cstheme="minorHAnsi"/>
            <w:sz w:val="28"/>
            <w:szCs w:val="28"/>
            <w:rPrChange w:id="5783" w:author="Sekar Subramanian" w:date="2021-07-16T13:10:00Z">
              <w:rPr>
                <w:rFonts w:ascii="Calibri" w:eastAsia="Calibri" w:hAnsi="Calibri" w:cs="Calibri"/>
                <w:sz w:val="22"/>
                <w:szCs w:val="22"/>
              </w:rPr>
            </w:rPrChange>
          </w:rPr>
          <w:t>–</w:t>
        </w:r>
      </w:ins>
    </w:p>
    <w:p w14:paraId="014285AD" w14:textId="7700799D" w:rsidR="00125982" w:rsidRPr="007C4EA8" w:rsidRDefault="008C25C1">
      <w:pPr>
        <w:pStyle w:val="ListParagraph"/>
        <w:numPr>
          <w:ilvl w:val="0"/>
          <w:numId w:val="40"/>
        </w:numPr>
        <w:spacing w:before="120" w:after="120"/>
        <w:ind w:left="720"/>
        <w:contextualSpacing w:val="0"/>
        <w:rPr>
          <w:ins w:id="5784" w:author="Sekar Subramanian" w:date="2021-07-16T12:34:00Z"/>
          <w:rFonts w:cstheme="minorHAnsi"/>
          <w:sz w:val="28"/>
          <w:szCs w:val="28"/>
          <w:rPrChange w:id="5785" w:author="Sekar Subramanian" w:date="2021-07-16T13:10:00Z">
            <w:rPr>
              <w:ins w:id="5786" w:author="Sekar Subramanian" w:date="2021-07-16T12:34:00Z"/>
            </w:rPr>
          </w:rPrChange>
        </w:rPr>
        <w:pPrChange w:id="5787" w:author="Sekar Subramanian" w:date="2021-07-16T12:36:00Z">
          <w:pPr>
            <w:ind w:left="360"/>
          </w:pPr>
        </w:pPrChange>
      </w:pPr>
      <w:ins w:id="5788" w:author="Sekar Subramanian" w:date="2021-07-16T12:29:00Z">
        <w:r w:rsidRPr="007C4EA8">
          <w:rPr>
            <w:rFonts w:asciiTheme="minorHAnsi" w:hAnsiTheme="minorHAnsi" w:cstheme="minorHAnsi"/>
            <w:sz w:val="28"/>
            <w:szCs w:val="28"/>
            <w:rPrChange w:id="5789" w:author="Sekar Subramanian" w:date="2021-07-16T13:10:00Z">
              <w:rPr>
                <w:rFonts w:cstheme="minorHAnsi"/>
                <w:sz w:val="28"/>
                <w:szCs w:val="28"/>
              </w:rPr>
            </w:rPrChange>
          </w:rPr>
          <w:t>Started with base model by including Weather, ETA, Holidays, Weekend effect, Covid mobility, lockdown status</w:t>
        </w:r>
      </w:ins>
    </w:p>
    <w:p w14:paraId="4AA2DDFE" w14:textId="7F7F2842" w:rsidR="00125982" w:rsidRDefault="00E32954">
      <w:pPr>
        <w:spacing w:before="120" w:after="120" w:line="240" w:lineRule="auto"/>
        <w:ind w:left="360"/>
        <w:rPr>
          <w:rFonts w:cstheme="minorHAnsi"/>
          <w:sz w:val="28"/>
          <w:szCs w:val="28"/>
        </w:rPr>
      </w:pPr>
      <w:ins w:id="5790" w:author="Sekar Subramanian" w:date="2021-07-16T12:39:00Z">
        <w:r w:rsidRPr="007C4EA8">
          <w:rPr>
            <w:rFonts w:cstheme="minorHAnsi"/>
            <w:noProof/>
            <w:sz w:val="28"/>
            <w:szCs w:val="28"/>
            <w:rPrChange w:id="5791" w:author="Sekar Subramanian" w:date="2021-07-16T13:10:00Z">
              <w:rPr>
                <w:noProof/>
              </w:rPr>
            </w:rPrChange>
          </w:rPr>
          <w:lastRenderedPageBreak/>
          <w:drawing>
            <wp:inline distT="0" distB="0" distL="0" distR="0" wp14:anchorId="0F573A8A" wp14:editId="3691AA46">
              <wp:extent cx="5807034" cy="237930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07034" cy="2379307"/>
                      </a:xfrm>
                      <a:prstGeom prst="rect">
                        <a:avLst/>
                      </a:prstGeom>
                      <a:noFill/>
                      <a:ln>
                        <a:noFill/>
                      </a:ln>
                    </pic:spPr>
                  </pic:pic>
                </a:graphicData>
              </a:graphic>
            </wp:inline>
          </w:drawing>
        </w:r>
      </w:ins>
    </w:p>
    <w:p w14:paraId="4C3865CF" w14:textId="6E9F5E6C" w:rsidR="0013200D" w:rsidRPr="00AA5B99" w:rsidRDefault="0013200D" w:rsidP="0013200D">
      <w:pPr>
        <w:pStyle w:val="ListParagraph"/>
        <w:numPr>
          <w:ilvl w:val="0"/>
          <w:numId w:val="75"/>
        </w:numPr>
        <w:spacing w:before="120" w:after="120"/>
        <w:rPr>
          <w:rFonts w:cstheme="minorHAnsi"/>
          <w:b/>
          <w:bCs/>
          <w:sz w:val="28"/>
          <w:szCs w:val="28"/>
        </w:rPr>
      </w:pPr>
      <w:r w:rsidRPr="00AA5B99">
        <w:rPr>
          <w:rFonts w:cstheme="minorHAnsi"/>
          <w:b/>
          <w:bCs/>
          <w:sz w:val="28"/>
          <w:szCs w:val="28"/>
        </w:rPr>
        <w:t>Media</w:t>
      </w:r>
      <w:r w:rsidR="00AA5B99">
        <w:rPr>
          <w:rFonts w:cstheme="minorHAnsi"/>
          <w:b/>
          <w:bCs/>
          <w:sz w:val="28"/>
          <w:szCs w:val="28"/>
        </w:rPr>
        <w:t xml:space="preserve"> </w:t>
      </w:r>
      <w:ins w:id="5792" w:author="Sekar Subramanian" w:date="2021-07-16T12:43:00Z">
        <w:r w:rsidR="00AA5B99" w:rsidRPr="0013200D">
          <w:rPr>
            <w:rFonts w:asciiTheme="minorHAnsi" w:hAnsiTheme="minorHAnsi" w:cstheme="minorHAnsi"/>
            <w:sz w:val="28"/>
            <w:szCs w:val="28"/>
            <w:rPrChange w:id="5793" w:author="Sekar Subramanian" w:date="2021-07-16T13:10:00Z">
              <w:rPr>
                <w:rFonts w:ascii="Calibri" w:eastAsia="Calibri" w:hAnsi="Calibri" w:cs="Calibri"/>
                <w:sz w:val="22"/>
                <w:szCs w:val="22"/>
              </w:rPr>
            </w:rPrChange>
          </w:rPr>
          <w:t>–</w:t>
        </w:r>
      </w:ins>
    </w:p>
    <w:p w14:paraId="555EF1BA" w14:textId="77777777" w:rsidR="0013200D" w:rsidRPr="0013200D" w:rsidRDefault="0013200D" w:rsidP="0013200D">
      <w:pPr>
        <w:pStyle w:val="ListParagraph"/>
        <w:spacing w:before="120" w:after="120"/>
        <w:rPr>
          <w:ins w:id="5794" w:author="Sekar Subramanian" w:date="2021-07-16T12:34:00Z"/>
          <w:rFonts w:cstheme="minorHAnsi"/>
          <w:sz w:val="28"/>
          <w:szCs w:val="28"/>
        </w:rPr>
      </w:pPr>
    </w:p>
    <w:p w14:paraId="40D73077" w14:textId="36239931" w:rsidR="00125982" w:rsidRPr="007C4EA8" w:rsidRDefault="00125982">
      <w:pPr>
        <w:pStyle w:val="ListParagraph"/>
        <w:numPr>
          <w:ilvl w:val="0"/>
          <w:numId w:val="40"/>
        </w:numPr>
        <w:spacing w:before="120" w:after="120"/>
        <w:ind w:left="720"/>
        <w:contextualSpacing w:val="0"/>
        <w:rPr>
          <w:ins w:id="5795" w:author="Sekar Subramanian" w:date="2021-07-16T12:34:00Z"/>
          <w:rFonts w:asciiTheme="minorHAnsi" w:hAnsiTheme="minorHAnsi" w:cstheme="minorHAnsi"/>
          <w:sz w:val="28"/>
          <w:szCs w:val="28"/>
          <w:rPrChange w:id="5796" w:author="Sekar Subramanian" w:date="2021-07-16T13:10:00Z">
            <w:rPr>
              <w:ins w:id="5797" w:author="Sekar Subramanian" w:date="2021-07-16T12:34:00Z"/>
              <w:rFonts w:eastAsiaTheme="minorEastAsia"/>
            </w:rPr>
          </w:rPrChange>
        </w:rPr>
        <w:pPrChange w:id="5798" w:author="Sekar Subramanian" w:date="2021-07-16T12:36:00Z">
          <w:pPr>
            <w:pStyle w:val="ListParagraph"/>
            <w:numPr>
              <w:numId w:val="39"/>
            </w:numPr>
            <w:ind w:hanging="360"/>
            <w:jc w:val="both"/>
          </w:pPr>
        </w:pPrChange>
      </w:pPr>
      <w:ins w:id="5799" w:author="Sekar Subramanian" w:date="2021-07-16T12:34:00Z">
        <w:r w:rsidRPr="007C4EA8">
          <w:rPr>
            <w:rFonts w:asciiTheme="minorHAnsi" w:hAnsiTheme="minorHAnsi" w:cstheme="minorHAnsi"/>
            <w:b/>
            <w:bCs/>
            <w:sz w:val="28"/>
            <w:szCs w:val="28"/>
            <w:rPrChange w:id="5800" w:author="Sekar Subramanian" w:date="2021-07-16T13:10:00Z">
              <w:rPr>
                <w:rFonts w:ascii="Calibri" w:eastAsia="Calibri" w:hAnsi="Calibri" w:cs="Calibri"/>
                <w:b/>
                <w:bCs/>
              </w:rPr>
            </w:rPrChange>
          </w:rPr>
          <w:t xml:space="preserve">Next </w:t>
        </w:r>
      </w:ins>
      <w:r w:rsidR="00B11638" w:rsidRPr="007C4EA8">
        <w:rPr>
          <w:rFonts w:asciiTheme="minorHAnsi" w:hAnsiTheme="minorHAnsi" w:cstheme="minorHAnsi"/>
          <w:b/>
          <w:bCs/>
          <w:sz w:val="28"/>
          <w:szCs w:val="28"/>
        </w:rPr>
        <w:t>included media</w:t>
      </w:r>
      <w:ins w:id="5801" w:author="Sekar Subramanian" w:date="2021-07-16T12:34:00Z">
        <w:r w:rsidRPr="007C4EA8">
          <w:rPr>
            <w:rFonts w:asciiTheme="minorHAnsi" w:hAnsiTheme="minorHAnsi" w:cstheme="minorHAnsi"/>
            <w:b/>
            <w:bCs/>
            <w:sz w:val="28"/>
            <w:szCs w:val="28"/>
            <w:rPrChange w:id="5802" w:author="Sekar Subramanian" w:date="2021-07-16T13:10:00Z">
              <w:rPr>
                <w:rFonts w:ascii="Calibri" w:eastAsia="Calibri" w:hAnsi="Calibri" w:cs="Calibri"/>
                <w:b/>
                <w:bCs/>
              </w:rPr>
            </w:rPrChange>
          </w:rPr>
          <w:t xml:space="preserve"> (one variable at a time).</w:t>
        </w:r>
        <w:r w:rsidRPr="007C4EA8">
          <w:rPr>
            <w:rFonts w:asciiTheme="minorHAnsi" w:hAnsiTheme="minorHAnsi" w:cstheme="minorHAnsi"/>
            <w:sz w:val="28"/>
            <w:szCs w:val="28"/>
            <w:rPrChange w:id="5803" w:author="Sekar Subramanian" w:date="2021-07-16T13:10:00Z">
              <w:rPr/>
            </w:rPrChange>
          </w:rPr>
          <w:t xml:space="preserve"> To test</w:t>
        </w:r>
        <w:r w:rsidRPr="007C4EA8">
          <w:rPr>
            <w:rFonts w:asciiTheme="minorHAnsi" w:hAnsiTheme="minorHAnsi" w:cstheme="minorHAnsi"/>
            <w:sz w:val="28"/>
            <w:szCs w:val="28"/>
            <w:rPrChange w:id="5804" w:author="Sekar Subramanian" w:date="2021-07-16T13:10:00Z">
              <w:rPr>
                <w:rFonts w:ascii="Calibri" w:eastAsia="Calibri" w:hAnsi="Calibri" w:cs="Calibri"/>
              </w:rPr>
            </w:rPrChange>
          </w:rPr>
          <w:t xml:space="preserve"> </w:t>
        </w:r>
        <w:r w:rsidRPr="007C4EA8">
          <w:rPr>
            <w:rFonts w:asciiTheme="minorHAnsi" w:hAnsiTheme="minorHAnsi" w:cstheme="minorHAnsi"/>
            <w:sz w:val="28"/>
            <w:szCs w:val="28"/>
            <w:rPrChange w:id="5805" w:author="Sekar Subramanian" w:date="2021-07-16T13:10:00Z">
              <w:rPr/>
            </w:rPrChange>
          </w:rPr>
          <w:t>media, we considered spend share of media variables to identify the significant ones to begin with.</w:t>
        </w:r>
      </w:ins>
    </w:p>
    <w:p w14:paraId="1A6B103C" w14:textId="3236EB73" w:rsidR="00125982" w:rsidRPr="007C4EA8" w:rsidRDefault="00125982">
      <w:pPr>
        <w:pStyle w:val="ListParagraph"/>
        <w:numPr>
          <w:ilvl w:val="0"/>
          <w:numId w:val="40"/>
        </w:numPr>
        <w:spacing w:before="120" w:after="120"/>
        <w:ind w:left="720"/>
        <w:contextualSpacing w:val="0"/>
        <w:rPr>
          <w:ins w:id="5806" w:author="Sekar Subramanian" w:date="2021-07-16T12:34:00Z"/>
          <w:rFonts w:asciiTheme="minorHAnsi" w:hAnsiTheme="minorHAnsi" w:cstheme="minorHAnsi"/>
          <w:sz w:val="28"/>
          <w:szCs w:val="28"/>
          <w:rPrChange w:id="5807" w:author="Sekar Subramanian" w:date="2021-07-16T13:10:00Z">
            <w:rPr>
              <w:ins w:id="5808" w:author="Sekar Subramanian" w:date="2021-07-16T12:34:00Z"/>
            </w:rPr>
          </w:rPrChange>
        </w:rPr>
        <w:pPrChange w:id="5809" w:author="Sekar Subramanian" w:date="2021-07-16T12:36:00Z">
          <w:pPr>
            <w:pStyle w:val="ListParagraph"/>
            <w:numPr>
              <w:numId w:val="39"/>
            </w:numPr>
            <w:ind w:hanging="360"/>
            <w:jc w:val="both"/>
          </w:pPr>
        </w:pPrChange>
      </w:pPr>
      <w:ins w:id="5810" w:author="Sekar Subramanian" w:date="2021-07-16T12:34:00Z">
        <w:r w:rsidRPr="007C4EA8">
          <w:rPr>
            <w:rFonts w:asciiTheme="minorHAnsi" w:hAnsiTheme="minorHAnsi" w:cstheme="minorHAnsi"/>
            <w:sz w:val="28"/>
            <w:szCs w:val="28"/>
            <w:rPrChange w:id="5811" w:author="Sekar Subramanian" w:date="2021-07-16T13:10:00Z">
              <w:rPr/>
            </w:rPrChange>
          </w:rPr>
          <w:t>Suitable Transformations (</w:t>
        </w:r>
      </w:ins>
      <w:r w:rsidR="00B11638" w:rsidRPr="007C4EA8">
        <w:rPr>
          <w:rFonts w:asciiTheme="minorHAnsi" w:hAnsiTheme="minorHAnsi" w:cstheme="minorHAnsi"/>
          <w:sz w:val="28"/>
          <w:szCs w:val="28"/>
        </w:rPr>
        <w:t>Ad stock</w:t>
      </w:r>
      <w:ins w:id="5812" w:author="Sekar Subramanian" w:date="2021-07-16T12:34:00Z">
        <w:r w:rsidRPr="007C4EA8">
          <w:rPr>
            <w:rFonts w:asciiTheme="minorHAnsi" w:hAnsiTheme="minorHAnsi" w:cstheme="minorHAnsi"/>
            <w:sz w:val="28"/>
            <w:szCs w:val="28"/>
            <w:rPrChange w:id="5813" w:author="Sekar Subramanian" w:date="2021-07-16T13:10:00Z">
              <w:rPr/>
            </w:rPrChange>
          </w:rPr>
          <w:t xml:space="preserve"> /Gamma) have been selected and parameters are identified by running multiple iterations and comparing model fits for each. </w:t>
        </w:r>
      </w:ins>
    </w:p>
    <w:p w14:paraId="185AA0D2" w14:textId="75CB5C73" w:rsidR="00125982" w:rsidRPr="007C4EA8" w:rsidRDefault="00125982" w:rsidP="00125982">
      <w:pPr>
        <w:pStyle w:val="ListParagraph"/>
        <w:numPr>
          <w:ilvl w:val="0"/>
          <w:numId w:val="40"/>
        </w:numPr>
        <w:spacing w:before="120" w:after="120"/>
        <w:ind w:left="720"/>
        <w:contextualSpacing w:val="0"/>
        <w:rPr>
          <w:ins w:id="5814" w:author="Sekar Subramanian" w:date="2021-07-16T12:36:00Z"/>
          <w:rFonts w:asciiTheme="minorHAnsi" w:hAnsiTheme="minorHAnsi" w:cstheme="minorHAnsi"/>
          <w:sz w:val="28"/>
          <w:szCs w:val="28"/>
          <w:rPrChange w:id="5815" w:author="Sekar Subramanian" w:date="2021-07-16T13:10:00Z">
            <w:rPr>
              <w:ins w:id="5816" w:author="Sekar Subramanian" w:date="2021-07-16T12:36:00Z"/>
              <w:rFonts w:cstheme="minorHAnsi"/>
            </w:rPr>
          </w:rPrChange>
        </w:rPr>
      </w:pPr>
      <w:ins w:id="5817" w:author="Sekar Subramanian" w:date="2021-07-16T12:34:00Z">
        <w:r w:rsidRPr="007C4EA8">
          <w:rPr>
            <w:rFonts w:asciiTheme="minorHAnsi" w:hAnsiTheme="minorHAnsi" w:cstheme="minorHAnsi"/>
            <w:sz w:val="28"/>
            <w:szCs w:val="28"/>
            <w:rPrChange w:id="5818" w:author="Sekar Subramanian" w:date="2021-07-16T13:10:00Z">
              <w:rPr/>
            </w:rPrChange>
          </w:rPr>
          <w:t>List of media variables used in the model.</w:t>
        </w:r>
      </w:ins>
    </w:p>
    <w:tbl>
      <w:tblPr>
        <w:tblStyle w:val="TableGrid"/>
        <w:tblW w:w="8795" w:type="dxa"/>
        <w:tblInd w:w="715" w:type="dxa"/>
        <w:tblCellMar>
          <w:top w:w="115" w:type="dxa"/>
          <w:bottom w:w="115" w:type="dxa"/>
        </w:tblCellMar>
        <w:tblLook w:val="04A0" w:firstRow="1" w:lastRow="0" w:firstColumn="1" w:lastColumn="0" w:noHBand="0" w:noVBand="1"/>
      </w:tblPr>
      <w:tblGrid>
        <w:gridCol w:w="2190"/>
        <w:gridCol w:w="2255"/>
        <w:gridCol w:w="1785"/>
        <w:gridCol w:w="2565"/>
      </w:tblGrid>
      <w:tr w:rsidR="007C4EA8" w:rsidRPr="007C4EA8" w14:paraId="6D5E17C4" w14:textId="77777777" w:rsidTr="00E32954">
        <w:trPr>
          <w:trHeight w:val="261"/>
          <w:ins w:id="5819" w:author="Sekar Subramanian" w:date="2021-07-16T12:36:00Z"/>
        </w:trPr>
        <w:tc>
          <w:tcPr>
            <w:tcW w:w="2190" w:type="dxa"/>
            <w:shd w:val="clear" w:color="auto" w:fill="F2F2F2" w:themeFill="background1" w:themeFillShade="F2"/>
            <w:vAlign w:val="center"/>
          </w:tcPr>
          <w:p w14:paraId="36F70961" w14:textId="77777777" w:rsidR="00E32954" w:rsidRPr="007C4EA8" w:rsidRDefault="00E32954">
            <w:pPr>
              <w:jc w:val="center"/>
              <w:rPr>
                <w:ins w:id="5820" w:author="Sekar Subramanian" w:date="2021-07-16T12:36:00Z"/>
                <w:rFonts w:cstheme="minorHAnsi"/>
                <w:b/>
                <w:bCs/>
                <w:sz w:val="28"/>
                <w:szCs w:val="28"/>
                <w:rPrChange w:id="5821" w:author="Sekar Subramanian" w:date="2021-07-16T13:10:00Z">
                  <w:rPr>
                    <w:ins w:id="5822" w:author="Sekar Subramanian" w:date="2021-07-16T12:36:00Z"/>
                  </w:rPr>
                </w:rPrChange>
              </w:rPr>
            </w:pPr>
            <w:ins w:id="5823" w:author="Sekar Subramanian" w:date="2021-07-16T12:36:00Z">
              <w:r w:rsidRPr="007C4EA8">
                <w:rPr>
                  <w:rFonts w:cstheme="minorHAnsi"/>
                  <w:b/>
                  <w:bCs/>
                  <w:sz w:val="28"/>
                  <w:szCs w:val="28"/>
                  <w:rPrChange w:id="5824" w:author="Sekar Subramanian" w:date="2021-07-16T13:10:00Z">
                    <w:rPr/>
                  </w:rPrChange>
                </w:rPr>
                <w:t>Media</w:t>
              </w:r>
            </w:ins>
          </w:p>
        </w:tc>
        <w:tc>
          <w:tcPr>
            <w:tcW w:w="2255" w:type="dxa"/>
            <w:shd w:val="clear" w:color="auto" w:fill="auto"/>
            <w:vAlign w:val="center"/>
          </w:tcPr>
          <w:p w14:paraId="3E2F91D3" w14:textId="77777777" w:rsidR="00E32954" w:rsidRPr="007C4EA8" w:rsidRDefault="00E32954">
            <w:pPr>
              <w:jc w:val="center"/>
              <w:rPr>
                <w:ins w:id="5825" w:author="Sekar Subramanian" w:date="2021-07-16T12:36:00Z"/>
                <w:rFonts w:eastAsiaTheme="minorHAnsi" w:cstheme="minorHAnsi"/>
                <w:sz w:val="28"/>
                <w:szCs w:val="28"/>
                <w:rPrChange w:id="5826" w:author="Sekar Subramanian" w:date="2021-07-16T13:10:00Z">
                  <w:rPr>
                    <w:ins w:id="5827" w:author="Sekar Subramanian" w:date="2021-07-16T12:36:00Z"/>
                    <w:rFonts w:eastAsiaTheme="minorHAnsi"/>
                  </w:rPr>
                </w:rPrChange>
              </w:rPr>
            </w:pPr>
            <w:ins w:id="5828" w:author="Sekar Subramanian" w:date="2021-07-16T12:36:00Z">
              <w:r w:rsidRPr="007C4EA8">
                <w:rPr>
                  <w:rFonts w:eastAsiaTheme="minorHAnsi" w:cstheme="minorHAnsi"/>
                  <w:sz w:val="28"/>
                  <w:szCs w:val="28"/>
                  <w:rPrChange w:id="5829" w:author="Sekar Subramanian" w:date="2021-07-16T13:10:00Z">
                    <w:rPr>
                      <w:rFonts w:eastAsiaTheme="minorHAnsi"/>
                    </w:rPr>
                  </w:rPrChange>
                </w:rPr>
                <w:t>Transformation used</w:t>
              </w:r>
            </w:ins>
          </w:p>
        </w:tc>
        <w:tc>
          <w:tcPr>
            <w:tcW w:w="1785" w:type="dxa"/>
            <w:shd w:val="clear" w:color="auto" w:fill="auto"/>
            <w:vAlign w:val="center"/>
          </w:tcPr>
          <w:p w14:paraId="41FA1F59" w14:textId="77777777" w:rsidR="00E32954" w:rsidRPr="007C4EA8" w:rsidRDefault="00E32954">
            <w:pPr>
              <w:jc w:val="center"/>
              <w:rPr>
                <w:ins w:id="5830" w:author="Sekar Subramanian" w:date="2021-07-16T12:36:00Z"/>
                <w:rFonts w:eastAsiaTheme="minorHAnsi" w:cstheme="minorHAnsi"/>
                <w:sz w:val="28"/>
                <w:szCs w:val="28"/>
                <w:rPrChange w:id="5831" w:author="Sekar Subramanian" w:date="2021-07-16T13:10:00Z">
                  <w:rPr>
                    <w:ins w:id="5832" w:author="Sekar Subramanian" w:date="2021-07-16T12:36:00Z"/>
                    <w:rFonts w:eastAsiaTheme="minorHAnsi"/>
                  </w:rPr>
                </w:rPrChange>
              </w:rPr>
            </w:pPr>
            <w:ins w:id="5833" w:author="Sekar Subramanian" w:date="2021-07-16T12:36:00Z">
              <w:r w:rsidRPr="007C4EA8">
                <w:rPr>
                  <w:rFonts w:eastAsiaTheme="minorHAnsi" w:cstheme="minorHAnsi"/>
                  <w:sz w:val="28"/>
                  <w:szCs w:val="28"/>
                  <w:rPrChange w:id="5834" w:author="Sekar Subramanian" w:date="2021-07-16T13:10:00Z">
                    <w:rPr>
                      <w:rFonts w:eastAsiaTheme="minorHAnsi"/>
                    </w:rPr>
                  </w:rPrChange>
                </w:rPr>
                <w:t>Granularity</w:t>
              </w:r>
            </w:ins>
          </w:p>
        </w:tc>
        <w:tc>
          <w:tcPr>
            <w:tcW w:w="2565" w:type="dxa"/>
            <w:shd w:val="clear" w:color="auto" w:fill="auto"/>
            <w:vAlign w:val="center"/>
          </w:tcPr>
          <w:p w14:paraId="33916F0D" w14:textId="77777777" w:rsidR="00E32954" w:rsidRPr="007C4EA8" w:rsidRDefault="00E32954">
            <w:pPr>
              <w:jc w:val="center"/>
              <w:rPr>
                <w:ins w:id="5835" w:author="Sekar Subramanian" w:date="2021-07-16T12:36:00Z"/>
                <w:rFonts w:cstheme="minorHAnsi"/>
                <w:sz w:val="28"/>
                <w:szCs w:val="28"/>
                <w:rPrChange w:id="5836" w:author="Sekar Subramanian" w:date="2021-07-16T13:10:00Z">
                  <w:rPr>
                    <w:ins w:id="5837" w:author="Sekar Subramanian" w:date="2021-07-16T12:36:00Z"/>
                  </w:rPr>
                </w:rPrChange>
              </w:rPr>
            </w:pPr>
            <w:ins w:id="5838" w:author="Sekar Subramanian" w:date="2021-07-16T12:36:00Z">
              <w:r w:rsidRPr="007C4EA8">
                <w:rPr>
                  <w:rFonts w:cstheme="minorHAnsi"/>
                  <w:sz w:val="28"/>
                  <w:szCs w:val="28"/>
                  <w:rPrChange w:id="5839" w:author="Sekar Subramanian" w:date="2021-07-16T13:10:00Z">
                    <w:rPr/>
                  </w:rPrChange>
                </w:rPr>
                <w:t>Spend share (with in Media)</w:t>
              </w:r>
            </w:ins>
          </w:p>
        </w:tc>
      </w:tr>
      <w:tr w:rsidR="007C4EA8" w:rsidRPr="007C4EA8" w14:paraId="064F9BDB" w14:textId="77777777" w:rsidTr="00E32954">
        <w:trPr>
          <w:trHeight w:val="247"/>
          <w:ins w:id="5840" w:author="Sekar Subramanian" w:date="2021-07-16T12:36:00Z"/>
        </w:trPr>
        <w:tc>
          <w:tcPr>
            <w:tcW w:w="2190" w:type="dxa"/>
            <w:shd w:val="clear" w:color="auto" w:fill="F2F2F2" w:themeFill="background1" w:themeFillShade="F2"/>
            <w:vAlign w:val="center"/>
          </w:tcPr>
          <w:p w14:paraId="4DC2B66F" w14:textId="77777777" w:rsidR="00E32954" w:rsidRPr="007C4EA8" w:rsidRDefault="00E32954">
            <w:pPr>
              <w:jc w:val="center"/>
              <w:rPr>
                <w:ins w:id="5841" w:author="Sekar Subramanian" w:date="2021-07-16T12:36:00Z"/>
                <w:rFonts w:cstheme="minorHAnsi"/>
                <w:b/>
                <w:bCs/>
                <w:sz w:val="28"/>
                <w:szCs w:val="28"/>
                <w:rPrChange w:id="5842" w:author="Sekar Subramanian" w:date="2021-07-16T13:10:00Z">
                  <w:rPr>
                    <w:ins w:id="5843" w:author="Sekar Subramanian" w:date="2021-07-16T12:36:00Z"/>
                  </w:rPr>
                </w:rPrChange>
              </w:rPr>
            </w:pPr>
            <w:ins w:id="5844" w:author="Sekar Subramanian" w:date="2021-07-16T12:36:00Z">
              <w:r w:rsidRPr="007C4EA8">
                <w:rPr>
                  <w:rFonts w:cstheme="minorHAnsi"/>
                  <w:b/>
                  <w:bCs/>
                  <w:sz w:val="28"/>
                  <w:szCs w:val="28"/>
                  <w:rPrChange w:id="5845" w:author="Sekar Subramanian" w:date="2021-07-16T13:10:00Z">
                    <w:rPr/>
                  </w:rPrChange>
                </w:rPr>
                <w:t>Facebook, Google, Apple</w:t>
              </w:r>
            </w:ins>
          </w:p>
        </w:tc>
        <w:tc>
          <w:tcPr>
            <w:tcW w:w="2255" w:type="dxa"/>
            <w:shd w:val="clear" w:color="auto" w:fill="auto"/>
            <w:vAlign w:val="center"/>
          </w:tcPr>
          <w:p w14:paraId="41DDA075" w14:textId="77777777" w:rsidR="00E32954" w:rsidRPr="007C4EA8" w:rsidRDefault="00E32954">
            <w:pPr>
              <w:jc w:val="center"/>
              <w:rPr>
                <w:ins w:id="5846" w:author="Sekar Subramanian" w:date="2021-07-16T12:36:00Z"/>
                <w:rFonts w:cstheme="minorHAnsi"/>
                <w:sz w:val="28"/>
                <w:szCs w:val="28"/>
                <w:rPrChange w:id="5847" w:author="Sekar Subramanian" w:date="2021-07-16T13:10:00Z">
                  <w:rPr>
                    <w:ins w:id="5848" w:author="Sekar Subramanian" w:date="2021-07-16T12:36:00Z"/>
                  </w:rPr>
                </w:rPrChange>
              </w:rPr>
            </w:pPr>
            <w:ins w:id="5849" w:author="Sekar Subramanian" w:date="2021-07-16T12:36:00Z">
              <w:r w:rsidRPr="007C4EA8">
                <w:rPr>
                  <w:rFonts w:cstheme="minorHAnsi"/>
                  <w:sz w:val="28"/>
                  <w:szCs w:val="28"/>
                  <w:rPrChange w:id="5850" w:author="Sekar Subramanian" w:date="2021-07-16T13:10:00Z">
                    <w:rPr/>
                  </w:rPrChange>
                </w:rPr>
                <w:t>Ad stock/Gamma on impressions</w:t>
              </w:r>
            </w:ins>
          </w:p>
        </w:tc>
        <w:tc>
          <w:tcPr>
            <w:tcW w:w="1785" w:type="dxa"/>
            <w:shd w:val="clear" w:color="auto" w:fill="auto"/>
            <w:vAlign w:val="center"/>
          </w:tcPr>
          <w:p w14:paraId="6E618410" w14:textId="2929AC5A" w:rsidR="00E32954" w:rsidRPr="007C4EA8" w:rsidRDefault="00E32954">
            <w:pPr>
              <w:jc w:val="center"/>
              <w:rPr>
                <w:ins w:id="5851" w:author="Sekar Subramanian" w:date="2021-07-16T12:36:00Z"/>
                <w:rFonts w:eastAsiaTheme="minorHAnsi" w:cstheme="minorHAnsi"/>
                <w:sz w:val="28"/>
                <w:szCs w:val="28"/>
                <w:rPrChange w:id="5852" w:author="Sekar Subramanian" w:date="2021-07-16T13:10:00Z">
                  <w:rPr>
                    <w:ins w:id="5853" w:author="Sekar Subramanian" w:date="2021-07-16T12:36:00Z"/>
                    <w:rFonts w:eastAsiaTheme="minorHAnsi"/>
                  </w:rPr>
                </w:rPrChange>
              </w:rPr>
            </w:pPr>
            <w:ins w:id="5854" w:author="Sekar Subramanian" w:date="2021-07-16T12:36:00Z">
              <w:r w:rsidRPr="007C4EA8">
                <w:rPr>
                  <w:rFonts w:eastAsiaTheme="minorHAnsi" w:cstheme="minorHAnsi"/>
                  <w:sz w:val="28"/>
                  <w:szCs w:val="28"/>
                  <w:rPrChange w:id="5855" w:author="Sekar Subramanian" w:date="2021-07-16T13:10:00Z">
                    <w:rPr>
                      <w:rFonts w:eastAsiaTheme="minorHAnsi"/>
                    </w:rPr>
                  </w:rPrChange>
                </w:rPr>
                <w:t>Used by Objective</w:t>
              </w:r>
            </w:ins>
          </w:p>
        </w:tc>
        <w:tc>
          <w:tcPr>
            <w:tcW w:w="2565" w:type="dxa"/>
            <w:shd w:val="clear" w:color="auto" w:fill="auto"/>
            <w:vAlign w:val="center"/>
          </w:tcPr>
          <w:p w14:paraId="5D9A5F87" w14:textId="20DA7438" w:rsidR="00E32954" w:rsidRPr="007C4EA8" w:rsidRDefault="00E32954">
            <w:pPr>
              <w:jc w:val="center"/>
              <w:rPr>
                <w:ins w:id="5856" w:author="Sekar Subramanian" w:date="2021-07-16T12:36:00Z"/>
                <w:rFonts w:cstheme="minorHAnsi"/>
                <w:sz w:val="28"/>
                <w:szCs w:val="28"/>
                <w:rPrChange w:id="5857" w:author="Sekar Subramanian" w:date="2021-07-16T13:10:00Z">
                  <w:rPr>
                    <w:ins w:id="5858" w:author="Sekar Subramanian" w:date="2021-07-16T12:36:00Z"/>
                  </w:rPr>
                </w:rPrChange>
              </w:rPr>
            </w:pPr>
            <w:ins w:id="5859" w:author="Sekar Subramanian" w:date="2021-07-16T12:36:00Z">
              <w:r w:rsidRPr="007C4EA8">
                <w:rPr>
                  <w:rFonts w:cstheme="minorHAnsi"/>
                  <w:sz w:val="28"/>
                  <w:szCs w:val="28"/>
                  <w:rPrChange w:id="5860" w:author="Sekar Subramanian" w:date="2021-07-16T13:10:00Z">
                    <w:rPr/>
                  </w:rPrChange>
                </w:rPr>
                <w:t>Facebook (34%), Google (36%), Apple (4%)</w:t>
              </w:r>
            </w:ins>
          </w:p>
        </w:tc>
      </w:tr>
      <w:tr w:rsidR="007C4EA8" w:rsidRPr="007C4EA8" w14:paraId="70B64580" w14:textId="77777777" w:rsidTr="00E32954">
        <w:trPr>
          <w:trHeight w:val="247"/>
          <w:ins w:id="5861" w:author="Sekar Subramanian" w:date="2021-07-16T12:36:00Z"/>
        </w:trPr>
        <w:tc>
          <w:tcPr>
            <w:tcW w:w="2190" w:type="dxa"/>
            <w:shd w:val="clear" w:color="auto" w:fill="F2F2F2" w:themeFill="background1" w:themeFillShade="F2"/>
            <w:vAlign w:val="center"/>
          </w:tcPr>
          <w:p w14:paraId="371AE3EC" w14:textId="3EC5CF17" w:rsidR="00E32954" w:rsidRPr="007C4EA8" w:rsidRDefault="00E32954">
            <w:pPr>
              <w:jc w:val="center"/>
              <w:rPr>
                <w:ins w:id="5862" w:author="Sekar Subramanian" w:date="2021-07-16T12:36:00Z"/>
                <w:rFonts w:cstheme="minorHAnsi"/>
                <w:b/>
                <w:bCs/>
                <w:sz w:val="28"/>
                <w:szCs w:val="28"/>
                <w:rPrChange w:id="5863" w:author="Sekar Subramanian" w:date="2021-07-16T13:10:00Z">
                  <w:rPr>
                    <w:ins w:id="5864" w:author="Sekar Subramanian" w:date="2021-07-16T12:36:00Z"/>
                  </w:rPr>
                </w:rPrChange>
              </w:rPr>
            </w:pPr>
            <w:ins w:id="5865" w:author="Sekar Subramanian" w:date="2021-07-16T12:36:00Z">
              <w:r w:rsidRPr="007C4EA8">
                <w:rPr>
                  <w:rFonts w:cstheme="minorHAnsi"/>
                  <w:b/>
                  <w:bCs/>
                  <w:sz w:val="28"/>
                  <w:szCs w:val="28"/>
                  <w:rPrChange w:id="5866" w:author="Sekar Subramanian" w:date="2021-07-16T13:10:00Z">
                    <w:rPr/>
                  </w:rPrChange>
                </w:rPr>
                <w:t>Twitter, Snap, Tik-Tok, OOH</w:t>
              </w:r>
            </w:ins>
          </w:p>
        </w:tc>
        <w:tc>
          <w:tcPr>
            <w:tcW w:w="2255" w:type="dxa"/>
            <w:shd w:val="clear" w:color="auto" w:fill="auto"/>
            <w:vAlign w:val="center"/>
          </w:tcPr>
          <w:p w14:paraId="1DA69387" w14:textId="77777777" w:rsidR="00E32954" w:rsidRPr="007C4EA8" w:rsidRDefault="00E32954">
            <w:pPr>
              <w:jc w:val="center"/>
              <w:rPr>
                <w:ins w:id="5867" w:author="Sekar Subramanian" w:date="2021-07-16T12:36:00Z"/>
                <w:rFonts w:cstheme="minorHAnsi"/>
                <w:sz w:val="28"/>
                <w:szCs w:val="28"/>
                <w:rPrChange w:id="5868" w:author="Sekar Subramanian" w:date="2021-07-16T13:10:00Z">
                  <w:rPr>
                    <w:ins w:id="5869" w:author="Sekar Subramanian" w:date="2021-07-16T12:36:00Z"/>
                  </w:rPr>
                </w:rPrChange>
              </w:rPr>
            </w:pPr>
            <w:ins w:id="5870" w:author="Sekar Subramanian" w:date="2021-07-16T12:36:00Z">
              <w:r w:rsidRPr="007C4EA8">
                <w:rPr>
                  <w:rFonts w:cstheme="minorHAnsi"/>
                  <w:sz w:val="28"/>
                  <w:szCs w:val="28"/>
                  <w:rPrChange w:id="5871" w:author="Sekar Subramanian" w:date="2021-07-16T13:10:00Z">
                    <w:rPr/>
                  </w:rPrChange>
                </w:rPr>
                <w:t>Ad stock/Gamma on impressions</w:t>
              </w:r>
            </w:ins>
          </w:p>
        </w:tc>
        <w:tc>
          <w:tcPr>
            <w:tcW w:w="1785" w:type="dxa"/>
            <w:shd w:val="clear" w:color="auto" w:fill="auto"/>
            <w:vAlign w:val="center"/>
          </w:tcPr>
          <w:p w14:paraId="1A765DC3" w14:textId="77777777" w:rsidR="00E32954" w:rsidRPr="007C4EA8" w:rsidRDefault="00E32954">
            <w:pPr>
              <w:jc w:val="center"/>
              <w:rPr>
                <w:ins w:id="5872" w:author="Sekar Subramanian" w:date="2021-07-16T12:36:00Z"/>
                <w:rFonts w:cstheme="minorHAnsi"/>
                <w:sz w:val="28"/>
                <w:szCs w:val="28"/>
                <w:rPrChange w:id="5873" w:author="Sekar Subramanian" w:date="2021-07-16T13:10:00Z">
                  <w:rPr>
                    <w:ins w:id="5874" w:author="Sekar Subramanian" w:date="2021-07-16T12:36:00Z"/>
                  </w:rPr>
                </w:rPrChange>
              </w:rPr>
            </w:pPr>
            <w:ins w:id="5875" w:author="Sekar Subramanian" w:date="2021-07-16T12:36:00Z">
              <w:r w:rsidRPr="007C4EA8">
                <w:rPr>
                  <w:rFonts w:cstheme="minorHAnsi"/>
                  <w:sz w:val="28"/>
                  <w:szCs w:val="28"/>
                  <w:rPrChange w:id="5876" w:author="Sekar Subramanian" w:date="2021-07-16T13:10:00Z">
                    <w:rPr/>
                  </w:rPrChange>
                </w:rPr>
                <w:t>Aggregate</w:t>
              </w:r>
            </w:ins>
          </w:p>
        </w:tc>
        <w:tc>
          <w:tcPr>
            <w:tcW w:w="2565" w:type="dxa"/>
            <w:shd w:val="clear" w:color="auto" w:fill="auto"/>
            <w:vAlign w:val="center"/>
          </w:tcPr>
          <w:p w14:paraId="435D6346" w14:textId="5FCCD09D" w:rsidR="00E32954" w:rsidRPr="007C4EA8" w:rsidRDefault="00E32954">
            <w:pPr>
              <w:jc w:val="center"/>
              <w:rPr>
                <w:ins w:id="5877" w:author="Sekar Subramanian" w:date="2021-07-16T12:36:00Z"/>
                <w:rFonts w:cstheme="minorHAnsi"/>
                <w:sz w:val="28"/>
                <w:szCs w:val="28"/>
                <w:rPrChange w:id="5878" w:author="Sekar Subramanian" w:date="2021-07-16T13:10:00Z">
                  <w:rPr>
                    <w:ins w:id="5879" w:author="Sekar Subramanian" w:date="2021-07-16T12:36:00Z"/>
                  </w:rPr>
                </w:rPrChange>
              </w:rPr>
            </w:pPr>
            <w:ins w:id="5880" w:author="Sekar Subramanian" w:date="2021-07-16T12:36:00Z">
              <w:r w:rsidRPr="007C4EA8">
                <w:rPr>
                  <w:rFonts w:cstheme="minorHAnsi"/>
                  <w:sz w:val="28"/>
                  <w:szCs w:val="28"/>
                  <w:rPrChange w:id="5881" w:author="Sekar Subramanian" w:date="2021-07-16T13:10:00Z">
                    <w:rPr/>
                  </w:rPrChange>
                </w:rPr>
                <w:t xml:space="preserve">Twitter (0.2%), </w:t>
              </w:r>
            </w:ins>
            <w:r w:rsidR="00027B47" w:rsidRPr="007C4EA8">
              <w:rPr>
                <w:rFonts w:cstheme="minorHAnsi"/>
                <w:sz w:val="28"/>
                <w:szCs w:val="28"/>
              </w:rPr>
              <w:t>Snap (</w:t>
            </w:r>
            <w:ins w:id="5882" w:author="Sekar Subramanian" w:date="2021-07-16T12:36:00Z">
              <w:r w:rsidRPr="007C4EA8">
                <w:rPr>
                  <w:rFonts w:cstheme="minorHAnsi"/>
                  <w:sz w:val="28"/>
                  <w:szCs w:val="28"/>
                  <w:rPrChange w:id="5883" w:author="Sekar Subramanian" w:date="2021-07-16T13:10:00Z">
                    <w:rPr/>
                  </w:rPrChange>
                </w:rPr>
                <w:t>3%), Tik-Tok(0.6%), OOH (5%)</w:t>
              </w:r>
            </w:ins>
          </w:p>
        </w:tc>
      </w:tr>
      <w:tr w:rsidR="007C4EA8" w:rsidRPr="007C4EA8" w14:paraId="3936C248" w14:textId="77777777" w:rsidTr="00E32954">
        <w:trPr>
          <w:trHeight w:val="247"/>
          <w:ins w:id="5884" w:author="Sekar Subramanian" w:date="2021-07-16T12:36:00Z"/>
        </w:trPr>
        <w:tc>
          <w:tcPr>
            <w:tcW w:w="2190" w:type="dxa"/>
            <w:shd w:val="clear" w:color="auto" w:fill="F2F2F2" w:themeFill="background1" w:themeFillShade="F2"/>
            <w:vAlign w:val="center"/>
          </w:tcPr>
          <w:p w14:paraId="1B952DDF" w14:textId="37BF9ABD" w:rsidR="00E32954" w:rsidRPr="007C4EA8" w:rsidRDefault="00E32954">
            <w:pPr>
              <w:jc w:val="center"/>
              <w:rPr>
                <w:ins w:id="5885" w:author="Sekar Subramanian" w:date="2021-07-16T12:36:00Z"/>
                <w:rFonts w:cstheme="minorHAnsi"/>
                <w:b/>
                <w:bCs/>
                <w:sz w:val="28"/>
                <w:szCs w:val="28"/>
                <w:rPrChange w:id="5886" w:author="Sekar Subramanian" w:date="2021-07-16T13:10:00Z">
                  <w:rPr>
                    <w:ins w:id="5887" w:author="Sekar Subramanian" w:date="2021-07-16T12:36:00Z"/>
                  </w:rPr>
                </w:rPrChange>
              </w:rPr>
            </w:pPr>
            <w:ins w:id="5888" w:author="Sekar Subramanian" w:date="2021-07-16T12:36:00Z">
              <w:r w:rsidRPr="007C4EA8">
                <w:rPr>
                  <w:rFonts w:cstheme="minorHAnsi"/>
                  <w:b/>
                  <w:bCs/>
                  <w:sz w:val="28"/>
                  <w:szCs w:val="28"/>
                  <w:rPrChange w:id="5889" w:author="Sekar Subramanian" w:date="2021-07-16T13:10:00Z">
                    <w:rPr/>
                  </w:rPrChange>
                </w:rPr>
                <w:t>OOH Q2-</w:t>
              </w:r>
            </w:ins>
            <w:r w:rsidR="00B11638" w:rsidRPr="007C4EA8">
              <w:rPr>
                <w:rFonts w:cstheme="minorHAnsi"/>
                <w:b/>
                <w:bCs/>
                <w:sz w:val="28"/>
                <w:szCs w:val="28"/>
              </w:rPr>
              <w:t>2021, Influencer</w:t>
            </w:r>
          </w:p>
        </w:tc>
        <w:tc>
          <w:tcPr>
            <w:tcW w:w="2255" w:type="dxa"/>
            <w:shd w:val="clear" w:color="auto" w:fill="auto"/>
            <w:vAlign w:val="center"/>
          </w:tcPr>
          <w:p w14:paraId="450D8CEB" w14:textId="77777777" w:rsidR="00E32954" w:rsidRPr="007C4EA8" w:rsidRDefault="00E32954">
            <w:pPr>
              <w:jc w:val="center"/>
              <w:rPr>
                <w:ins w:id="5890" w:author="Sekar Subramanian" w:date="2021-07-16T12:36:00Z"/>
                <w:rFonts w:cstheme="minorHAnsi"/>
                <w:sz w:val="28"/>
                <w:szCs w:val="28"/>
                <w:rPrChange w:id="5891" w:author="Sekar Subramanian" w:date="2021-07-16T13:10:00Z">
                  <w:rPr>
                    <w:ins w:id="5892" w:author="Sekar Subramanian" w:date="2021-07-16T12:36:00Z"/>
                  </w:rPr>
                </w:rPrChange>
              </w:rPr>
            </w:pPr>
            <w:ins w:id="5893" w:author="Sekar Subramanian" w:date="2021-07-16T12:36:00Z">
              <w:r w:rsidRPr="007C4EA8">
                <w:rPr>
                  <w:rFonts w:cstheme="minorHAnsi"/>
                  <w:sz w:val="28"/>
                  <w:szCs w:val="28"/>
                  <w:rPrChange w:id="5894" w:author="Sekar Subramanian" w:date="2021-07-16T13:10:00Z">
                    <w:rPr/>
                  </w:rPrChange>
                </w:rPr>
                <w:t>Ad stock/Gamma on reach</w:t>
              </w:r>
            </w:ins>
          </w:p>
        </w:tc>
        <w:tc>
          <w:tcPr>
            <w:tcW w:w="1785" w:type="dxa"/>
            <w:shd w:val="clear" w:color="auto" w:fill="auto"/>
            <w:vAlign w:val="center"/>
          </w:tcPr>
          <w:p w14:paraId="33E3E319" w14:textId="77777777" w:rsidR="00E32954" w:rsidRPr="007C4EA8" w:rsidRDefault="00E32954">
            <w:pPr>
              <w:jc w:val="center"/>
              <w:rPr>
                <w:ins w:id="5895" w:author="Sekar Subramanian" w:date="2021-07-16T12:36:00Z"/>
                <w:rFonts w:cstheme="minorHAnsi"/>
                <w:sz w:val="28"/>
                <w:szCs w:val="28"/>
                <w:rPrChange w:id="5896" w:author="Sekar Subramanian" w:date="2021-07-16T13:10:00Z">
                  <w:rPr>
                    <w:ins w:id="5897" w:author="Sekar Subramanian" w:date="2021-07-16T12:36:00Z"/>
                  </w:rPr>
                </w:rPrChange>
              </w:rPr>
            </w:pPr>
            <w:ins w:id="5898" w:author="Sekar Subramanian" w:date="2021-07-16T12:36:00Z">
              <w:r w:rsidRPr="007C4EA8">
                <w:rPr>
                  <w:rFonts w:cstheme="minorHAnsi"/>
                  <w:sz w:val="28"/>
                  <w:szCs w:val="28"/>
                  <w:rPrChange w:id="5899" w:author="Sekar Subramanian" w:date="2021-07-16T13:10:00Z">
                    <w:rPr/>
                  </w:rPrChange>
                </w:rPr>
                <w:t>Aggregate</w:t>
              </w:r>
            </w:ins>
          </w:p>
        </w:tc>
        <w:tc>
          <w:tcPr>
            <w:tcW w:w="2565" w:type="dxa"/>
            <w:shd w:val="clear" w:color="auto" w:fill="auto"/>
            <w:vAlign w:val="center"/>
          </w:tcPr>
          <w:p w14:paraId="3C12D309" w14:textId="77B9F6F2" w:rsidR="00E32954" w:rsidRPr="007C4EA8" w:rsidRDefault="00E32954">
            <w:pPr>
              <w:jc w:val="center"/>
              <w:rPr>
                <w:ins w:id="5900" w:author="Sekar Subramanian" w:date="2021-07-16T12:36:00Z"/>
                <w:rFonts w:cstheme="minorHAnsi"/>
                <w:sz w:val="28"/>
                <w:szCs w:val="28"/>
                <w:rPrChange w:id="5901" w:author="Sekar Subramanian" w:date="2021-07-16T13:10:00Z">
                  <w:rPr>
                    <w:ins w:id="5902" w:author="Sekar Subramanian" w:date="2021-07-16T12:36:00Z"/>
                  </w:rPr>
                </w:rPrChange>
              </w:rPr>
            </w:pPr>
            <w:ins w:id="5903" w:author="Sekar Subramanian" w:date="2021-07-16T12:36:00Z">
              <w:r w:rsidRPr="007C4EA8">
                <w:rPr>
                  <w:rFonts w:cstheme="minorHAnsi"/>
                  <w:sz w:val="28"/>
                  <w:szCs w:val="28"/>
                  <w:rPrChange w:id="5904" w:author="Sekar Subramanian" w:date="2021-07-16T13:10:00Z">
                    <w:rPr/>
                  </w:rPrChange>
                </w:rPr>
                <w:t>OOH Q2-201(13%), Influencer (3%)</w:t>
              </w:r>
            </w:ins>
          </w:p>
        </w:tc>
      </w:tr>
    </w:tbl>
    <w:p w14:paraId="4F4E931D" w14:textId="6AE17620" w:rsidR="00E32954" w:rsidRPr="007C4EA8" w:rsidRDefault="00E32954">
      <w:pPr>
        <w:pStyle w:val="ListParagraph"/>
        <w:spacing w:before="120" w:after="120"/>
        <w:contextualSpacing w:val="0"/>
        <w:rPr>
          <w:ins w:id="5905" w:author="Sekar Subramanian" w:date="2021-07-16T12:39:00Z"/>
          <w:rFonts w:cstheme="minorHAnsi"/>
          <w:sz w:val="28"/>
          <w:szCs w:val="28"/>
          <w:rPrChange w:id="5906" w:author="Sekar Subramanian" w:date="2021-07-16T13:10:00Z">
            <w:rPr>
              <w:ins w:id="5907" w:author="Sekar Subramanian" w:date="2021-07-16T12:39:00Z"/>
            </w:rPr>
          </w:rPrChange>
        </w:rPr>
        <w:pPrChange w:id="5908" w:author="Sekar Subramanian" w:date="2021-07-16T12:42:00Z">
          <w:pPr/>
        </w:pPrChange>
      </w:pPr>
      <w:ins w:id="5909" w:author="Sekar Subramanian" w:date="2021-07-16T12:40:00Z">
        <w:r w:rsidRPr="007C4EA8">
          <w:rPr>
            <w:rFonts w:asciiTheme="minorHAnsi" w:hAnsiTheme="minorHAnsi" w:cstheme="minorHAnsi"/>
            <w:noProof/>
            <w:sz w:val="28"/>
            <w:szCs w:val="28"/>
            <w:rPrChange w:id="5910" w:author="Sekar Subramanian" w:date="2021-07-16T13:10:00Z">
              <w:rPr>
                <w:noProof/>
              </w:rPr>
            </w:rPrChange>
          </w:rPr>
          <w:drawing>
            <wp:inline distT="0" distB="0" distL="0" distR="0" wp14:anchorId="732EEEDE" wp14:editId="49FA6E14">
              <wp:extent cx="5569527" cy="2321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92703" cy="2330988"/>
                      </a:xfrm>
                      <a:prstGeom prst="rect">
                        <a:avLst/>
                      </a:prstGeom>
                      <a:noFill/>
                      <a:ln>
                        <a:noFill/>
                      </a:ln>
                    </pic:spPr>
                  </pic:pic>
                </a:graphicData>
              </a:graphic>
            </wp:inline>
          </w:drawing>
        </w:r>
      </w:ins>
    </w:p>
    <w:p w14:paraId="5DD2CD0D" w14:textId="77777777" w:rsidR="00B11ED5" w:rsidRPr="007C4EA8" w:rsidRDefault="00B11ED5">
      <w:pPr>
        <w:pStyle w:val="ListParagraph"/>
        <w:numPr>
          <w:ilvl w:val="0"/>
          <w:numId w:val="40"/>
        </w:numPr>
        <w:spacing w:before="120" w:after="120"/>
        <w:ind w:left="720"/>
        <w:contextualSpacing w:val="0"/>
        <w:rPr>
          <w:ins w:id="5911" w:author="Sekar Subramanian" w:date="2021-07-16T12:41:00Z"/>
          <w:rFonts w:asciiTheme="minorHAnsi" w:hAnsiTheme="minorHAnsi" w:cstheme="minorHAnsi"/>
          <w:sz w:val="28"/>
          <w:szCs w:val="28"/>
          <w:rPrChange w:id="5912" w:author="Sekar Subramanian" w:date="2021-07-16T13:10:00Z">
            <w:rPr>
              <w:ins w:id="5913" w:author="Sekar Subramanian" w:date="2021-07-16T12:41:00Z"/>
            </w:rPr>
          </w:rPrChange>
        </w:rPr>
        <w:pPrChange w:id="5914" w:author="Sekar Subramanian" w:date="2021-07-16T12:42:00Z">
          <w:pPr>
            <w:pStyle w:val="ListParagraph"/>
            <w:numPr>
              <w:numId w:val="39"/>
            </w:numPr>
            <w:ind w:hanging="360"/>
          </w:pPr>
        </w:pPrChange>
      </w:pPr>
      <w:ins w:id="5915" w:author="Sekar Subramanian" w:date="2021-07-16T12:41:00Z">
        <w:r w:rsidRPr="007C4EA8">
          <w:rPr>
            <w:rFonts w:asciiTheme="minorHAnsi" w:hAnsiTheme="minorHAnsi" w:cstheme="minorHAnsi"/>
            <w:sz w:val="28"/>
            <w:szCs w:val="28"/>
            <w:rPrChange w:id="5916" w:author="Sekar Subramanian" w:date="2021-07-16T13:10:00Z">
              <w:rPr/>
            </w:rPrChange>
          </w:rPr>
          <w:t>Model validation is done using statistical and business validity.</w:t>
        </w:r>
      </w:ins>
    </w:p>
    <w:p w14:paraId="7B1152D2" w14:textId="5BBCC0F4" w:rsidR="00B11ED5" w:rsidRPr="007C4EA8" w:rsidRDefault="00B11ED5">
      <w:pPr>
        <w:pStyle w:val="ListParagraph"/>
        <w:numPr>
          <w:ilvl w:val="1"/>
          <w:numId w:val="42"/>
        </w:numPr>
        <w:spacing w:before="120" w:after="120"/>
        <w:ind w:left="1125" w:hanging="198"/>
        <w:contextualSpacing w:val="0"/>
        <w:rPr>
          <w:ins w:id="5917" w:author="Sekar Subramanian" w:date="2021-07-16T12:41:00Z"/>
          <w:rFonts w:asciiTheme="minorHAnsi" w:hAnsiTheme="minorHAnsi" w:cstheme="minorHAnsi"/>
          <w:sz w:val="28"/>
          <w:szCs w:val="28"/>
          <w:rPrChange w:id="5918" w:author="Sekar Subramanian" w:date="2021-07-16T13:10:00Z">
            <w:rPr>
              <w:ins w:id="5919" w:author="Sekar Subramanian" w:date="2021-07-16T12:41:00Z"/>
              <w:rFonts w:eastAsiaTheme="minorEastAsia"/>
            </w:rPr>
          </w:rPrChange>
        </w:rPr>
        <w:pPrChange w:id="5920" w:author="Sekar Subramanian" w:date="2021-07-16T12:42:00Z">
          <w:pPr>
            <w:pStyle w:val="ListParagraph"/>
            <w:numPr>
              <w:ilvl w:val="1"/>
              <w:numId w:val="39"/>
            </w:numPr>
            <w:ind w:left="1440" w:hanging="360"/>
          </w:pPr>
        </w:pPrChange>
      </w:pPr>
      <w:ins w:id="5921" w:author="Sekar Subramanian" w:date="2021-07-16T12:41:00Z">
        <w:r w:rsidRPr="007C4EA8">
          <w:rPr>
            <w:rFonts w:asciiTheme="minorHAnsi" w:hAnsiTheme="minorHAnsi" w:cstheme="minorHAnsi"/>
            <w:sz w:val="28"/>
            <w:szCs w:val="28"/>
            <w:rPrChange w:id="5922" w:author="Sekar Subramanian" w:date="2021-07-16T13:10:00Z">
              <w:rPr/>
            </w:rPrChange>
          </w:rPr>
          <w:lastRenderedPageBreak/>
          <w:t xml:space="preserve">Statistical validity is done by checking – R-square, MAPE / Hold out </w:t>
        </w:r>
      </w:ins>
      <w:r w:rsidR="00690A3B" w:rsidRPr="007C4EA8">
        <w:rPr>
          <w:rFonts w:asciiTheme="minorHAnsi" w:hAnsiTheme="minorHAnsi" w:cstheme="minorHAnsi"/>
          <w:sz w:val="28"/>
          <w:szCs w:val="28"/>
        </w:rPr>
        <w:t>MAPE, Coefficient</w:t>
      </w:r>
      <w:ins w:id="5923" w:author="Sekar Subramanian" w:date="2021-07-16T12:41:00Z">
        <w:r w:rsidRPr="007C4EA8">
          <w:rPr>
            <w:rFonts w:asciiTheme="minorHAnsi" w:hAnsiTheme="minorHAnsi" w:cstheme="minorHAnsi"/>
            <w:sz w:val="28"/>
            <w:szCs w:val="28"/>
            <w:rPrChange w:id="5924" w:author="Sekar Subramanian" w:date="2021-07-16T13:10:00Z">
              <w:rPr/>
            </w:rPrChange>
          </w:rPr>
          <w:t xml:space="preserve"> Sign,  VIF, P value &amp; T stat. </w:t>
        </w:r>
      </w:ins>
    </w:p>
    <w:p w14:paraId="62A34018" w14:textId="77777777" w:rsidR="00B11ED5" w:rsidRPr="007C4EA8" w:rsidRDefault="00B11ED5">
      <w:pPr>
        <w:pStyle w:val="ListParagraph"/>
        <w:numPr>
          <w:ilvl w:val="1"/>
          <w:numId w:val="42"/>
        </w:numPr>
        <w:spacing w:before="120" w:after="120"/>
        <w:ind w:left="1125" w:hanging="198"/>
        <w:contextualSpacing w:val="0"/>
        <w:rPr>
          <w:ins w:id="5925" w:author="Sekar Subramanian" w:date="2021-07-16T12:41:00Z"/>
          <w:rFonts w:asciiTheme="minorHAnsi" w:hAnsiTheme="minorHAnsi" w:cstheme="minorHAnsi"/>
          <w:sz w:val="28"/>
          <w:szCs w:val="28"/>
          <w:rPrChange w:id="5926" w:author="Sekar Subramanian" w:date="2021-07-16T13:10:00Z">
            <w:rPr>
              <w:ins w:id="5927" w:author="Sekar Subramanian" w:date="2021-07-16T12:41:00Z"/>
            </w:rPr>
          </w:rPrChange>
        </w:rPr>
        <w:pPrChange w:id="5928" w:author="Sekar Subramanian" w:date="2021-07-16T12:42:00Z">
          <w:pPr>
            <w:pStyle w:val="ListParagraph"/>
            <w:numPr>
              <w:ilvl w:val="1"/>
              <w:numId w:val="39"/>
            </w:numPr>
            <w:ind w:left="1440" w:hanging="360"/>
          </w:pPr>
        </w:pPrChange>
      </w:pPr>
      <w:ins w:id="5929" w:author="Sekar Subramanian" w:date="2021-07-16T12:41:00Z">
        <w:r w:rsidRPr="007C4EA8">
          <w:rPr>
            <w:rFonts w:asciiTheme="minorHAnsi" w:hAnsiTheme="minorHAnsi" w:cstheme="minorHAnsi"/>
            <w:sz w:val="28"/>
            <w:szCs w:val="28"/>
            <w:rPrChange w:id="5930" w:author="Sekar Subramanian" w:date="2021-07-16T13:10:00Z">
              <w:rPr/>
            </w:rPrChange>
          </w:rPr>
          <w:t xml:space="preserve">Business validity is done by checking contributions vs. spend share. </w:t>
        </w:r>
      </w:ins>
    </w:p>
    <w:p w14:paraId="2BDEB1A9" w14:textId="77777777" w:rsidR="00B11ED5" w:rsidRPr="007C4EA8" w:rsidRDefault="00B11ED5">
      <w:pPr>
        <w:pStyle w:val="ListParagraph"/>
        <w:numPr>
          <w:ilvl w:val="0"/>
          <w:numId w:val="40"/>
        </w:numPr>
        <w:spacing w:before="120" w:after="120"/>
        <w:ind w:left="720"/>
        <w:contextualSpacing w:val="0"/>
        <w:rPr>
          <w:ins w:id="5931" w:author="Sekar Subramanian" w:date="2021-07-16T12:41:00Z"/>
          <w:rFonts w:asciiTheme="minorHAnsi" w:hAnsiTheme="minorHAnsi" w:cstheme="minorHAnsi"/>
          <w:sz w:val="28"/>
          <w:szCs w:val="28"/>
          <w:rPrChange w:id="5932" w:author="Sekar Subramanian" w:date="2021-07-16T13:10:00Z">
            <w:rPr>
              <w:ins w:id="5933" w:author="Sekar Subramanian" w:date="2021-07-16T12:41:00Z"/>
              <w:rFonts w:ascii="Calibri" w:eastAsia="Calibri" w:hAnsi="Calibri" w:cs="Calibri"/>
              <w:b/>
              <w:bCs/>
            </w:rPr>
          </w:rPrChange>
        </w:rPr>
        <w:pPrChange w:id="5934" w:author="Sekar Subramanian" w:date="2021-07-16T12:42:00Z">
          <w:pPr>
            <w:pStyle w:val="ListParagraph"/>
            <w:numPr>
              <w:numId w:val="39"/>
            </w:numPr>
            <w:ind w:hanging="360"/>
            <w:jc w:val="both"/>
          </w:pPr>
        </w:pPrChange>
      </w:pPr>
      <w:ins w:id="5935" w:author="Sekar Subramanian" w:date="2021-07-16T12:41:00Z">
        <w:r w:rsidRPr="007C4EA8">
          <w:rPr>
            <w:rFonts w:asciiTheme="minorHAnsi" w:hAnsiTheme="minorHAnsi" w:cstheme="minorHAnsi"/>
            <w:sz w:val="28"/>
            <w:szCs w:val="28"/>
            <w:rPrChange w:id="5936" w:author="Sekar Subramanian" w:date="2021-07-16T13:10:00Z">
              <w:rPr/>
            </w:rPrChange>
          </w:rPr>
          <w:t>For each media, multiple iterations are run and tracked how the above-mentioned metrics are varying</w:t>
        </w:r>
        <w:r w:rsidRPr="007C4EA8">
          <w:rPr>
            <w:rFonts w:asciiTheme="minorHAnsi" w:hAnsiTheme="minorHAnsi" w:cstheme="minorHAnsi"/>
            <w:sz w:val="28"/>
            <w:szCs w:val="28"/>
            <w:rPrChange w:id="5937" w:author="Sekar Subramanian" w:date="2021-07-16T13:10:00Z">
              <w:rPr>
                <w:rFonts w:ascii="Calibri" w:eastAsia="Calibri" w:hAnsi="Calibri" w:cs="Calibri"/>
              </w:rPr>
            </w:rPrChange>
          </w:rPr>
          <w:t>.</w:t>
        </w:r>
        <w:r w:rsidRPr="007C4EA8">
          <w:rPr>
            <w:rFonts w:asciiTheme="minorHAnsi" w:hAnsiTheme="minorHAnsi" w:cstheme="minorHAnsi"/>
            <w:sz w:val="28"/>
            <w:szCs w:val="28"/>
            <w:rPrChange w:id="5938" w:author="Sekar Subramanian" w:date="2021-07-16T13:10:00Z">
              <w:rPr>
                <w:rFonts w:ascii="Calibri" w:eastAsia="Calibri" w:hAnsi="Calibri" w:cs="Calibri"/>
                <w:b/>
                <w:bCs/>
                <w:noProof/>
              </w:rPr>
            </w:rPrChange>
          </w:rPr>
          <w:t xml:space="preserve"> </w:t>
        </w:r>
      </w:ins>
    </w:p>
    <w:p w14:paraId="19526B2D" w14:textId="77777777" w:rsidR="00B11ED5" w:rsidRPr="007C4EA8" w:rsidRDefault="00B11ED5" w:rsidP="00B11ED5">
      <w:pPr>
        <w:pStyle w:val="ListParagraph"/>
        <w:jc w:val="both"/>
        <w:rPr>
          <w:ins w:id="5939" w:author="Sekar Subramanian" w:date="2021-07-16T12:41:00Z"/>
          <w:rFonts w:asciiTheme="minorHAnsi" w:eastAsia="Calibri" w:hAnsiTheme="minorHAnsi" w:cstheme="minorHAnsi"/>
          <w:b/>
          <w:bCs/>
          <w:sz w:val="28"/>
          <w:szCs w:val="28"/>
          <w:rPrChange w:id="5940" w:author="Sekar Subramanian" w:date="2021-07-16T13:10:00Z">
            <w:rPr>
              <w:ins w:id="5941" w:author="Sekar Subramanian" w:date="2021-07-16T12:41:00Z"/>
              <w:rFonts w:ascii="Calibri" w:eastAsia="Calibri" w:hAnsi="Calibri" w:cs="Calibri"/>
              <w:b/>
              <w:bCs/>
            </w:rPr>
          </w:rPrChange>
        </w:rPr>
      </w:pPr>
      <w:ins w:id="5942" w:author="Sekar Subramanian" w:date="2021-07-16T12:41:00Z">
        <w:r w:rsidRPr="007C4EA8">
          <w:rPr>
            <w:rFonts w:asciiTheme="minorHAnsi" w:eastAsia="Calibri" w:hAnsiTheme="minorHAnsi" w:cstheme="minorHAnsi"/>
            <w:b/>
            <w:bCs/>
            <w:noProof/>
            <w:sz w:val="28"/>
            <w:szCs w:val="28"/>
            <w:rPrChange w:id="5943" w:author="Sekar Subramanian" w:date="2021-07-16T13:10:00Z">
              <w:rPr>
                <w:rFonts w:ascii="Calibri" w:eastAsia="Calibri" w:hAnsi="Calibri" w:cs="Calibri"/>
                <w:b/>
                <w:bCs/>
                <w:noProof/>
              </w:rPr>
            </w:rPrChange>
          </w:rPr>
          <w:drawing>
            <wp:inline distT="0" distB="0" distL="0" distR="0" wp14:anchorId="2900F0D3" wp14:editId="2423A100">
              <wp:extent cx="5592445" cy="7056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97455" cy="718921"/>
                      </a:xfrm>
                      <a:prstGeom prst="rect">
                        <a:avLst/>
                      </a:prstGeom>
                      <a:noFill/>
                    </pic:spPr>
                  </pic:pic>
                </a:graphicData>
              </a:graphic>
            </wp:inline>
          </w:drawing>
        </w:r>
      </w:ins>
    </w:p>
    <w:p w14:paraId="09E65B78" w14:textId="77777777" w:rsidR="00B11ED5" w:rsidRPr="007C4EA8" w:rsidRDefault="00B11ED5">
      <w:pPr>
        <w:pStyle w:val="ListParagraph"/>
        <w:numPr>
          <w:ilvl w:val="0"/>
          <w:numId w:val="40"/>
        </w:numPr>
        <w:spacing w:before="120" w:after="120"/>
        <w:ind w:left="720"/>
        <w:contextualSpacing w:val="0"/>
        <w:rPr>
          <w:ins w:id="5944" w:author="Sekar Subramanian" w:date="2021-07-16T12:41:00Z"/>
          <w:rFonts w:asciiTheme="minorHAnsi" w:hAnsiTheme="minorHAnsi" w:cstheme="minorHAnsi"/>
          <w:sz w:val="28"/>
          <w:szCs w:val="28"/>
          <w:rPrChange w:id="5945" w:author="Sekar Subramanian" w:date="2021-07-16T13:10:00Z">
            <w:rPr>
              <w:ins w:id="5946" w:author="Sekar Subramanian" w:date="2021-07-16T12:41:00Z"/>
            </w:rPr>
          </w:rPrChange>
        </w:rPr>
        <w:pPrChange w:id="5947" w:author="Sekar Subramanian" w:date="2021-07-16T12:42:00Z">
          <w:pPr>
            <w:pStyle w:val="ListParagraph"/>
            <w:numPr>
              <w:numId w:val="39"/>
            </w:numPr>
            <w:ind w:hanging="360"/>
          </w:pPr>
        </w:pPrChange>
      </w:pPr>
      <w:ins w:id="5948" w:author="Sekar Subramanian" w:date="2021-07-16T12:41:00Z">
        <w:r w:rsidRPr="007C4EA8">
          <w:rPr>
            <w:rFonts w:asciiTheme="minorHAnsi" w:hAnsiTheme="minorHAnsi" w:cstheme="minorHAnsi"/>
            <w:sz w:val="28"/>
            <w:szCs w:val="28"/>
            <w:rPrChange w:id="5949" w:author="Sekar Subramanian" w:date="2021-07-16T13:10:00Z">
              <w:rPr/>
            </w:rPrChange>
          </w:rPr>
          <w:t xml:space="preserve">Based on multiple iterations range of coefficients / contributions are tracked for media variables.  </w:t>
        </w:r>
      </w:ins>
    </w:p>
    <w:p w14:paraId="654FADF5" w14:textId="77777777" w:rsidR="00B11ED5" w:rsidRPr="007C4EA8" w:rsidRDefault="00B11ED5" w:rsidP="00B11ED5">
      <w:pPr>
        <w:pStyle w:val="ListParagraph"/>
        <w:rPr>
          <w:ins w:id="5950" w:author="Sekar Subramanian" w:date="2021-07-16T12:41:00Z"/>
          <w:rFonts w:asciiTheme="minorHAnsi" w:hAnsiTheme="minorHAnsi" w:cstheme="minorHAnsi"/>
          <w:sz w:val="28"/>
          <w:szCs w:val="28"/>
          <w:rPrChange w:id="5951" w:author="Sekar Subramanian" w:date="2021-07-16T13:10:00Z">
            <w:rPr>
              <w:ins w:id="5952" w:author="Sekar Subramanian" w:date="2021-07-16T12:41:00Z"/>
            </w:rPr>
          </w:rPrChange>
        </w:rPr>
      </w:pPr>
      <w:ins w:id="5953" w:author="Sekar Subramanian" w:date="2021-07-16T12:41:00Z">
        <w:r w:rsidRPr="007C4EA8">
          <w:rPr>
            <w:rFonts w:asciiTheme="minorHAnsi" w:hAnsiTheme="minorHAnsi" w:cstheme="minorHAnsi"/>
            <w:noProof/>
            <w:sz w:val="28"/>
            <w:szCs w:val="28"/>
            <w:rPrChange w:id="5954" w:author="Sekar Subramanian" w:date="2021-07-16T13:10:00Z">
              <w:rPr>
                <w:noProof/>
              </w:rPr>
            </w:rPrChange>
          </w:rPr>
          <w:drawing>
            <wp:inline distT="0" distB="0" distL="0" distR="0" wp14:anchorId="05E44862" wp14:editId="21B980BD">
              <wp:extent cx="5586730" cy="1075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62529" cy="1089877"/>
                      </a:xfrm>
                      <a:prstGeom prst="rect">
                        <a:avLst/>
                      </a:prstGeom>
                      <a:noFill/>
                    </pic:spPr>
                  </pic:pic>
                </a:graphicData>
              </a:graphic>
            </wp:inline>
          </w:drawing>
        </w:r>
      </w:ins>
    </w:p>
    <w:p w14:paraId="3CD18604" w14:textId="77777777" w:rsidR="00B11ED5" w:rsidRPr="007C4EA8" w:rsidRDefault="00B11ED5" w:rsidP="00B11ED5">
      <w:pPr>
        <w:pStyle w:val="ListParagraph"/>
        <w:rPr>
          <w:ins w:id="5955" w:author="Sekar Subramanian" w:date="2021-07-16T12:41:00Z"/>
          <w:rFonts w:asciiTheme="minorHAnsi" w:hAnsiTheme="minorHAnsi" w:cstheme="minorHAnsi"/>
          <w:sz w:val="28"/>
          <w:szCs w:val="28"/>
          <w:rPrChange w:id="5956" w:author="Sekar Subramanian" w:date="2021-07-16T13:10:00Z">
            <w:rPr>
              <w:ins w:id="5957" w:author="Sekar Subramanian" w:date="2021-07-16T12:41:00Z"/>
            </w:rPr>
          </w:rPrChange>
        </w:rPr>
      </w:pPr>
    </w:p>
    <w:p w14:paraId="4D0F2483" w14:textId="014DA64C" w:rsidR="00B11ED5" w:rsidRPr="007C4EA8" w:rsidRDefault="00B11ED5">
      <w:pPr>
        <w:pStyle w:val="ListParagraph"/>
        <w:numPr>
          <w:ilvl w:val="0"/>
          <w:numId w:val="40"/>
        </w:numPr>
        <w:spacing w:before="120" w:after="120"/>
        <w:ind w:left="720"/>
        <w:contextualSpacing w:val="0"/>
        <w:rPr>
          <w:ins w:id="5958" w:author="Sekar Subramanian" w:date="2021-07-16T12:41:00Z"/>
          <w:rFonts w:asciiTheme="minorHAnsi" w:hAnsiTheme="minorHAnsi" w:cstheme="minorHAnsi"/>
          <w:sz w:val="28"/>
          <w:szCs w:val="28"/>
          <w:rPrChange w:id="5959" w:author="Sekar Subramanian" w:date="2021-07-16T13:10:00Z">
            <w:rPr>
              <w:ins w:id="5960" w:author="Sekar Subramanian" w:date="2021-07-16T12:41:00Z"/>
            </w:rPr>
          </w:rPrChange>
        </w:rPr>
        <w:pPrChange w:id="5961" w:author="Sekar Subramanian" w:date="2021-07-16T12:42:00Z">
          <w:pPr>
            <w:pStyle w:val="ListParagraph"/>
            <w:numPr>
              <w:numId w:val="39"/>
            </w:numPr>
            <w:ind w:hanging="360"/>
          </w:pPr>
        </w:pPrChange>
      </w:pPr>
      <w:ins w:id="5962" w:author="Sekar Subramanian" w:date="2021-07-16T12:41:00Z">
        <w:r w:rsidRPr="007C4EA8">
          <w:rPr>
            <w:rFonts w:asciiTheme="minorHAnsi" w:hAnsiTheme="minorHAnsi" w:cstheme="minorHAnsi"/>
            <w:sz w:val="28"/>
            <w:szCs w:val="28"/>
            <w:rPrChange w:id="5963" w:author="Sekar Subramanian" w:date="2021-07-16T13:10:00Z">
              <w:rPr/>
            </w:rPrChange>
          </w:rPr>
          <w:t xml:space="preserve">An average of these coefficients is used as </w:t>
        </w:r>
      </w:ins>
      <w:r w:rsidR="00A81956" w:rsidRPr="007C4EA8">
        <w:rPr>
          <w:rFonts w:asciiTheme="minorHAnsi" w:hAnsiTheme="minorHAnsi" w:cstheme="minorHAnsi"/>
          <w:sz w:val="28"/>
          <w:szCs w:val="28"/>
        </w:rPr>
        <w:t>Prior,</w:t>
      </w:r>
      <w:ins w:id="5964" w:author="Sekar Subramanian" w:date="2021-07-16T12:41:00Z">
        <w:r w:rsidRPr="007C4EA8">
          <w:rPr>
            <w:rFonts w:asciiTheme="minorHAnsi" w:hAnsiTheme="minorHAnsi" w:cstheme="minorHAnsi"/>
            <w:sz w:val="28"/>
            <w:szCs w:val="28"/>
            <w:rPrChange w:id="5965" w:author="Sekar Subramanian" w:date="2021-07-16T13:10:00Z">
              <w:rPr/>
            </w:rPrChange>
          </w:rPr>
          <w:t xml:space="preserve"> and the range noticed is used to determine standard deviation for the respective variables. </w:t>
        </w:r>
      </w:ins>
    </w:p>
    <w:p w14:paraId="58F8A65B" w14:textId="77777777" w:rsidR="00B11ED5" w:rsidRPr="007C4EA8" w:rsidRDefault="00B11ED5" w:rsidP="00B11ED5">
      <w:pPr>
        <w:pStyle w:val="ListParagraph"/>
        <w:rPr>
          <w:ins w:id="5966" w:author="Sekar Subramanian" w:date="2021-07-16T12:41:00Z"/>
          <w:rFonts w:asciiTheme="minorHAnsi" w:hAnsiTheme="minorHAnsi" w:cstheme="minorHAnsi"/>
          <w:sz w:val="28"/>
          <w:szCs w:val="28"/>
          <w:rPrChange w:id="5967" w:author="Sekar Subramanian" w:date="2021-07-16T13:10:00Z">
            <w:rPr>
              <w:ins w:id="5968" w:author="Sekar Subramanian" w:date="2021-07-16T12:41:00Z"/>
            </w:rPr>
          </w:rPrChange>
        </w:rPr>
      </w:pPr>
      <w:ins w:id="5969" w:author="Sekar Subramanian" w:date="2021-07-16T12:41:00Z">
        <w:r w:rsidRPr="007C4EA8">
          <w:rPr>
            <w:rFonts w:asciiTheme="minorHAnsi" w:hAnsiTheme="minorHAnsi" w:cstheme="minorHAnsi"/>
            <w:noProof/>
            <w:sz w:val="28"/>
            <w:szCs w:val="28"/>
            <w:rPrChange w:id="5970" w:author="Sekar Subramanian" w:date="2021-07-16T13:10:00Z">
              <w:rPr>
                <w:noProof/>
              </w:rPr>
            </w:rPrChange>
          </w:rPr>
          <w:drawing>
            <wp:inline distT="0" distB="0" distL="0" distR="0" wp14:anchorId="648CA1C8" wp14:editId="02276EAB">
              <wp:extent cx="5612366" cy="9715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67609" cy="981113"/>
                      </a:xfrm>
                      <a:prstGeom prst="rect">
                        <a:avLst/>
                      </a:prstGeom>
                      <a:noFill/>
                    </pic:spPr>
                  </pic:pic>
                </a:graphicData>
              </a:graphic>
            </wp:inline>
          </w:drawing>
        </w:r>
      </w:ins>
    </w:p>
    <w:p w14:paraId="5612D90F" w14:textId="77777777" w:rsidR="00B11ED5" w:rsidRPr="007C4EA8" w:rsidRDefault="00B11ED5" w:rsidP="00B11ED5">
      <w:pPr>
        <w:pStyle w:val="ListParagraph"/>
        <w:rPr>
          <w:ins w:id="5971" w:author="Sekar Subramanian" w:date="2021-07-16T12:41:00Z"/>
          <w:rFonts w:asciiTheme="minorHAnsi" w:hAnsiTheme="minorHAnsi" w:cstheme="minorHAnsi"/>
          <w:sz w:val="28"/>
          <w:szCs w:val="28"/>
          <w:rPrChange w:id="5972" w:author="Sekar Subramanian" w:date="2021-07-16T13:10:00Z">
            <w:rPr>
              <w:ins w:id="5973" w:author="Sekar Subramanian" w:date="2021-07-16T12:41:00Z"/>
            </w:rPr>
          </w:rPrChange>
        </w:rPr>
      </w:pPr>
    </w:p>
    <w:p w14:paraId="2C1DF2C9" w14:textId="77777777" w:rsidR="00B11ED5" w:rsidRPr="007C4EA8" w:rsidRDefault="00B11ED5">
      <w:pPr>
        <w:pStyle w:val="ListParagraph"/>
        <w:numPr>
          <w:ilvl w:val="0"/>
          <w:numId w:val="40"/>
        </w:numPr>
        <w:spacing w:before="120" w:after="120"/>
        <w:ind w:left="720"/>
        <w:contextualSpacing w:val="0"/>
        <w:rPr>
          <w:ins w:id="5974" w:author="Sekar Subramanian" w:date="2021-07-16T12:41:00Z"/>
          <w:rFonts w:asciiTheme="minorHAnsi" w:hAnsiTheme="minorHAnsi" w:cstheme="minorHAnsi"/>
          <w:sz w:val="28"/>
          <w:szCs w:val="28"/>
          <w:rPrChange w:id="5975" w:author="Sekar Subramanian" w:date="2021-07-16T13:10:00Z">
            <w:rPr>
              <w:ins w:id="5976" w:author="Sekar Subramanian" w:date="2021-07-16T12:41:00Z"/>
            </w:rPr>
          </w:rPrChange>
        </w:rPr>
        <w:pPrChange w:id="5977" w:author="Sekar Subramanian" w:date="2021-07-16T12:42:00Z">
          <w:pPr>
            <w:pStyle w:val="ListParagraph"/>
            <w:numPr>
              <w:numId w:val="39"/>
            </w:numPr>
            <w:ind w:hanging="360"/>
          </w:pPr>
        </w:pPrChange>
      </w:pPr>
      <w:ins w:id="5978" w:author="Sekar Subramanian" w:date="2021-07-16T12:41:00Z">
        <w:r w:rsidRPr="007C4EA8">
          <w:rPr>
            <w:rFonts w:asciiTheme="minorHAnsi" w:hAnsiTheme="minorHAnsi" w:cstheme="minorHAnsi"/>
            <w:sz w:val="28"/>
            <w:szCs w:val="28"/>
            <w:rPrChange w:id="5979" w:author="Sekar Subramanian" w:date="2021-07-16T13:10:00Z">
              <w:rPr/>
            </w:rPrChange>
          </w:rPr>
          <w:t xml:space="preserve">Once priors are incorporated model stability has been validated through statistical diagnostics for each iteration to ensure overall model fit is intact. </w:t>
        </w:r>
      </w:ins>
    </w:p>
    <w:p w14:paraId="13F7D6CC" w14:textId="77777777" w:rsidR="00B11ED5" w:rsidRPr="007C4EA8" w:rsidRDefault="00B11ED5">
      <w:pPr>
        <w:pStyle w:val="ListParagraph"/>
        <w:numPr>
          <w:ilvl w:val="0"/>
          <w:numId w:val="40"/>
        </w:numPr>
        <w:spacing w:before="120" w:after="120"/>
        <w:ind w:left="720"/>
        <w:contextualSpacing w:val="0"/>
        <w:rPr>
          <w:ins w:id="5980" w:author="Sekar Subramanian" w:date="2021-07-16T12:41:00Z"/>
          <w:rFonts w:asciiTheme="minorHAnsi" w:hAnsiTheme="minorHAnsi" w:cstheme="minorHAnsi"/>
          <w:sz w:val="28"/>
          <w:szCs w:val="28"/>
          <w:rPrChange w:id="5981" w:author="Sekar Subramanian" w:date="2021-07-16T13:10:00Z">
            <w:rPr>
              <w:ins w:id="5982" w:author="Sekar Subramanian" w:date="2021-07-16T12:41:00Z"/>
            </w:rPr>
          </w:rPrChange>
        </w:rPr>
        <w:pPrChange w:id="5983" w:author="Sekar Subramanian" w:date="2021-07-16T12:42:00Z">
          <w:pPr>
            <w:pStyle w:val="ListParagraph"/>
            <w:numPr>
              <w:numId w:val="39"/>
            </w:numPr>
            <w:ind w:hanging="360"/>
          </w:pPr>
        </w:pPrChange>
      </w:pPr>
      <w:ins w:id="5984" w:author="Sekar Subramanian" w:date="2021-07-16T12:41:00Z">
        <w:r w:rsidRPr="007C4EA8">
          <w:rPr>
            <w:rFonts w:asciiTheme="minorHAnsi" w:hAnsiTheme="minorHAnsi" w:cstheme="minorHAnsi"/>
            <w:sz w:val="28"/>
            <w:szCs w:val="28"/>
            <w:rPrChange w:id="5985" w:author="Sekar Subramanian" w:date="2021-07-16T13:10:00Z">
              <w:rPr/>
            </w:rPrChange>
          </w:rPr>
          <w:t>Holdout MAPE is used as the criteria for ensuring in-sample model fit validation.</w:t>
        </w:r>
      </w:ins>
    </w:p>
    <w:tbl>
      <w:tblPr>
        <w:tblStyle w:val="TableGrid"/>
        <w:tblW w:w="0" w:type="auto"/>
        <w:tblInd w:w="720" w:type="dxa"/>
        <w:tblCellMar>
          <w:top w:w="115" w:type="dxa"/>
          <w:bottom w:w="115" w:type="dxa"/>
        </w:tblCellMar>
        <w:tblLook w:val="04A0" w:firstRow="1" w:lastRow="0" w:firstColumn="1" w:lastColumn="0" w:noHBand="0" w:noVBand="1"/>
        <w:tblPrChange w:id="5986" w:author="Sekar Subramanian" w:date="2021-07-16T12:43:00Z">
          <w:tblPr>
            <w:tblStyle w:val="TableGrid"/>
            <w:tblW w:w="0" w:type="auto"/>
            <w:tblInd w:w="720" w:type="dxa"/>
            <w:tblLook w:val="04A0" w:firstRow="1" w:lastRow="0" w:firstColumn="1" w:lastColumn="0" w:noHBand="0" w:noVBand="1"/>
          </w:tblPr>
        </w:tblPrChange>
      </w:tblPr>
      <w:tblGrid>
        <w:gridCol w:w="2854"/>
        <w:gridCol w:w="2934"/>
        <w:gridCol w:w="2842"/>
        <w:tblGridChange w:id="5987">
          <w:tblGrid>
            <w:gridCol w:w="2854"/>
            <w:gridCol w:w="2934"/>
            <w:gridCol w:w="2842"/>
          </w:tblGrid>
        </w:tblGridChange>
      </w:tblGrid>
      <w:tr w:rsidR="00B11ED5" w:rsidRPr="007C4EA8" w14:paraId="685395E6" w14:textId="77777777" w:rsidTr="00B11ED5">
        <w:trPr>
          <w:ins w:id="5988" w:author="Sekar Subramanian" w:date="2021-07-16T12:41:00Z"/>
        </w:trPr>
        <w:tc>
          <w:tcPr>
            <w:tcW w:w="2854" w:type="dxa"/>
            <w:tcPrChange w:id="5989" w:author="Sekar Subramanian" w:date="2021-07-16T12:43:00Z">
              <w:tcPr>
                <w:tcW w:w="2854" w:type="dxa"/>
              </w:tcPr>
            </w:tcPrChange>
          </w:tcPr>
          <w:p w14:paraId="25F8186B" w14:textId="77777777" w:rsidR="00B11ED5" w:rsidRPr="00D706DE" w:rsidRDefault="00B11ED5" w:rsidP="00C46EE5">
            <w:pPr>
              <w:jc w:val="center"/>
              <w:rPr>
                <w:ins w:id="5990" w:author="Sekar Subramanian" w:date="2021-07-16T12:41:00Z"/>
                <w:rFonts w:cstheme="minorHAnsi"/>
                <w:b/>
                <w:bCs/>
                <w:sz w:val="28"/>
                <w:szCs w:val="28"/>
                <w:rPrChange w:id="5991" w:author="Sekar Subramanian" w:date="2021-07-16T13:19:00Z">
                  <w:rPr>
                    <w:ins w:id="5992" w:author="Sekar Subramanian" w:date="2021-07-16T12:41:00Z"/>
                  </w:rPr>
                </w:rPrChange>
              </w:rPr>
            </w:pPr>
            <w:ins w:id="5993" w:author="Sekar Subramanian" w:date="2021-07-16T12:41:00Z">
              <w:r w:rsidRPr="00D706DE">
                <w:rPr>
                  <w:rFonts w:cstheme="minorHAnsi"/>
                  <w:b/>
                  <w:bCs/>
                  <w:sz w:val="28"/>
                  <w:szCs w:val="28"/>
                  <w:rPrChange w:id="5994" w:author="Sekar Subramanian" w:date="2021-07-16T13:19:00Z">
                    <w:rPr/>
                  </w:rPrChange>
                </w:rPr>
                <w:t>R2</w:t>
              </w:r>
            </w:ins>
          </w:p>
        </w:tc>
        <w:tc>
          <w:tcPr>
            <w:tcW w:w="2934" w:type="dxa"/>
            <w:tcPrChange w:id="5995" w:author="Sekar Subramanian" w:date="2021-07-16T12:43:00Z">
              <w:tcPr>
                <w:tcW w:w="2934" w:type="dxa"/>
              </w:tcPr>
            </w:tcPrChange>
          </w:tcPr>
          <w:p w14:paraId="39CD7F36" w14:textId="77777777" w:rsidR="00B11ED5" w:rsidRPr="00D706DE" w:rsidRDefault="00B11ED5" w:rsidP="00C46EE5">
            <w:pPr>
              <w:jc w:val="center"/>
              <w:rPr>
                <w:ins w:id="5996" w:author="Sekar Subramanian" w:date="2021-07-16T12:41:00Z"/>
                <w:rFonts w:cstheme="minorHAnsi"/>
                <w:b/>
                <w:bCs/>
                <w:sz w:val="28"/>
                <w:szCs w:val="28"/>
                <w:rPrChange w:id="5997" w:author="Sekar Subramanian" w:date="2021-07-16T13:19:00Z">
                  <w:rPr>
                    <w:ins w:id="5998" w:author="Sekar Subramanian" w:date="2021-07-16T12:41:00Z"/>
                  </w:rPr>
                </w:rPrChange>
              </w:rPr>
            </w:pPr>
            <w:ins w:id="5999" w:author="Sekar Subramanian" w:date="2021-07-16T12:41:00Z">
              <w:r w:rsidRPr="00D706DE">
                <w:rPr>
                  <w:rFonts w:cstheme="minorHAnsi"/>
                  <w:b/>
                  <w:bCs/>
                  <w:sz w:val="28"/>
                  <w:szCs w:val="28"/>
                  <w:rPrChange w:id="6000" w:author="Sekar Subramanian" w:date="2021-07-16T13:19:00Z">
                    <w:rPr/>
                  </w:rPrChange>
                </w:rPr>
                <w:t>MAPE</w:t>
              </w:r>
            </w:ins>
          </w:p>
        </w:tc>
        <w:tc>
          <w:tcPr>
            <w:tcW w:w="2842" w:type="dxa"/>
            <w:tcPrChange w:id="6001" w:author="Sekar Subramanian" w:date="2021-07-16T12:43:00Z">
              <w:tcPr>
                <w:tcW w:w="2842" w:type="dxa"/>
              </w:tcPr>
            </w:tcPrChange>
          </w:tcPr>
          <w:p w14:paraId="1B961941" w14:textId="77777777" w:rsidR="00B11ED5" w:rsidRPr="00D706DE" w:rsidRDefault="00B11ED5" w:rsidP="00C46EE5">
            <w:pPr>
              <w:jc w:val="center"/>
              <w:rPr>
                <w:ins w:id="6002" w:author="Sekar Subramanian" w:date="2021-07-16T12:41:00Z"/>
                <w:rFonts w:cstheme="minorHAnsi"/>
                <w:b/>
                <w:bCs/>
                <w:sz w:val="28"/>
                <w:szCs w:val="28"/>
                <w:rPrChange w:id="6003" w:author="Sekar Subramanian" w:date="2021-07-16T13:19:00Z">
                  <w:rPr>
                    <w:ins w:id="6004" w:author="Sekar Subramanian" w:date="2021-07-16T12:41:00Z"/>
                  </w:rPr>
                </w:rPrChange>
              </w:rPr>
            </w:pPr>
            <w:ins w:id="6005" w:author="Sekar Subramanian" w:date="2021-07-16T12:41:00Z">
              <w:r w:rsidRPr="00D706DE">
                <w:rPr>
                  <w:rFonts w:cstheme="minorHAnsi"/>
                  <w:b/>
                  <w:bCs/>
                  <w:sz w:val="28"/>
                  <w:szCs w:val="28"/>
                  <w:rPrChange w:id="6006" w:author="Sekar Subramanian" w:date="2021-07-16T13:19:00Z">
                    <w:rPr/>
                  </w:rPrChange>
                </w:rPr>
                <w:t>HoldOut MAPE</w:t>
              </w:r>
            </w:ins>
          </w:p>
        </w:tc>
      </w:tr>
      <w:tr w:rsidR="00B11ED5" w:rsidRPr="007C4EA8" w14:paraId="54698B55" w14:textId="77777777" w:rsidTr="00B11ED5">
        <w:trPr>
          <w:ins w:id="6007" w:author="Sekar Subramanian" w:date="2021-07-16T12:41:00Z"/>
        </w:trPr>
        <w:tc>
          <w:tcPr>
            <w:tcW w:w="2854" w:type="dxa"/>
            <w:tcPrChange w:id="6008" w:author="Sekar Subramanian" w:date="2021-07-16T12:43:00Z">
              <w:tcPr>
                <w:tcW w:w="2854" w:type="dxa"/>
              </w:tcPr>
            </w:tcPrChange>
          </w:tcPr>
          <w:p w14:paraId="69AA76BD" w14:textId="2F09AB0F" w:rsidR="00B11ED5" w:rsidRPr="00D706DE" w:rsidRDefault="00D706DE">
            <w:pPr>
              <w:jc w:val="center"/>
              <w:rPr>
                <w:ins w:id="6009" w:author="Sekar Subramanian" w:date="2021-07-16T12:41:00Z"/>
                <w:rFonts w:cstheme="minorHAnsi"/>
                <w:sz w:val="28"/>
                <w:szCs w:val="28"/>
                <w:rPrChange w:id="6010" w:author="Sekar Subramanian" w:date="2021-07-16T13:19:00Z">
                  <w:rPr>
                    <w:ins w:id="6011" w:author="Sekar Subramanian" w:date="2021-07-16T12:41:00Z"/>
                    <w:highlight w:val="yellow"/>
                  </w:rPr>
                </w:rPrChange>
              </w:rPr>
              <w:pPrChange w:id="6012" w:author="Sekar Subramanian" w:date="2021-07-16T13:19:00Z">
                <w:pPr/>
              </w:pPrChange>
            </w:pPr>
            <w:ins w:id="6013" w:author="Sekar Subramanian" w:date="2021-07-16T13:19:00Z">
              <w:r w:rsidRPr="00D706DE">
                <w:rPr>
                  <w:rFonts w:cstheme="minorHAnsi"/>
                  <w:sz w:val="28"/>
                  <w:szCs w:val="28"/>
                  <w:rPrChange w:id="6014" w:author="Sekar Subramanian" w:date="2021-07-16T13:19:00Z">
                    <w:rPr>
                      <w:rFonts w:cstheme="minorHAnsi"/>
                      <w:sz w:val="28"/>
                      <w:szCs w:val="28"/>
                      <w:highlight w:val="yellow"/>
                    </w:rPr>
                  </w:rPrChange>
                </w:rPr>
                <w:t>75.7%</w:t>
              </w:r>
            </w:ins>
          </w:p>
        </w:tc>
        <w:tc>
          <w:tcPr>
            <w:tcW w:w="2934" w:type="dxa"/>
            <w:tcPrChange w:id="6015" w:author="Sekar Subramanian" w:date="2021-07-16T12:43:00Z">
              <w:tcPr>
                <w:tcW w:w="2934" w:type="dxa"/>
              </w:tcPr>
            </w:tcPrChange>
          </w:tcPr>
          <w:p w14:paraId="4B9A16DD" w14:textId="55B284DF" w:rsidR="00B11ED5" w:rsidRPr="00D706DE" w:rsidRDefault="00D706DE">
            <w:pPr>
              <w:jc w:val="center"/>
              <w:rPr>
                <w:ins w:id="6016" w:author="Sekar Subramanian" w:date="2021-07-16T12:41:00Z"/>
                <w:rFonts w:cstheme="minorHAnsi"/>
                <w:sz w:val="28"/>
                <w:szCs w:val="28"/>
                <w:rPrChange w:id="6017" w:author="Sekar Subramanian" w:date="2021-07-16T13:19:00Z">
                  <w:rPr>
                    <w:ins w:id="6018" w:author="Sekar Subramanian" w:date="2021-07-16T12:41:00Z"/>
                    <w:highlight w:val="yellow"/>
                  </w:rPr>
                </w:rPrChange>
              </w:rPr>
              <w:pPrChange w:id="6019" w:author="Sekar Subramanian" w:date="2021-07-16T13:19:00Z">
                <w:pPr/>
              </w:pPrChange>
            </w:pPr>
            <w:ins w:id="6020" w:author="Sekar Subramanian" w:date="2021-07-16T13:19:00Z">
              <w:r>
                <w:rPr>
                  <w:rFonts w:cstheme="minorHAnsi"/>
                  <w:sz w:val="28"/>
                  <w:szCs w:val="28"/>
                </w:rPr>
                <w:t>35.7%</w:t>
              </w:r>
            </w:ins>
          </w:p>
        </w:tc>
        <w:tc>
          <w:tcPr>
            <w:tcW w:w="2842" w:type="dxa"/>
            <w:tcPrChange w:id="6021" w:author="Sekar Subramanian" w:date="2021-07-16T12:43:00Z">
              <w:tcPr>
                <w:tcW w:w="2842" w:type="dxa"/>
              </w:tcPr>
            </w:tcPrChange>
          </w:tcPr>
          <w:p w14:paraId="716BECD5" w14:textId="03A8644C" w:rsidR="00B11ED5" w:rsidRPr="00D706DE" w:rsidRDefault="00D706DE">
            <w:pPr>
              <w:jc w:val="center"/>
              <w:rPr>
                <w:ins w:id="6022" w:author="Sekar Subramanian" w:date="2021-07-16T12:41:00Z"/>
                <w:rFonts w:cstheme="minorHAnsi"/>
                <w:sz w:val="28"/>
                <w:szCs w:val="28"/>
                <w:rPrChange w:id="6023" w:author="Sekar Subramanian" w:date="2021-07-16T13:19:00Z">
                  <w:rPr>
                    <w:ins w:id="6024" w:author="Sekar Subramanian" w:date="2021-07-16T12:41:00Z"/>
                    <w:highlight w:val="yellow"/>
                  </w:rPr>
                </w:rPrChange>
              </w:rPr>
              <w:pPrChange w:id="6025" w:author="Sekar Subramanian" w:date="2021-07-16T13:19:00Z">
                <w:pPr/>
              </w:pPrChange>
            </w:pPr>
            <w:ins w:id="6026" w:author="Sekar Subramanian" w:date="2021-07-16T13:19:00Z">
              <w:r>
                <w:rPr>
                  <w:rFonts w:cstheme="minorHAnsi"/>
                  <w:sz w:val="28"/>
                  <w:szCs w:val="28"/>
                </w:rPr>
                <w:t>36.3%</w:t>
              </w:r>
            </w:ins>
          </w:p>
        </w:tc>
      </w:tr>
    </w:tbl>
    <w:p w14:paraId="15A6B193" w14:textId="77777777" w:rsidR="00E32954" w:rsidRPr="007C4EA8" w:rsidRDefault="00E32954">
      <w:pPr>
        <w:spacing w:before="120" w:after="120"/>
        <w:rPr>
          <w:ins w:id="6027" w:author="Sekar Subramanian" w:date="2021-07-16T12:34:00Z"/>
          <w:rFonts w:cstheme="minorHAnsi"/>
          <w:sz w:val="28"/>
          <w:szCs w:val="28"/>
          <w:rPrChange w:id="6028" w:author="Sekar Subramanian" w:date="2021-07-16T13:10:00Z">
            <w:rPr>
              <w:ins w:id="6029" w:author="Sekar Subramanian" w:date="2021-07-16T12:34:00Z"/>
            </w:rPr>
          </w:rPrChange>
        </w:rPr>
        <w:pPrChange w:id="6030" w:author="Sekar Subramanian" w:date="2021-07-16T12:43:00Z">
          <w:pPr>
            <w:pStyle w:val="ListParagraph"/>
            <w:numPr>
              <w:numId w:val="39"/>
            </w:numPr>
            <w:ind w:hanging="360"/>
            <w:jc w:val="both"/>
          </w:pPr>
        </w:pPrChange>
      </w:pPr>
    </w:p>
    <w:p w14:paraId="7997325C" w14:textId="56249DBF" w:rsidR="00125982" w:rsidRPr="00AA5B99" w:rsidRDefault="00B11ED5" w:rsidP="0013200D">
      <w:pPr>
        <w:pStyle w:val="ListParagraph"/>
        <w:numPr>
          <w:ilvl w:val="0"/>
          <w:numId w:val="75"/>
        </w:numPr>
        <w:spacing w:before="120" w:after="120"/>
        <w:rPr>
          <w:ins w:id="6031" w:author="Sekar Subramanian" w:date="2021-07-16T12:43:00Z"/>
          <w:rFonts w:asciiTheme="majorHAnsi" w:eastAsiaTheme="majorEastAsia" w:hAnsiTheme="majorHAnsi" w:cstheme="minorHAnsi"/>
          <w:b/>
          <w:bCs/>
          <w:color w:val="4F81BD" w:themeColor="accent1"/>
          <w:sz w:val="32"/>
          <w:szCs w:val="32"/>
          <w:rPrChange w:id="6032" w:author="Sekar Subramanian" w:date="2021-07-16T13:10:00Z">
            <w:rPr>
              <w:ins w:id="6033" w:author="Sekar Subramanian" w:date="2021-07-16T12:43:00Z"/>
              <w:rFonts w:cstheme="minorHAnsi"/>
              <w:sz w:val="28"/>
              <w:szCs w:val="28"/>
            </w:rPr>
          </w:rPrChange>
        </w:rPr>
        <w:pPrChange w:id="6034" w:author="Sekar Subramanian" w:date="2021-07-16T12:44:00Z">
          <w:pPr>
            <w:spacing w:before="120" w:after="120" w:line="240" w:lineRule="auto"/>
            <w:ind w:left="360"/>
          </w:pPr>
        </w:pPrChange>
      </w:pPr>
      <w:ins w:id="6035" w:author="Sekar Subramanian" w:date="2021-07-16T12:43:00Z">
        <w:r w:rsidRPr="00AA5B99">
          <w:rPr>
            <w:rFonts w:cstheme="minorHAnsi"/>
            <w:b/>
            <w:bCs/>
            <w:sz w:val="28"/>
            <w:szCs w:val="28"/>
            <w:rPrChange w:id="6036" w:author="Sekar Subramanian" w:date="2021-07-16T13:10:00Z">
              <w:rPr>
                <w:rFonts w:cstheme="minorHAnsi"/>
                <w:b/>
                <w:bCs/>
              </w:rPr>
            </w:rPrChange>
          </w:rPr>
          <w:t>Promotion</w:t>
        </w:r>
      </w:ins>
      <w:r w:rsidR="00AA5B99">
        <w:rPr>
          <w:rFonts w:cstheme="minorHAnsi"/>
          <w:b/>
          <w:bCs/>
          <w:sz w:val="28"/>
          <w:szCs w:val="28"/>
        </w:rPr>
        <w:t xml:space="preserve"> </w:t>
      </w:r>
      <w:ins w:id="6037" w:author="Sekar Subramanian" w:date="2021-07-16T12:43:00Z">
        <w:r w:rsidR="00AA5B99" w:rsidRPr="0013200D">
          <w:rPr>
            <w:rFonts w:asciiTheme="minorHAnsi" w:hAnsiTheme="minorHAnsi" w:cstheme="minorHAnsi"/>
            <w:sz w:val="28"/>
            <w:szCs w:val="28"/>
            <w:rPrChange w:id="6038" w:author="Sekar Subramanian" w:date="2021-07-16T13:10:00Z">
              <w:rPr>
                <w:rFonts w:ascii="Calibri" w:eastAsia="Calibri" w:hAnsi="Calibri" w:cs="Calibri"/>
              </w:rPr>
            </w:rPrChange>
          </w:rPr>
          <w:t>–</w:t>
        </w:r>
      </w:ins>
    </w:p>
    <w:p w14:paraId="60FE2AEA" w14:textId="77777777" w:rsidR="00B11ED5" w:rsidRPr="007C4EA8" w:rsidRDefault="00B11ED5">
      <w:pPr>
        <w:pStyle w:val="ListParagraph"/>
        <w:ind w:left="360"/>
        <w:rPr>
          <w:ins w:id="6039" w:author="Sekar Subramanian" w:date="2021-07-16T12:43:00Z"/>
          <w:rFonts w:asciiTheme="minorHAnsi" w:hAnsiTheme="minorHAnsi" w:cstheme="minorHAnsi"/>
          <w:sz w:val="28"/>
          <w:szCs w:val="28"/>
          <w:rPrChange w:id="6040" w:author="Sekar Subramanian" w:date="2021-07-16T13:10:00Z">
            <w:rPr>
              <w:ins w:id="6041" w:author="Sekar Subramanian" w:date="2021-07-16T12:43:00Z"/>
            </w:rPr>
          </w:rPrChange>
        </w:rPr>
        <w:pPrChange w:id="6042" w:author="Sekar Subramanian" w:date="2021-07-16T12:55:00Z">
          <w:pPr>
            <w:pStyle w:val="ListParagraph"/>
          </w:pPr>
        </w:pPrChange>
      </w:pPr>
    </w:p>
    <w:tbl>
      <w:tblPr>
        <w:tblStyle w:val="TableGrid"/>
        <w:tblW w:w="8645" w:type="dxa"/>
        <w:tblInd w:w="715" w:type="dxa"/>
        <w:tblLayout w:type="fixed"/>
        <w:tblCellMar>
          <w:top w:w="115" w:type="dxa"/>
          <w:bottom w:w="115" w:type="dxa"/>
        </w:tblCellMar>
        <w:tblLook w:val="06A0" w:firstRow="1" w:lastRow="0" w:firstColumn="1" w:lastColumn="0" w:noHBand="1" w:noVBand="1"/>
        <w:tblPrChange w:id="6043" w:author="Sekar Subramanian" w:date="2021-07-16T13:19:00Z">
          <w:tblPr>
            <w:tblStyle w:val="TableGrid"/>
            <w:tblW w:w="8915" w:type="dxa"/>
            <w:tblInd w:w="445" w:type="dxa"/>
            <w:tblLayout w:type="fixed"/>
            <w:tblCellMar>
              <w:top w:w="115" w:type="dxa"/>
              <w:bottom w:w="115" w:type="dxa"/>
            </w:tblCellMar>
            <w:tblLook w:val="06A0" w:firstRow="1" w:lastRow="0" w:firstColumn="1" w:lastColumn="0" w:noHBand="1" w:noVBand="1"/>
          </w:tblPr>
        </w:tblPrChange>
      </w:tblPr>
      <w:tblGrid>
        <w:gridCol w:w="2701"/>
        <w:gridCol w:w="2972"/>
        <w:gridCol w:w="2972"/>
        <w:tblGridChange w:id="6044">
          <w:tblGrid>
            <w:gridCol w:w="2971"/>
            <w:gridCol w:w="2972"/>
            <w:gridCol w:w="2972"/>
          </w:tblGrid>
        </w:tblGridChange>
      </w:tblGrid>
      <w:tr w:rsidR="00C30D70" w:rsidRPr="007C4EA8" w14:paraId="36B402AE" w14:textId="77777777" w:rsidTr="00D706DE">
        <w:trPr>
          <w:ins w:id="6045" w:author="Sekar Subramanian" w:date="2021-07-16T12:43:00Z"/>
        </w:trPr>
        <w:tc>
          <w:tcPr>
            <w:tcW w:w="2701" w:type="dxa"/>
            <w:vAlign w:val="center"/>
            <w:tcPrChange w:id="6046" w:author="Sekar Subramanian" w:date="2021-07-16T13:19:00Z">
              <w:tcPr>
                <w:tcW w:w="2971" w:type="dxa"/>
                <w:vAlign w:val="center"/>
              </w:tcPr>
            </w:tcPrChange>
          </w:tcPr>
          <w:p w14:paraId="11C13E29" w14:textId="77777777" w:rsidR="00B11ED5" w:rsidRPr="00D706DE" w:rsidRDefault="00B11ED5">
            <w:pPr>
              <w:pStyle w:val="ListParagraph"/>
              <w:ind w:left="69"/>
              <w:jc w:val="center"/>
              <w:rPr>
                <w:ins w:id="6047" w:author="Sekar Subramanian" w:date="2021-07-16T12:43:00Z"/>
                <w:rFonts w:asciiTheme="minorHAnsi" w:hAnsiTheme="minorHAnsi" w:cstheme="minorHAnsi"/>
                <w:b/>
                <w:bCs/>
                <w:sz w:val="28"/>
                <w:szCs w:val="28"/>
                <w:rPrChange w:id="6048" w:author="Sekar Subramanian" w:date="2021-07-16T13:19:00Z">
                  <w:rPr>
                    <w:ins w:id="6049" w:author="Sekar Subramanian" w:date="2021-07-16T12:43:00Z"/>
                  </w:rPr>
                </w:rPrChange>
              </w:rPr>
              <w:pPrChange w:id="6050" w:author="Sekar Subramanian" w:date="2021-07-16T13:07:00Z">
                <w:pPr>
                  <w:pStyle w:val="ListParagraph"/>
                </w:pPr>
              </w:pPrChange>
            </w:pPr>
            <w:ins w:id="6051" w:author="Sekar Subramanian" w:date="2021-07-16T12:43:00Z">
              <w:r w:rsidRPr="00D706DE">
                <w:rPr>
                  <w:rFonts w:asciiTheme="minorHAnsi" w:hAnsiTheme="minorHAnsi" w:cstheme="minorHAnsi"/>
                  <w:b/>
                  <w:bCs/>
                  <w:sz w:val="28"/>
                  <w:szCs w:val="28"/>
                  <w:rPrChange w:id="6052" w:author="Sekar Subramanian" w:date="2021-07-16T13:19:00Z">
                    <w:rPr/>
                  </w:rPrChange>
                </w:rPr>
                <w:t>Type</w:t>
              </w:r>
            </w:ins>
          </w:p>
        </w:tc>
        <w:tc>
          <w:tcPr>
            <w:tcW w:w="2972" w:type="dxa"/>
            <w:vAlign w:val="center"/>
            <w:tcPrChange w:id="6053" w:author="Sekar Subramanian" w:date="2021-07-16T13:19:00Z">
              <w:tcPr>
                <w:tcW w:w="2972" w:type="dxa"/>
                <w:vAlign w:val="center"/>
              </w:tcPr>
            </w:tcPrChange>
          </w:tcPr>
          <w:p w14:paraId="3D7A54A1" w14:textId="77777777" w:rsidR="00B11ED5" w:rsidRPr="00D706DE" w:rsidRDefault="00B11ED5">
            <w:pPr>
              <w:pStyle w:val="ListParagraph"/>
              <w:spacing w:line="259" w:lineRule="auto"/>
              <w:ind w:left="66"/>
              <w:jc w:val="center"/>
              <w:rPr>
                <w:ins w:id="6054" w:author="Sekar Subramanian" w:date="2021-07-16T12:43:00Z"/>
                <w:rFonts w:asciiTheme="minorHAnsi" w:hAnsiTheme="minorHAnsi" w:cstheme="minorHAnsi"/>
                <w:b/>
                <w:bCs/>
                <w:sz w:val="28"/>
                <w:szCs w:val="28"/>
                <w:rPrChange w:id="6055" w:author="Sekar Subramanian" w:date="2021-07-16T13:19:00Z">
                  <w:rPr>
                    <w:ins w:id="6056" w:author="Sekar Subramanian" w:date="2021-07-16T12:43:00Z"/>
                  </w:rPr>
                </w:rPrChange>
              </w:rPr>
              <w:pPrChange w:id="6057" w:author="Sekar Subramanian" w:date="2021-07-16T13:07:00Z">
                <w:pPr>
                  <w:pStyle w:val="ListParagraph"/>
                  <w:spacing w:line="259" w:lineRule="auto"/>
                </w:pPr>
              </w:pPrChange>
            </w:pPr>
            <w:ins w:id="6058" w:author="Sekar Subramanian" w:date="2021-07-16T12:43:00Z">
              <w:r w:rsidRPr="00D706DE">
                <w:rPr>
                  <w:rFonts w:asciiTheme="minorHAnsi" w:hAnsiTheme="minorHAnsi" w:cstheme="minorHAnsi"/>
                  <w:b/>
                  <w:bCs/>
                  <w:sz w:val="28"/>
                  <w:szCs w:val="28"/>
                  <w:rPrChange w:id="6059" w:author="Sekar Subramanian" w:date="2021-07-16T13:19:00Z">
                    <w:rPr/>
                  </w:rPrChange>
                </w:rPr>
                <w:t>Granularity</w:t>
              </w:r>
            </w:ins>
          </w:p>
        </w:tc>
        <w:tc>
          <w:tcPr>
            <w:tcW w:w="2972" w:type="dxa"/>
            <w:vAlign w:val="center"/>
            <w:tcPrChange w:id="6060" w:author="Sekar Subramanian" w:date="2021-07-16T13:19:00Z">
              <w:tcPr>
                <w:tcW w:w="2972" w:type="dxa"/>
                <w:vAlign w:val="center"/>
              </w:tcPr>
            </w:tcPrChange>
          </w:tcPr>
          <w:p w14:paraId="190D8500" w14:textId="74656AB8" w:rsidR="00B11ED5" w:rsidRPr="00D706DE" w:rsidRDefault="00B11ED5">
            <w:pPr>
              <w:pStyle w:val="ListParagraph"/>
              <w:ind w:left="65"/>
              <w:jc w:val="center"/>
              <w:rPr>
                <w:ins w:id="6061" w:author="Sekar Subramanian" w:date="2021-07-16T12:43:00Z"/>
                <w:rFonts w:asciiTheme="minorHAnsi" w:hAnsiTheme="minorHAnsi" w:cstheme="minorHAnsi"/>
                <w:b/>
                <w:bCs/>
                <w:sz w:val="28"/>
                <w:szCs w:val="28"/>
                <w:rPrChange w:id="6062" w:author="Sekar Subramanian" w:date="2021-07-16T13:19:00Z">
                  <w:rPr>
                    <w:ins w:id="6063" w:author="Sekar Subramanian" w:date="2021-07-16T12:43:00Z"/>
                  </w:rPr>
                </w:rPrChange>
              </w:rPr>
              <w:pPrChange w:id="6064" w:author="Sekar Subramanian" w:date="2021-07-16T13:07:00Z">
                <w:pPr>
                  <w:pStyle w:val="ListParagraph"/>
                </w:pPr>
              </w:pPrChange>
            </w:pPr>
            <w:ins w:id="6065" w:author="Sekar Subramanian" w:date="2021-07-16T12:43:00Z">
              <w:r w:rsidRPr="00D706DE">
                <w:rPr>
                  <w:rFonts w:asciiTheme="minorHAnsi" w:hAnsiTheme="minorHAnsi" w:cstheme="minorHAnsi"/>
                  <w:b/>
                  <w:bCs/>
                  <w:sz w:val="28"/>
                  <w:szCs w:val="28"/>
                  <w:rPrChange w:id="6066" w:author="Sekar Subramanian" w:date="2021-07-16T13:19:00Z">
                    <w:rPr/>
                  </w:rPrChange>
                </w:rPr>
                <w:t xml:space="preserve">Spend share </w:t>
              </w:r>
            </w:ins>
            <w:ins w:id="6067" w:author="Sekar Subramanian" w:date="2021-07-16T13:19:00Z">
              <w:r w:rsidR="00D706DE">
                <w:rPr>
                  <w:rFonts w:asciiTheme="minorHAnsi" w:hAnsiTheme="minorHAnsi" w:cstheme="minorHAnsi"/>
                  <w:b/>
                  <w:bCs/>
                  <w:sz w:val="28"/>
                  <w:szCs w:val="28"/>
                </w:rPr>
                <w:br/>
              </w:r>
            </w:ins>
            <w:ins w:id="6068" w:author="Sekar Subramanian" w:date="2021-07-16T12:43:00Z">
              <w:r w:rsidRPr="00D706DE">
                <w:rPr>
                  <w:rFonts w:asciiTheme="minorHAnsi" w:hAnsiTheme="minorHAnsi" w:cstheme="minorHAnsi"/>
                  <w:b/>
                  <w:bCs/>
                  <w:sz w:val="28"/>
                  <w:szCs w:val="28"/>
                  <w:rPrChange w:id="6069" w:author="Sekar Subramanian" w:date="2021-07-16T13:19:00Z">
                    <w:rPr/>
                  </w:rPrChange>
                </w:rPr>
                <w:t>(within Promotions)</w:t>
              </w:r>
            </w:ins>
          </w:p>
        </w:tc>
      </w:tr>
      <w:tr w:rsidR="00C30D70" w:rsidRPr="007C4EA8" w14:paraId="5444DB71" w14:textId="77777777" w:rsidTr="00D706DE">
        <w:trPr>
          <w:ins w:id="6070" w:author="Sekar Subramanian" w:date="2021-07-16T12:43:00Z"/>
        </w:trPr>
        <w:tc>
          <w:tcPr>
            <w:tcW w:w="2701" w:type="dxa"/>
            <w:vAlign w:val="center"/>
            <w:tcPrChange w:id="6071" w:author="Sekar Subramanian" w:date="2021-07-16T13:19:00Z">
              <w:tcPr>
                <w:tcW w:w="2971" w:type="dxa"/>
                <w:vAlign w:val="center"/>
              </w:tcPr>
            </w:tcPrChange>
          </w:tcPr>
          <w:p w14:paraId="32D79119" w14:textId="77777777" w:rsidR="00B11ED5" w:rsidRPr="007C4EA8" w:rsidRDefault="00B11ED5">
            <w:pPr>
              <w:pStyle w:val="ListParagraph"/>
              <w:ind w:left="69"/>
              <w:jc w:val="center"/>
              <w:rPr>
                <w:ins w:id="6072" w:author="Sekar Subramanian" w:date="2021-07-16T12:43:00Z"/>
                <w:rFonts w:asciiTheme="minorHAnsi" w:hAnsiTheme="minorHAnsi" w:cstheme="minorHAnsi"/>
                <w:sz w:val="28"/>
                <w:szCs w:val="28"/>
                <w:rPrChange w:id="6073" w:author="Sekar Subramanian" w:date="2021-07-16T13:10:00Z">
                  <w:rPr>
                    <w:ins w:id="6074" w:author="Sekar Subramanian" w:date="2021-07-16T12:43:00Z"/>
                  </w:rPr>
                </w:rPrChange>
              </w:rPr>
              <w:pPrChange w:id="6075" w:author="Sekar Subramanian" w:date="2021-07-16T13:07:00Z">
                <w:pPr>
                  <w:pStyle w:val="ListParagraph"/>
                </w:pPr>
              </w:pPrChange>
            </w:pPr>
            <w:ins w:id="6076" w:author="Sekar Subramanian" w:date="2021-07-16T12:43:00Z">
              <w:r w:rsidRPr="007C4EA8">
                <w:rPr>
                  <w:rFonts w:asciiTheme="minorHAnsi" w:hAnsiTheme="minorHAnsi" w:cstheme="minorHAnsi"/>
                  <w:sz w:val="28"/>
                  <w:szCs w:val="28"/>
                  <w:rPrChange w:id="6077" w:author="Sekar Subramanian" w:date="2021-07-16T13:10:00Z">
                    <w:rPr/>
                  </w:rPrChange>
                </w:rPr>
                <w:t>Referral bonus</w:t>
              </w:r>
            </w:ins>
          </w:p>
        </w:tc>
        <w:tc>
          <w:tcPr>
            <w:tcW w:w="2972" w:type="dxa"/>
            <w:vAlign w:val="center"/>
            <w:tcPrChange w:id="6078" w:author="Sekar Subramanian" w:date="2021-07-16T13:19:00Z">
              <w:tcPr>
                <w:tcW w:w="2972" w:type="dxa"/>
                <w:vAlign w:val="center"/>
              </w:tcPr>
            </w:tcPrChange>
          </w:tcPr>
          <w:p w14:paraId="12E6354A" w14:textId="77777777" w:rsidR="00B11ED5" w:rsidRPr="007C4EA8" w:rsidRDefault="00B11ED5">
            <w:pPr>
              <w:pStyle w:val="ListParagraph"/>
              <w:ind w:left="69"/>
              <w:jc w:val="center"/>
              <w:rPr>
                <w:ins w:id="6079" w:author="Sekar Subramanian" w:date="2021-07-16T12:43:00Z"/>
                <w:rFonts w:asciiTheme="minorHAnsi" w:hAnsiTheme="minorHAnsi" w:cstheme="minorHAnsi"/>
                <w:sz w:val="28"/>
                <w:szCs w:val="28"/>
                <w:rPrChange w:id="6080" w:author="Sekar Subramanian" w:date="2021-07-16T13:10:00Z">
                  <w:rPr>
                    <w:ins w:id="6081" w:author="Sekar Subramanian" w:date="2021-07-16T12:43:00Z"/>
                  </w:rPr>
                </w:rPrChange>
              </w:rPr>
              <w:pPrChange w:id="6082" w:author="Sekar Subramanian" w:date="2021-07-16T13:07:00Z">
                <w:pPr>
                  <w:pStyle w:val="ListParagraph"/>
                </w:pPr>
              </w:pPrChange>
            </w:pPr>
            <w:ins w:id="6083" w:author="Sekar Subramanian" w:date="2021-07-16T12:43:00Z">
              <w:r w:rsidRPr="007C4EA8">
                <w:rPr>
                  <w:rFonts w:asciiTheme="minorHAnsi" w:hAnsiTheme="minorHAnsi" w:cstheme="minorHAnsi"/>
                  <w:sz w:val="28"/>
                  <w:szCs w:val="28"/>
                  <w:rPrChange w:id="6084" w:author="Sekar Subramanian" w:date="2021-07-16T13:10:00Z">
                    <w:rPr/>
                  </w:rPrChange>
                </w:rPr>
                <w:t>by offer</w:t>
              </w:r>
            </w:ins>
          </w:p>
        </w:tc>
        <w:tc>
          <w:tcPr>
            <w:tcW w:w="2972" w:type="dxa"/>
            <w:vAlign w:val="center"/>
            <w:tcPrChange w:id="6085" w:author="Sekar Subramanian" w:date="2021-07-16T13:19:00Z">
              <w:tcPr>
                <w:tcW w:w="2972" w:type="dxa"/>
                <w:vAlign w:val="center"/>
              </w:tcPr>
            </w:tcPrChange>
          </w:tcPr>
          <w:p w14:paraId="24971D1E" w14:textId="77777777" w:rsidR="00B11ED5" w:rsidRPr="007C4EA8" w:rsidRDefault="00B11ED5">
            <w:pPr>
              <w:pStyle w:val="ListParagraph"/>
              <w:ind w:left="69"/>
              <w:jc w:val="center"/>
              <w:rPr>
                <w:ins w:id="6086" w:author="Sekar Subramanian" w:date="2021-07-16T12:43:00Z"/>
                <w:rFonts w:asciiTheme="minorHAnsi" w:hAnsiTheme="minorHAnsi" w:cstheme="minorHAnsi"/>
                <w:sz w:val="28"/>
                <w:szCs w:val="28"/>
                <w:rPrChange w:id="6087" w:author="Sekar Subramanian" w:date="2021-07-16T13:10:00Z">
                  <w:rPr>
                    <w:ins w:id="6088" w:author="Sekar Subramanian" w:date="2021-07-16T12:43:00Z"/>
                  </w:rPr>
                </w:rPrChange>
              </w:rPr>
              <w:pPrChange w:id="6089" w:author="Sekar Subramanian" w:date="2021-07-16T13:07:00Z">
                <w:pPr>
                  <w:pStyle w:val="ListParagraph"/>
                </w:pPr>
              </w:pPrChange>
            </w:pPr>
            <w:ins w:id="6090" w:author="Sekar Subramanian" w:date="2021-07-16T12:43:00Z">
              <w:r w:rsidRPr="007C4EA8">
                <w:rPr>
                  <w:rFonts w:asciiTheme="minorHAnsi" w:hAnsiTheme="minorHAnsi" w:cstheme="minorHAnsi"/>
                  <w:sz w:val="28"/>
                  <w:szCs w:val="28"/>
                  <w:rPrChange w:id="6091" w:author="Sekar Subramanian" w:date="2021-07-16T13:10:00Z">
                    <w:rPr/>
                  </w:rPrChange>
                </w:rPr>
                <w:t>42%</w:t>
              </w:r>
            </w:ins>
          </w:p>
        </w:tc>
      </w:tr>
      <w:tr w:rsidR="00C30D70" w:rsidRPr="007C4EA8" w14:paraId="44BFD9E0" w14:textId="77777777" w:rsidTr="00D706DE">
        <w:trPr>
          <w:ins w:id="6092" w:author="Sekar Subramanian" w:date="2021-07-16T12:43:00Z"/>
        </w:trPr>
        <w:tc>
          <w:tcPr>
            <w:tcW w:w="2701" w:type="dxa"/>
            <w:vAlign w:val="center"/>
            <w:tcPrChange w:id="6093" w:author="Sekar Subramanian" w:date="2021-07-16T13:19:00Z">
              <w:tcPr>
                <w:tcW w:w="2971" w:type="dxa"/>
                <w:vAlign w:val="center"/>
              </w:tcPr>
            </w:tcPrChange>
          </w:tcPr>
          <w:p w14:paraId="70A36C31" w14:textId="77777777" w:rsidR="00B11ED5" w:rsidRPr="007C4EA8" w:rsidRDefault="00B11ED5">
            <w:pPr>
              <w:pStyle w:val="ListParagraph"/>
              <w:ind w:left="69"/>
              <w:jc w:val="center"/>
              <w:rPr>
                <w:ins w:id="6094" w:author="Sekar Subramanian" w:date="2021-07-16T12:43:00Z"/>
                <w:rFonts w:asciiTheme="minorHAnsi" w:hAnsiTheme="minorHAnsi" w:cstheme="minorHAnsi"/>
                <w:sz w:val="28"/>
                <w:szCs w:val="28"/>
                <w:rPrChange w:id="6095" w:author="Sekar Subramanian" w:date="2021-07-16T13:10:00Z">
                  <w:rPr>
                    <w:ins w:id="6096" w:author="Sekar Subramanian" w:date="2021-07-16T12:43:00Z"/>
                  </w:rPr>
                </w:rPrChange>
              </w:rPr>
              <w:pPrChange w:id="6097" w:author="Sekar Subramanian" w:date="2021-07-16T13:07:00Z">
                <w:pPr>
                  <w:pStyle w:val="ListParagraph"/>
                </w:pPr>
              </w:pPrChange>
            </w:pPr>
            <w:ins w:id="6098" w:author="Sekar Subramanian" w:date="2021-07-16T12:43:00Z">
              <w:r w:rsidRPr="007C4EA8">
                <w:rPr>
                  <w:rFonts w:asciiTheme="minorHAnsi" w:hAnsiTheme="minorHAnsi" w:cstheme="minorHAnsi"/>
                  <w:sz w:val="28"/>
                  <w:szCs w:val="28"/>
                  <w:rPrChange w:id="6099" w:author="Sekar Subramanian" w:date="2021-07-16T13:10:00Z">
                    <w:rPr/>
                  </w:rPrChange>
                </w:rPr>
                <w:t>Sign-up bonus</w:t>
              </w:r>
            </w:ins>
          </w:p>
        </w:tc>
        <w:tc>
          <w:tcPr>
            <w:tcW w:w="2972" w:type="dxa"/>
            <w:vAlign w:val="center"/>
            <w:tcPrChange w:id="6100" w:author="Sekar Subramanian" w:date="2021-07-16T13:19:00Z">
              <w:tcPr>
                <w:tcW w:w="2972" w:type="dxa"/>
                <w:vAlign w:val="center"/>
              </w:tcPr>
            </w:tcPrChange>
          </w:tcPr>
          <w:p w14:paraId="487A9474" w14:textId="7502ADF8" w:rsidR="00B11ED5" w:rsidRPr="007C4EA8" w:rsidRDefault="0050427F">
            <w:pPr>
              <w:pStyle w:val="ListParagraph"/>
              <w:ind w:left="69"/>
              <w:jc w:val="center"/>
              <w:rPr>
                <w:ins w:id="6101" w:author="Sekar Subramanian" w:date="2021-07-16T12:43:00Z"/>
                <w:rFonts w:asciiTheme="minorHAnsi" w:hAnsiTheme="minorHAnsi" w:cstheme="minorHAnsi"/>
                <w:sz w:val="28"/>
                <w:szCs w:val="28"/>
                <w:rPrChange w:id="6102" w:author="Sekar Subramanian" w:date="2021-07-16T13:10:00Z">
                  <w:rPr>
                    <w:ins w:id="6103" w:author="Sekar Subramanian" w:date="2021-07-16T12:43:00Z"/>
                  </w:rPr>
                </w:rPrChange>
              </w:rPr>
              <w:pPrChange w:id="6104" w:author="Sekar Subramanian" w:date="2021-07-16T13:07:00Z">
                <w:pPr>
                  <w:pStyle w:val="ListParagraph"/>
                </w:pPr>
              </w:pPrChange>
            </w:pPr>
            <w:r>
              <w:rPr>
                <w:rFonts w:asciiTheme="minorHAnsi" w:hAnsiTheme="minorHAnsi" w:cstheme="minorHAnsi"/>
                <w:sz w:val="28"/>
                <w:szCs w:val="28"/>
              </w:rPr>
              <w:t>by year</w:t>
            </w:r>
          </w:p>
        </w:tc>
        <w:tc>
          <w:tcPr>
            <w:tcW w:w="2972" w:type="dxa"/>
            <w:vAlign w:val="center"/>
            <w:tcPrChange w:id="6105" w:author="Sekar Subramanian" w:date="2021-07-16T13:19:00Z">
              <w:tcPr>
                <w:tcW w:w="2972" w:type="dxa"/>
                <w:vAlign w:val="center"/>
              </w:tcPr>
            </w:tcPrChange>
          </w:tcPr>
          <w:p w14:paraId="219DFB56" w14:textId="77777777" w:rsidR="00B11ED5" w:rsidRPr="007C4EA8" w:rsidRDefault="00B11ED5">
            <w:pPr>
              <w:pStyle w:val="ListParagraph"/>
              <w:ind w:left="69"/>
              <w:jc w:val="center"/>
              <w:rPr>
                <w:ins w:id="6106" w:author="Sekar Subramanian" w:date="2021-07-16T12:43:00Z"/>
                <w:rFonts w:asciiTheme="minorHAnsi" w:hAnsiTheme="minorHAnsi" w:cstheme="minorHAnsi"/>
                <w:sz w:val="28"/>
                <w:szCs w:val="28"/>
                <w:rPrChange w:id="6107" w:author="Sekar Subramanian" w:date="2021-07-16T13:10:00Z">
                  <w:rPr>
                    <w:ins w:id="6108" w:author="Sekar Subramanian" w:date="2021-07-16T12:43:00Z"/>
                  </w:rPr>
                </w:rPrChange>
              </w:rPr>
              <w:pPrChange w:id="6109" w:author="Sekar Subramanian" w:date="2021-07-16T13:07:00Z">
                <w:pPr>
                  <w:pStyle w:val="ListParagraph"/>
                </w:pPr>
              </w:pPrChange>
            </w:pPr>
            <w:ins w:id="6110" w:author="Sekar Subramanian" w:date="2021-07-16T12:43:00Z">
              <w:r w:rsidRPr="007C4EA8">
                <w:rPr>
                  <w:rFonts w:asciiTheme="minorHAnsi" w:hAnsiTheme="minorHAnsi" w:cstheme="minorHAnsi"/>
                  <w:sz w:val="28"/>
                  <w:szCs w:val="28"/>
                  <w:rPrChange w:id="6111" w:author="Sekar Subramanian" w:date="2021-07-16T13:10:00Z">
                    <w:rPr/>
                  </w:rPrChange>
                </w:rPr>
                <w:t>54%</w:t>
              </w:r>
            </w:ins>
          </w:p>
        </w:tc>
      </w:tr>
      <w:tr w:rsidR="00C30D70" w:rsidRPr="007C4EA8" w14:paraId="3374102D" w14:textId="77777777" w:rsidTr="00D706DE">
        <w:trPr>
          <w:ins w:id="6112" w:author="Sekar Subramanian" w:date="2021-07-16T12:43:00Z"/>
        </w:trPr>
        <w:tc>
          <w:tcPr>
            <w:tcW w:w="2701" w:type="dxa"/>
            <w:vAlign w:val="center"/>
            <w:tcPrChange w:id="6113" w:author="Sekar Subramanian" w:date="2021-07-16T13:19:00Z">
              <w:tcPr>
                <w:tcW w:w="2971" w:type="dxa"/>
                <w:vAlign w:val="center"/>
              </w:tcPr>
            </w:tcPrChange>
          </w:tcPr>
          <w:p w14:paraId="0F1632BB" w14:textId="77777777" w:rsidR="00B11ED5" w:rsidRPr="007C4EA8" w:rsidRDefault="00B11ED5">
            <w:pPr>
              <w:pStyle w:val="ListParagraph"/>
              <w:ind w:left="69"/>
              <w:jc w:val="center"/>
              <w:rPr>
                <w:ins w:id="6114" w:author="Sekar Subramanian" w:date="2021-07-16T12:43:00Z"/>
                <w:rFonts w:asciiTheme="minorHAnsi" w:hAnsiTheme="minorHAnsi" w:cstheme="minorHAnsi"/>
                <w:sz w:val="28"/>
                <w:szCs w:val="28"/>
                <w:rPrChange w:id="6115" w:author="Sekar Subramanian" w:date="2021-07-16T13:10:00Z">
                  <w:rPr>
                    <w:ins w:id="6116" w:author="Sekar Subramanian" w:date="2021-07-16T12:43:00Z"/>
                  </w:rPr>
                </w:rPrChange>
              </w:rPr>
              <w:pPrChange w:id="6117" w:author="Sekar Subramanian" w:date="2021-07-16T13:07:00Z">
                <w:pPr>
                  <w:pStyle w:val="ListParagraph"/>
                </w:pPr>
              </w:pPrChange>
            </w:pPr>
            <w:ins w:id="6118" w:author="Sekar Subramanian" w:date="2021-07-16T12:43:00Z">
              <w:r w:rsidRPr="007C4EA8">
                <w:rPr>
                  <w:rFonts w:asciiTheme="minorHAnsi" w:hAnsiTheme="minorHAnsi" w:cstheme="minorHAnsi"/>
                  <w:sz w:val="28"/>
                  <w:szCs w:val="28"/>
                  <w:rPrChange w:id="6119" w:author="Sekar Subramanian" w:date="2021-07-16T13:10:00Z">
                    <w:rPr/>
                  </w:rPrChange>
                </w:rPr>
                <w:lastRenderedPageBreak/>
                <w:t>Event campaign cost</w:t>
              </w:r>
            </w:ins>
          </w:p>
        </w:tc>
        <w:tc>
          <w:tcPr>
            <w:tcW w:w="2972" w:type="dxa"/>
            <w:vAlign w:val="center"/>
            <w:tcPrChange w:id="6120" w:author="Sekar Subramanian" w:date="2021-07-16T13:19:00Z">
              <w:tcPr>
                <w:tcW w:w="2972" w:type="dxa"/>
                <w:vAlign w:val="center"/>
              </w:tcPr>
            </w:tcPrChange>
          </w:tcPr>
          <w:p w14:paraId="61A4E6EE" w14:textId="5652308E" w:rsidR="00B11ED5" w:rsidRPr="007C4EA8" w:rsidRDefault="0050427F">
            <w:pPr>
              <w:pStyle w:val="ListParagraph"/>
              <w:ind w:left="69"/>
              <w:jc w:val="center"/>
              <w:rPr>
                <w:ins w:id="6121" w:author="Sekar Subramanian" w:date="2021-07-16T12:43:00Z"/>
                <w:rFonts w:asciiTheme="minorHAnsi" w:hAnsiTheme="minorHAnsi" w:cstheme="minorHAnsi"/>
                <w:sz w:val="28"/>
                <w:szCs w:val="28"/>
                <w:rPrChange w:id="6122" w:author="Sekar Subramanian" w:date="2021-07-16T13:10:00Z">
                  <w:rPr>
                    <w:ins w:id="6123" w:author="Sekar Subramanian" w:date="2021-07-16T12:43:00Z"/>
                  </w:rPr>
                </w:rPrChange>
              </w:rPr>
              <w:pPrChange w:id="6124" w:author="Sekar Subramanian" w:date="2021-07-16T13:07:00Z">
                <w:pPr>
                  <w:pStyle w:val="ListParagraph"/>
                </w:pPr>
              </w:pPrChange>
            </w:pPr>
            <w:r>
              <w:rPr>
                <w:rFonts w:asciiTheme="minorHAnsi" w:hAnsiTheme="minorHAnsi" w:cstheme="minorHAnsi"/>
                <w:sz w:val="28"/>
                <w:szCs w:val="28"/>
              </w:rPr>
              <w:t>By campaign</w:t>
            </w:r>
          </w:p>
        </w:tc>
        <w:tc>
          <w:tcPr>
            <w:tcW w:w="2972" w:type="dxa"/>
            <w:vAlign w:val="center"/>
            <w:tcPrChange w:id="6125" w:author="Sekar Subramanian" w:date="2021-07-16T13:19:00Z">
              <w:tcPr>
                <w:tcW w:w="2972" w:type="dxa"/>
                <w:vAlign w:val="center"/>
              </w:tcPr>
            </w:tcPrChange>
          </w:tcPr>
          <w:p w14:paraId="0E3C1EBE" w14:textId="77777777" w:rsidR="00B11ED5" w:rsidRPr="007C4EA8" w:rsidRDefault="00B11ED5">
            <w:pPr>
              <w:pStyle w:val="ListParagraph"/>
              <w:ind w:left="69"/>
              <w:jc w:val="center"/>
              <w:rPr>
                <w:ins w:id="6126" w:author="Sekar Subramanian" w:date="2021-07-16T12:43:00Z"/>
                <w:rFonts w:asciiTheme="minorHAnsi" w:hAnsiTheme="minorHAnsi" w:cstheme="minorHAnsi"/>
                <w:sz w:val="28"/>
                <w:szCs w:val="28"/>
                <w:rPrChange w:id="6127" w:author="Sekar Subramanian" w:date="2021-07-16T13:10:00Z">
                  <w:rPr>
                    <w:ins w:id="6128" w:author="Sekar Subramanian" w:date="2021-07-16T12:43:00Z"/>
                  </w:rPr>
                </w:rPrChange>
              </w:rPr>
              <w:pPrChange w:id="6129" w:author="Sekar Subramanian" w:date="2021-07-16T13:07:00Z">
                <w:pPr>
                  <w:pStyle w:val="ListParagraph"/>
                </w:pPr>
              </w:pPrChange>
            </w:pPr>
            <w:ins w:id="6130" w:author="Sekar Subramanian" w:date="2021-07-16T12:43:00Z">
              <w:r w:rsidRPr="007C4EA8">
                <w:rPr>
                  <w:rFonts w:asciiTheme="minorHAnsi" w:hAnsiTheme="minorHAnsi" w:cstheme="minorHAnsi"/>
                  <w:sz w:val="28"/>
                  <w:szCs w:val="28"/>
                  <w:rPrChange w:id="6131" w:author="Sekar Subramanian" w:date="2021-07-16T13:10:00Z">
                    <w:rPr/>
                  </w:rPrChange>
                </w:rPr>
                <w:t>4%</w:t>
              </w:r>
            </w:ins>
          </w:p>
        </w:tc>
      </w:tr>
    </w:tbl>
    <w:p w14:paraId="069D6E2F" w14:textId="37CC549B" w:rsidR="00B11ED5" w:rsidRDefault="00B11ED5">
      <w:pPr>
        <w:pStyle w:val="ListParagraph"/>
        <w:numPr>
          <w:ilvl w:val="0"/>
          <w:numId w:val="46"/>
        </w:numPr>
        <w:spacing w:before="120" w:after="120"/>
        <w:ind w:left="702" w:hanging="243"/>
        <w:contextualSpacing w:val="0"/>
        <w:rPr>
          <w:rFonts w:asciiTheme="minorHAnsi" w:hAnsiTheme="minorHAnsi" w:cstheme="minorHAnsi"/>
          <w:sz w:val="28"/>
          <w:szCs w:val="28"/>
        </w:rPr>
      </w:pPr>
      <w:ins w:id="6132" w:author="Sekar Subramanian" w:date="2021-07-16T12:43:00Z">
        <w:r w:rsidRPr="003400DC">
          <w:rPr>
            <w:rFonts w:asciiTheme="minorHAnsi" w:hAnsiTheme="minorHAnsi" w:cstheme="minorHAnsi"/>
            <w:b/>
            <w:bCs/>
            <w:sz w:val="28"/>
            <w:szCs w:val="28"/>
            <w:rPrChange w:id="6133" w:author="Sekar Subramanian" w:date="2021-07-16T13:10:00Z">
              <w:rPr>
                <w:rFonts w:ascii="Calibri" w:eastAsia="Times New Roman" w:hAnsi="Calibri" w:cs="Calibri"/>
              </w:rPr>
            </w:rPrChange>
          </w:rPr>
          <w:t>Referral bonus</w:t>
        </w:r>
        <w:r w:rsidRPr="007C4EA8">
          <w:rPr>
            <w:rFonts w:asciiTheme="minorHAnsi" w:hAnsiTheme="minorHAnsi" w:cstheme="minorHAnsi"/>
            <w:sz w:val="28"/>
            <w:szCs w:val="28"/>
            <w:rPrChange w:id="6134" w:author="Sekar Subramanian" w:date="2021-07-16T13:10:00Z">
              <w:rPr>
                <w:rFonts w:ascii="Calibri" w:eastAsia="Times New Roman" w:hAnsi="Calibri" w:cs="Calibri"/>
              </w:rPr>
            </w:rPrChange>
          </w:rPr>
          <w:t xml:space="preserve">: Used heavily as a marketing tool during the launch and reduced in later periods. As we see below, variation in referral costs is strongly mimicking the variation in activations (high correlation). Such behavior would result in model attributing high proportion of activations to referrals. Similar pattern is observed for sign-up bonus as well.  </w:t>
        </w:r>
      </w:ins>
    </w:p>
    <w:p w14:paraId="34D69048" w14:textId="5A40FF0D" w:rsidR="003400DC" w:rsidRPr="007C4EA8" w:rsidRDefault="003400DC" w:rsidP="003400DC">
      <w:pPr>
        <w:pStyle w:val="ListParagraph"/>
        <w:spacing w:before="120" w:after="120"/>
        <w:ind w:left="702"/>
        <w:contextualSpacing w:val="0"/>
        <w:rPr>
          <w:ins w:id="6135" w:author="Sekar Subramanian" w:date="2021-07-16T12:43:00Z"/>
          <w:rFonts w:asciiTheme="minorHAnsi" w:hAnsiTheme="minorHAnsi" w:cstheme="minorHAnsi"/>
          <w:sz w:val="28"/>
          <w:szCs w:val="28"/>
          <w:rPrChange w:id="6136" w:author="Sekar Subramanian" w:date="2021-07-16T13:10:00Z">
            <w:rPr>
              <w:ins w:id="6137" w:author="Sekar Subramanian" w:date="2021-07-16T12:43:00Z"/>
            </w:rPr>
          </w:rPrChange>
        </w:rPr>
      </w:pPr>
      <w:ins w:id="6138" w:author="Sekar Subramanian" w:date="2021-07-16T12:43:00Z">
        <w:r w:rsidRPr="007C4EA8">
          <w:rPr>
            <w:rFonts w:asciiTheme="minorHAnsi" w:hAnsiTheme="minorHAnsi" w:cstheme="minorHAnsi"/>
            <w:noProof/>
            <w:sz w:val="28"/>
            <w:szCs w:val="28"/>
            <w:rPrChange w:id="6139" w:author="Sekar Subramanian" w:date="2021-07-16T13:10:00Z">
              <w:rPr>
                <w:noProof/>
              </w:rPr>
            </w:rPrChange>
          </w:rPr>
          <w:drawing>
            <wp:inline distT="0" distB="0" distL="0" distR="0" wp14:anchorId="0A8579FB" wp14:editId="3DA54702">
              <wp:extent cx="5667374" cy="1873250"/>
              <wp:effectExtent l="0" t="0" r="0" b="0"/>
              <wp:docPr id="7409542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67374" cy="1873250"/>
                      </a:xfrm>
                      <a:prstGeom prst="rect">
                        <a:avLst/>
                      </a:prstGeom>
                      <a:noFill/>
                    </pic:spPr>
                  </pic:pic>
                </a:graphicData>
              </a:graphic>
            </wp:inline>
          </w:drawing>
        </w:r>
      </w:ins>
    </w:p>
    <w:p w14:paraId="6098C0C3" w14:textId="77777777" w:rsidR="00B11ED5" w:rsidRPr="007C4EA8" w:rsidRDefault="00B11ED5" w:rsidP="00B11ED5">
      <w:pPr>
        <w:pStyle w:val="ListParagraph"/>
        <w:rPr>
          <w:ins w:id="6140" w:author="Sekar Subramanian" w:date="2021-07-16T12:43:00Z"/>
          <w:rFonts w:asciiTheme="minorHAnsi" w:eastAsia="Times New Roman" w:hAnsiTheme="minorHAnsi" w:cstheme="minorHAnsi"/>
          <w:sz w:val="28"/>
          <w:szCs w:val="28"/>
          <w:rPrChange w:id="6141" w:author="Sekar Subramanian" w:date="2021-07-16T13:10:00Z">
            <w:rPr>
              <w:ins w:id="6142" w:author="Sekar Subramanian" w:date="2021-07-16T12:43:00Z"/>
              <w:rFonts w:ascii="Calibri" w:eastAsia="Times New Roman" w:hAnsi="Calibri" w:cs="Calibri"/>
            </w:rPr>
          </w:rPrChange>
        </w:rPr>
      </w:pPr>
    </w:p>
    <w:p w14:paraId="5F27E1D0" w14:textId="3BEBD523" w:rsidR="00B11ED5" w:rsidRPr="00B11638" w:rsidRDefault="00B11ED5" w:rsidP="00B11ED5">
      <w:pPr>
        <w:pStyle w:val="ListParagraph"/>
        <w:rPr>
          <w:ins w:id="6143" w:author="Sekar Subramanian" w:date="2021-07-16T12:43:00Z"/>
          <w:rFonts w:asciiTheme="minorHAnsi" w:hAnsiTheme="minorHAnsi" w:cstheme="minorHAnsi"/>
          <w:color w:val="00B050"/>
          <w:sz w:val="28"/>
          <w:szCs w:val="28"/>
          <w:u w:val="single"/>
          <w:rPrChange w:id="6144" w:author="Sekar Subramanian" w:date="2021-07-16T13:10:00Z">
            <w:rPr>
              <w:ins w:id="6145" w:author="Sekar Subramanian" w:date="2021-07-16T12:43:00Z"/>
            </w:rPr>
          </w:rPrChange>
        </w:rPr>
      </w:pPr>
      <w:ins w:id="6146" w:author="Sekar Subramanian" w:date="2021-07-16T12:43:00Z">
        <w:r w:rsidRPr="00B11638">
          <w:rPr>
            <w:rFonts w:asciiTheme="minorHAnsi" w:hAnsiTheme="minorHAnsi" w:cstheme="minorHAnsi"/>
            <w:color w:val="00B050"/>
            <w:sz w:val="28"/>
            <w:szCs w:val="28"/>
            <w:u w:val="single"/>
            <w:rPrChange w:id="6147" w:author="Sekar Subramanian" w:date="2021-07-16T13:10:00Z">
              <w:rPr/>
            </w:rPrChange>
          </w:rPr>
          <w:t xml:space="preserve">To ensure we get unbiased read, we </w:t>
        </w:r>
      </w:ins>
      <w:r w:rsidR="0050427F">
        <w:rPr>
          <w:rFonts w:asciiTheme="minorHAnsi" w:hAnsiTheme="minorHAnsi" w:cstheme="minorHAnsi"/>
          <w:color w:val="00B050"/>
          <w:sz w:val="28"/>
          <w:szCs w:val="28"/>
          <w:u w:val="single"/>
        </w:rPr>
        <w:t>used</w:t>
      </w:r>
    </w:p>
    <w:p w14:paraId="180ED4C3" w14:textId="66427D0B" w:rsidR="00B11ED5" w:rsidRPr="007C4EA8" w:rsidRDefault="0050427F">
      <w:pPr>
        <w:pStyle w:val="Default"/>
        <w:numPr>
          <w:ilvl w:val="0"/>
          <w:numId w:val="2"/>
        </w:numPr>
        <w:spacing w:before="120" w:after="120"/>
        <w:ind w:left="990" w:hanging="274"/>
        <w:rPr>
          <w:ins w:id="6148" w:author="Sekar Subramanian" w:date="2021-07-16T12:43:00Z"/>
          <w:rFonts w:asciiTheme="minorHAnsi" w:hAnsiTheme="minorHAnsi" w:cstheme="minorHAnsi"/>
          <w:sz w:val="28"/>
          <w:szCs w:val="28"/>
          <w:rPrChange w:id="6149" w:author="Sekar Subramanian" w:date="2021-07-16T13:10:00Z">
            <w:rPr>
              <w:ins w:id="6150" w:author="Sekar Subramanian" w:date="2021-07-16T12:43:00Z"/>
              <w:color w:val="FF0000"/>
            </w:rPr>
          </w:rPrChange>
        </w:rPr>
        <w:pPrChange w:id="6151" w:author="Sekar Subramanian" w:date="2021-07-16T12:59:00Z">
          <w:pPr>
            <w:pStyle w:val="ListParagraph"/>
            <w:numPr>
              <w:ilvl w:val="1"/>
              <w:numId w:val="43"/>
            </w:numPr>
            <w:spacing w:after="160" w:line="259" w:lineRule="auto"/>
            <w:ind w:left="1440" w:hanging="360"/>
          </w:pPr>
        </w:pPrChange>
      </w:pPr>
      <w:r>
        <w:rPr>
          <w:rFonts w:asciiTheme="minorHAnsi" w:hAnsiTheme="minorHAnsi" w:cstheme="minorHAnsi"/>
          <w:sz w:val="28"/>
          <w:szCs w:val="28"/>
        </w:rPr>
        <w:t>T</w:t>
      </w:r>
      <w:ins w:id="6152" w:author="Sekar Subramanian" w:date="2021-07-16T12:43:00Z">
        <w:r w:rsidR="00B11ED5" w:rsidRPr="007C4EA8">
          <w:rPr>
            <w:rFonts w:asciiTheme="minorHAnsi" w:hAnsiTheme="minorHAnsi" w:cstheme="minorHAnsi"/>
            <w:sz w:val="28"/>
            <w:szCs w:val="28"/>
            <w:rPrChange w:id="6153" w:author="Sekar Subramanian" w:date="2021-07-16T13:10:00Z">
              <w:rPr/>
            </w:rPrChange>
          </w:rPr>
          <w:t>otal</w:t>
        </w:r>
      </w:ins>
      <w:r>
        <w:rPr>
          <w:rFonts w:asciiTheme="minorHAnsi" w:hAnsiTheme="minorHAnsi" w:cstheme="minorHAnsi"/>
          <w:sz w:val="28"/>
          <w:szCs w:val="28"/>
        </w:rPr>
        <w:t xml:space="preserve"> referral </w:t>
      </w:r>
      <w:r w:rsidRPr="007C4EA8">
        <w:rPr>
          <w:rFonts w:asciiTheme="minorHAnsi" w:hAnsiTheme="minorHAnsi" w:cstheme="minorHAnsi"/>
          <w:sz w:val="28"/>
          <w:szCs w:val="28"/>
          <w:rPrChange w:id="6154" w:author="Sekar Subramanian" w:date="2021-07-16T13:10:00Z">
            <w:rPr>
              <w:rFonts w:asciiTheme="minorHAnsi" w:hAnsiTheme="minorHAnsi" w:cstheme="minorHAnsi"/>
              <w:sz w:val="28"/>
              <w:szCs w:val="28"/>
            </w:rPr>
          </w:rPrChange>
        </w:rPr>
        <w:t>cost</w:t>
      </w:r>
      <w:ins w:id="6155" w:author="Sekar Subramanian" w:date="2021-07-16T12:43:00Z">
        <w:r w:rsidR="00B11ED5" w:rsidRPr="007C4EA8">
          <w:rPr>
            <w:rFonts w:asciiTheme="minorHAnsi" w:hAnsiTheme="minorHAnsi" w:cstheme="minorHAnsi"/>
            <w:sz w:val="28"/>
            <w:szCs w:val="28"/>
            <w:rPrChange w:id="6156" w:author="Sekar Subramanian" w:date="2021-07-16T13:10:00Z">
              <w:rPr/>
            </w:rPrChange>
          </w:rPr>
          <w:t xml:space="preserve"> </w:t>
        </w:r>
      </w:ins>
      <w:r>
        <w:rPr>
          <w:rFonts w:asciiTheme="minorHAnsi" w:hAnsiTheme="minorHAnsi" w:cstheme="minorHAnsi"/>
          <w:sz w:val="28"/>
          <w:szCs w:val="28"/>
        </w:rPr>
        <w:t>by</w:t>
      </w:r>
      <w:ins w:id="6157" w:author="Sekar Subramanian" w:date="2021-07-16T12:43:00Z">
        <w:r w:rsidR="00B11ED5" w:rsidRPr="007C4EA8">
          <w:rPr>
            <w:rFonts w:asciiTheme="minorHAnsi" w:hAnsiTheme="minorHAnsi" w:cstheme="minorHAnsi"/>
            <w:sz w:val="28"/>
            <w:szCs w:val="28"/>
            <w:rPrChange w:id="6158" w:author="Sekar Subramanian" w:date="2021-07-16T13:10:00Z">
              <w:rPr/>
            </w:rPrChange>
          </w:rPr>
          <w:t xml:space="preserve"> offer value eg: 8gb </w:t>
        </w:r>
      </w:ins>
      <w:r w:rsidR="00DF0B03" w:rsidRPr="007C4EA8">
        <w:rPr>
          <w:rFonts w:asciiTheme="minorHAnsi" w:hAnsiTheme="minorHAnsi" w:cstheme="minorHAnsi"/>
          <w:sz w:val="28"/>
          <w:szCs w:val="28"/>
          <w:rPrChange w:id="6159" w:author="Sekar Subramanian" w:date="2021-07-16T13:10:00Z">
            <w:rPr>
              <w:rFonts w:asciiTheme="minorHAnsi" w:hAnsiTheme="minorHAnsi" w:cstheme="minorHAnsi"/>
              <w:sz w:val="28"/>
              <w:szCs w:val="28"/>
            </w:rPr>
          </w:rPrChange>
        </w:rPr>
        <w:t>off,</w:t>
      </w:r>
      <w:ins w:id="6160" w:author="Sekar Subramanian" w:date="2021-07-16T12:43:00Z">
        <w:r w:rsidR="00B11ED5" w:rsidRPr="007C4EA8">
          <w:rPr>
            <w:rFonts w:asciiTheme="minorHAnsi" w:hAnsiTheme="minorHAnsi" w:cstheme="minorHAnsi"/>
            <w:sz w:val="28"/>
            <w:szCs w:val="28"/>
            <w:rPrChange w:id="6161" w:author="Sekar Subramanian" w:date="2021-07-16T13:10:00Z">
              <w:rPr/>
            </w:rPrChange>
          </w:rPr>
          <w:t xml:space="preserve"> 10gbp off etc</w:t>
        </w:r>
      </w:ins>
      <w:r w:rsidR="00DF0B03">
        <w:rPr>
          <w:rFonts w:asciiTheme="minorHAnsi" w:hAnsiTheme="minorHAnsi" w:cstheme="minorHAnsi"/>
          <w:sz w:val="28"/>
          <w:szCs w:val="28"/>
        </w:rPr>
        <w:t>.</w:t>
      </w:r>
      <w:ins w:id="6162" w:author="Sekar Subramanian" w:date="2021-07-16T12:43:00Z">
        <w:r w:rsidR="00B11ED5" w:rsidRPr="007C4EA8">
          <w:rPr>
            <w:rFonts w:asciiTheme="minorHAnsi" w:hAnsiTheme="minorHAnsi" w:cstheme="minorHAnsi"/>
            <w:sz w:val="28"/>
            <w:szCs w:val="28"/>
            <w:rPrChange w:id="6163" w:author="Sekar Subramanian" w:date="2021-07-16T13:10:00Z">
              <w:rPr/>
            </w:rPrChange>
          </w:rPr>
          <w:t xml:space="preserve"> and us</w:t>
        </w:r>
      </w:ins>
      <w:r>
        <w:rPr>
          <w:rFonts w:asciiTheme="minorHAnsi" w:hAnsiTheme="minorHAnsi" w:cstheme="minorHAnsi"/>
          <w:sz w:val="28"/>
          <w:szCs w:val="28"/>
        </w:rPr>
        <w:t>ed</w:t>
      </w:r>
      <w:ins w:id="6164" w:author="Sekar Subramanian" w:date="2021-07-16T12:43:00Z">
        <w:r w:rsidR="00B11ED5" w:rsidRPr="007C4EA8">
          <w:rPr>
            <w:rFonts w:asciiTheme="minorHAnsi" w:hAnsiTheme="minorHAnsi" w:cstheme="minorHAnsi"/>
            <w:sz w:val="28"/>
            <w:szCs w:val="28"/>
            <w:rPrChange w:id="6165" w:author="Sekar Subramanian" w:date="2021-07-16T13:10:00Z">
              <w:rPr/>
            </w:rPrChange>
          </w:rPr>
          <w:t xml:space="preserve"> directly in the model</w:t>
        </w:r>
      </w:ins>
    </w:p>
    <w:p w14:paraId="0D45414B" w14:textId="21C41A8A" w:rsidR="00B11ED5" w:rsidRPr="007C4EA8" w:rsidRDefault="00B11ED5">
      <w:pPr>
        <w:pStyle w:val="Default"/>
        <w:numPr>
          <w:ilvl w:val="0"/>
          <w:numId w:val="2"/>
        </w:numPr>
        <w:spacing w:before="120" w:after="120"/>
        <w:ind w:left="990" w:hanging="274"/>
        <w:rPr>
          <w:ins w:id="6166" w:author="Sekar Subramanian" w:date="2021-07-16T12:43:00Z"/>
          <w:rFonts w:asciiTheme="minorHAnsi" w:hAnsiTheme="minorHAnsi" w:cstheme="minorHAnsi"/>
          <w:sz w:val="28"/>
          <w:szCs w:val="28"/>
          <w:rPrChange w:id="6167" w:author="Sekar Subramanian" w:date="2021-07-16T13:10:00Z">
            <w:rPr>
              <w:ins w:id="6168" w:author="Sekar Subramanian" w:date="2021-07-16T12:43:00Z"/>
            </w:rPr>
          </w:rPrChange>
        </w:rPr>
        <w:pPrChange w:id="6169" w:author="Sekar Subramanian" w:date="2021-07-16T13:03:00Z">
          <w:pPr>
            <w:pStyle w:val="ListParagraph"/>
          </w:pPr>
        </w:pPrChange>
      </w:pPr>
      <w:ins w:id="6170" w:author="Sekar Subramanian" w:date="2021-07-16T12:43:00Z">
        <w:r w:rsidRPr="007C4EA8">
          <w:rPr>
            <w:rFonts w:asciiTheme="minorHAnsi" w:hAnsiTheme="minorHAnsi" w:cstheme="minorHAnsi"/>
            <w:sz w:val="28"/>
            <w:szCs w:val="28"/>
            <w:rPrChange w:id="6171" w:author="Sekar Subramanian" w:date="2021-07-16T13:10:00Z">
              <w:rPr/>
            </w:rPrChange>
          </w:rPr>
          <w:t>Us</w:t>
        </w:r>
      </w:ins>
      <w:r w:rsidR="00DF0B03">
        <w:rPr>
          <w:rFonts w:asciiTheme="minorHAnsi" w:hAnsiTheme="minorHAnsi" w:cstheme="minorHAnsi"/>
          <w:sz w:val="28"/>
          <w:szCs w:val="28"/>
        </w:rPr>
        <w:t xml:space="preserve">ed </w:t>
      </w:r>
      <w:ins w:id="6172" w:author="Sekar Subramanian" w:date="2021-07-16T12:43:00Z">
        <w:r w:rsidRPr="007C4EA8">
          <w:rPr>
            <w:rFonts w:asciiTheme="minorHAnsi" w:hAnsiTheme="minorHAnsi" w:cstheme="minorHAnsi"/>
            <w:sz w:val="28"/>
            <w:szCs w:val="28"/>
            <w:rPrChange w:id="6173" w:author="Sekar Subramanian" w:date="2021-07-16T13:10:00Z">
              <w:rPr/>
            </w:rPrChange>
          </w:rPr>
          <w:t xml:space="preserve">the </w:t>
        </w:r>
      </w:ins>
      <w:r w:rsidR="00DF0B03">
        <w:rPr>
          <w:rFonts w:asciiTheme="minorHAnsi" w:hAnsiTheme="minorHAnsi" w:cstheme="minorHAnsi"/>
          <w:sz w:val="28"/>
          <w:szCs w:val="28"/>
        </w:rPr>
        <w:t>r</w:t>
      </w:r>
      <w:r w:rsidR="00A81956" w:rsidRPr="00A81956">
        <w:rPr>
          <w:rFonts w:asciiTheme="minorHAnsi" w:hAnsiTheme="minorHAnsi" w:cstheme="minorHAnsi"/>
          <w:sz w:val="28"/>
          <w:szCs w:val="28"/>
        </w:rPr>
        <w:t>edeemed no. of users by offer value to validate the results</w:t>
      </w:r>
      <w:r w:rsidR="00A81956">
        <w:rPr>
          <w:rFonts w:asciiTheme="minorHAnsi" w:hAnsiTheme="minorHAnsi" w:cstheme="minorHAnsi"/>
          <w:sz w:val="28"/>
          <w:szCs w:val="28"/>
        </w:rPr>
        <w:t>.</w:t>
      </w:r>
    </w:p>
    <w:p w14:paraId="0CA99A71" w14:textId="08A1F3BE" w:rsidR="00B11ED5" w:rsidRPr="003400DC" w:rsidRDefault="00B11ED5" w:rsidP="003400DC">
      <w:pPr>
        <w:rPr>
          <w:ins w:id="6174" w:author="Sekar Subramanian" w:date="2021-07-16T12:43:00Z"/>
          <w:rFonts w:cstheme="minorHAnsi"/>
          <w:sz w:val="28"/>
          <w:szCs w:val="28"/>
          <w:rPrChange w:id="6175" w:author="Sekar Subramanian" w:date="2021-07-16T13:10:00Z">
            <w:rPr>
              <w:ins w:id="6176" w:author="Sekar Subramanian" w:date="2021-07-16T12:43:00Z"/>
            </w:rPr>
          </w:rPrChange>
        </w:rPr>
      </w:pPr>
    </w:p>
    <w:p w14:paraId="61969A25" w14:textId="77777777" w:rsidR="00B11ED5" w:rsidRPr="007C4EA8" w:rsidRDefault="00B11ED5">
      <w:pPr>
        <w:pStyle w:val="ListParagraph"/>
        <w:numPr>
          <w:ilvl w:val="0"/>
          <w:numId w:val="46"/>
        </w:numPr>
        <w:spacing w:before="120" w:after="120"/>
        <w:ind w:left="702" w:hanging="243"/>
        <w:contextualSpacing w:val="0"/>
        <w:rPr>
          <w:ins w:id="6177" w:author="Sekar Subramanian" w:date="2021-07-16T12:43:00Z"/>
          <w:rFonts w:asciiTheme="minorHAnsi" w:hAnsiTheme="minorHAnsi" w:cstheme="minorHAnsi"/>
          <w:sz w:val="28"/>
          <w:szCs w:val="28"/>
          <w:rPrChange w:id="6178" w:author="Sekar Subramanian" w:date="2021-07-16T13:10:00Z">
            <w:rPr>
              <w:ins w:id="6179" w:author="Sekar Subramanian" w:date="2021-07-16T12:43:00Z"/>
            </w:rPr>
          </w:rPrChange>
        </w:rPr>
        <w:pPrChange w:id="6180" w:author="Sekar Subramanian" w:date="2021-07-16T12:59:00Z">
          <w:pPr>
            <w:pStyle w:val="ListParagraph"/>
            <w:numPr>
              <w:numId w:val="44"/>
            </w:numPr>
            <w:spacing w:after="160" w:line="259" w:lineRule="auto"/>
            <w:ind w:hanging="360"/>
          </w:pPr>
        </w:pPrChange>
      </w:pPr>
      <w:ins w:id="6181" w:author="Sekar Subramanian" w:date="2021-07-16T12:43:00Z">
        <w:r w:rsidRPr="003400DC">
          <w:rPr>
            <w:rFonts w:asciiTheme="minorHAnsi" w:hAnsiTheme="minorHAnsi" w:cstheme="minorHAnsi"/>
            <w:b/>
            <w:bCs/>
            <w:sz w:val="28"/>
            <w:szCs w:val="28"/>
            <w:rPrChange w:id="6182" w:author="Sekar Subramanian" w:date="2021-07-16T13:10:00Z">
              <w:rPr>
                <w:rFonts w:ascii="Calibri" w:eastAsia="Times New Roman" w:hAnsi="Calibri" w:cs="Calibri"/>
              </w:rPr>
            </w:rPrChange>
          </w:rPr>
          <w:t>Sign up costs</w:t>
        </w:r>
        <w:r w:rsidRPr="007C4EA8">
          <w:rPr>
            <w:rFonts w:asciiTheme="minorHAnsi" w:hAnsiTheme="minorHAnsi" w:cstheme="minorHAnsi"/>
            <w:sz w:val="28"/>
            <w:szCs w:val="28"/>
            <w:rPrChange w:id="6183" w:author="Sekar Subramanian" w:date="2021-07-16T13:10:00Z">
              <w:rPr>
                <w:rFonts w:ascii="Calibri" w:eastAsia="Times New Roman" w:hAnsi="Calibri" w:cs="Calibri"/>
              </w:rPr>
            </w:rPrChange>
          </w:rPr>
          <w:t xml:space="preserve"> – Sign up bonuses are given to users throughout the modelling time. They are advertised in media and through lifecycle and the user has a choice to use the promo code on the first ride.</w:t>
        </w:r>
        <w:r w:rsidRPr="007C4EA8">
          <w:rPr>
            <w:rFonts w:asciiTheme="minorHAnsi" w:eastAsia="Times New Roman" w:hAnsiTheme="minorHAnsi" w:cstheme="minorHAnsi"/>
            <w:sz w:val="28"/>
            <w:szCs w:val="28"/>
            <w:rPrChange w:id="6184" w:author="Sekar Subramanian" w:date="2021-07-16T13:10:00Z">
              <w:rPr>
                <w:rFonts w:ascii="Calibri" w:eastAsia="Times New Roman" w:hAnsi="Calibri" w:cs="Calibri"/>
              </w:rPr>
            </w:rPrChange>
          </w:rPr>
          <w:t xml:space="preserve"> </w:t>
        </w:r>
        <w:r w:rsidRPr="007C4EA8">
          <w:rPr>
            <w:rFonts w:asciiTheme="minorHAnsi" w:eastAsia="Times New Roman" w:hAnsiTheme="minorHAnsi" w:cstheme="minorHAnsi"/>
            <w:sz w:val="28"/>
            <w:szCs w:val="28"/>
            <w:rPrChange w:id="6185" w:author="Sekar Subramanian" w:date="2021-07-16T13:10:00Z">
              <w:rPr>
                <w:rFonts w:ascii="Calibri" w:eastAsia="Times New Roman" w:hAnsi="Calibri" w:cs="Calibri"/>
              </w:rPr>
            </w:rPrChange>
          </w:rPr>
          <w:br/>
        </w:r>
      </w:ins>
    </w:p>
    <w:p w14:paraId="233E6F8D" w14:textId="77777777" w:rsidR="003400DC" w:rsidRDefault="00B11ED5" w:rsidP="00B11ED5">
      <w:pPr>
        <w:pStyle w:val="ListParagraph"/>
        <w:rPr>
          <w:rFonts w:asciiTheme="minorHAnsi" w:eastAsia="Times New Roman" w:hAnsiTheme="minorHAnsi" w:cstheme="minorHAnsi"/>
          <w:sz w:val="28"/>
          <w:szCs w:val="28"/>
        </w:rPr>
      </w:pPr>
      <w:ins w:id="6186" w:author="Sekar Subramanian" w:date="2021-07-16T12:43:00Z">
        <w:r w:rsidRPr="007C4EA8">
          <w:rPr>
            <w:rFonts w:asciiTheme="minorHAnsi" w:eastAsia="Times New Roman" w:hAnsiTheme="minorHAnsi" w:cstheme="minorHAnsi"/>
            <w:sz w:val="28"/>
            <w:szCs w:val="28"/>
            <w:rPrChange w:id="6187" w:author="Sekar Subramanian" w:date="2021-07-16T13:10:00Z">
              <w:rPr>
                <w:rFonts w:ascii="Calibri" w:eastAsia="Times New Roman" w:hAnsi="Calibri" w:cs="Calibri"/>
              </w:rPr>
            </w:rPrChange>
          </w:rPr>
          <w:t>Since sign up costs are heavily linked with first time activations, their correlation is high with the KPI. Hence, using this variable directly in the model might lead to its impact being inaccurately captured.</w:t>
        </w:r>
      </w:ins>
    </w:p>
    <w:p w14:paraId="69A46703" w14:textId="2D4A29CC" w:rsidR="00B11ED5" w:rsidRPr="007C4EA8" w:rsidRDefault="003400DC" w:rsidP="00B11ED5">
      <w:pPr>
        <w:pStyle w:val="ListParagraph"/>
        <w:rPr>
          <w:ins w:id="6188" w:author="Sekar Subramanian" w:date="2021-07-16T12:43:00Z"/>
          <w:rFonts w:asciiTheme="minorHAnsi" w:eastAsia="Times New Roman" w:hAnsiTheme="minorHAnsi" w:cstheme="minorHAnsi"/>
          <w:sz w:val="28"/>
          <w:szCs w:val="28"/>
          <w:rPrChange w:id="6189" w:author="Sekar Subramanian" w:date="2021-07-16T13:10:00Z">
            <w:rPr>
              <w:ins w:id="6190" w:author="Sekar Subramanian" w:date="2021-07-16T12:43:00Z"/>
              <w:rFonts w:ascii="Calibri" w:eastAsia="Times New Roman" w:hAnsi="Calibri" w:cs="Calibri"/>
            </w:rPr>
          </w:rPrChange>
        </w:rPr>
      </w:pPr>
      <w:ins w:id="6191" w:author="Sekar Subramanian" w:date="2021-07-16T12:43:00Z">
        <w:r w:rsidRPr="007C4EA8">
          <w:rPr>
            <w:rFonts w:asciiTheme="minorHAnsi" w:hAnsiTheme="minorHAnsi" w:cstheme="minorHAnsi"/>
            <w:noProof/>
            <w:sz w:val="28"/>
            <w:szCs w:val="28"/>
            <w:rPrChange w:id="6192" w:author="Sekar Subramanian" w:date="2021-07-16T13:10:00Z">
              <w:rPr>
                <w:noProof/>
              </w:rPr>
            </w:rPrChange>
          </w:rPr>
          <w:drawing>
            <wp:inline distT="0" distB="0" distL="0" distR="0" wp14:anchorId="11324C15" wp14:editId="519D745B">
              <wp:extent cx="5497034" cy="1819275"/>
              <wp:effectExtent l="0" t="0" r="889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771"/>
                      <pic:cNvPicPr/>
                    </pic:nvPicPr>
                    <pic:blipFill>
                      <a:blip r:embed="rId27">
                        <a:extLst>
                          <a:ext uri="{28A0092B-C50C-407E-A947-70E740481C1C}">
                            <a14:useLocalDpi xmlns:a14="http://schemas.microsoft.com/office/drawing/2010/main" val="0"/>
                          </a:ext>
                        </a:extLst>
                      </a:blip>
                      <a:stretch>
                        <a:fillRect/>
                      </a:stretch>
                    </pic:blipFill>
                    <pic:spPr>
                      <a:xfrm>
                        <a:off x="0" y="0"/>
                        <a:ext cx="5497034" cy="1819275"/>
                      </a:xfrm>
                      <a:prstGeom prst="rect">
                        <a:avLst/>
                      </a:prstGeom>
                    </pic:spPr>
                  </pic:pic>
                </a:graphicData>
              </a:graphic>
            </wp:inline>
          </w:drawing>
        </w:r>
        <w:r w:rsidR="00B11ED5" w:rsidRPr="007C4EA8">
          <w:rPr>
            <w:rFonts w:asciiTheme="minorHAnsi" w:eastAsia="Times New Roman" w:hAnsiTheme="minorHAnsi" w:cstheme="minorHAnsi"/>
            <w:sz w:val="28"/>
            <w:szCs w:val="28"/>
            <w:rPrChange w:id="6193" w:author="Sekar Subramanian" w:date="2021-07-16T13:10:00Z">
              <w:rPr>
                <w:rFonts w:ascii="Calibri" w:eastAsia="Times New Roman" w:hAnsi="Calibri" w:cs="Calibri"/>
              </w:rPr>
            </w:rPrChange>
          </w:rPr>
          <w:t xml:space="preserve"> </w:t>
        </w:r>
        <w:r w:rsidR="00B11ED5" w:rsidRPr="007C4EA8">
          <w:rPr>
            <w:rFonts w:asciiTheme="minorHAnsi" w:eastAsia="Times New Roman" w:hAnsiTheme="minorHAnsi" w:cstheme="minorHAnsi"/>
            <w:sz w:val="28"/>
            <w:szCs w:val="28"/>
            <w:rPrChange w:id="6194" w:author="Sekar Subramanian" w:date="2021-07-16T13:10:00Z">
              <w:rPr>
                <w:rFonts w:ascii="Calibri" w:eastAsia="Times New Roman" w:hAnsi="Calibri" w:cs="Calibri"/>
              </w:rPr>
            </w:rPrChange>
          </w:rPr>
          <w:br/>
        </w:r>
      </w:ins>
    </w:p>
    <w:p w14:paraId="6310DBAB" w14:textId="2488E343" w:rsidR="00B11ED5" w:rsidRPr="00670EF1" w:rsidRDefault="00B11ED5" w:rsidP="00B11ED5">
      <w:pPr>
        <w:pStyle w:val="ListParagraph"/>
        <w:rPr>
          <w:ins w:id="6195" w:author="Sekar Subramanian" w:date="2021-07-16T12:43:00Z"/>
          <w:rFonts w:asciiTheme="minorHAnsi" w:hAnsiTheme="minorHAnsi" w:cstheme="minorHAnsi"/>
          <w:color w:val="FF0000"/>
          <w:sz w:val="28"/>
          <w:szCs w:val="28"/>
          <w:u w:val="single"/>
          <w:rPrChange w:id="6196" w:author="Sekar Subramanian" w:date="2021-07-16T13:10:00Z">
            <w:rPr>
              <w:ins w:id="6197" w:author="Sekar Subramanian" w:date="2021-07-16T12:43:00Z"/>
            </w:rPr>
          </w:rPrChange>
        </w:rPr>
      </w:pPr>
      <w:ins w:id="6198" w:author="Sekar Subramanian" w:date="2021-07-16T12:43:00Z">
        <w:r w:rsidRPr="00670EF1">
          <w:rPr>
            <w:rFonts w:asciiTheme="minorHAnsi" w:hAnsiTheme="minorHAnsi" w:cstheme="minorHAnsi"/>
            <w:color w:val="00B050"/>
            <w:sz w:val="28"/>
            <w:szCs w:val="28"/>
            <w:u w:val="single"/>
            <w:rPrChange w:id="6199" w:author="Sekar Subramanian" w:date="2021-07-16T13:10:00Z">
              <w:rPr/>
            </w:rPrChange>
          </w:rPr>
          <w:t xml:space="preserve">To ensure we get unbiased read, we </w:t>
        </w:r>
      </w:ins>
      <w:r w:rsidR="00DF0B03">
        <w:rPr>
          <w:rFonts w:asciiTheme="minorHAnsi" w:hAnsiTheme="minorHAnsi" w:cstheme="minorHAnsi"/>
          <w:color w:val="00B050"/>
          <w:sz w:val="28"/>
          <w:szCs w:val="28"/>
          <w:u w:val="single"/>
        </w:rPr>
        <w:t>analyzed</w:t>
      </w:r>
    </w:p>
    <w:p w14:paraId="18C81972" w14:textId="2DB079EE" w:rsidR="00B11ED5" w:rsidRPr="00DF0B03" w:rsidRDefault="00B11ED5">
      <w:pPr>
        <w:pStyle w:val="Default"/>
        <w:numPr>
          <w:ilvl w:val="0"/>
          <w:numId w:val="2"/>
        </w:numPr>
        <w:spacing w:before="120" w:after="120"/>
        <w:ind w:left="990" w:hanging="274"/>
        <w:rPr>
          <w:ins w:id="6200" w:author="Sekar Subramanian" w:date="2021-07-16T12:43:00Z"/>
          <w:rFonts w:asciiTheme="minorHAnsi" w:hAnsiTheme="minorHAnsi" w:cstheme="minorHAnsi"/>
          <w:sz w:val="28"/>
          <w:szCs w:val="28"/>
          <w:rPrChange w:id="6201" w:author="Sekar Subramanian" w:date="2021-07-16T13:10:00Z">
            <w:rPr>
              <w:ins w:id="6202" w:author="Sekar Subramanian" w:date="2021-07-16T12:43:00Z"/>
              <w:rFonts w:eastAsiaTheme="minorEastAsia"/>
            </w:rPr>
          </w:rPrChange>
        </w:rPr>
        <w:pPrChange w:id="6203" w:author="Sekar Subramanian" w:date="2021-07-16T12:59:00Z">
          <w:pPr>
            <w:pStyle w:val="ListParagraph"/>
            <w:numPr>
              <w:ilvl w:val="1"/>
              <w:numId w:val="43"/>
            </w:numPr>
            <w:spacing w:after="160" w:line="259" w:lineRule="auto"/>
            <w:ind w:left="1440" w:hanging="360"/>
          </w:pPr>
        </w:pPrChange>
      </w:pPr>
      <w:ins w:id="6204" w:author="Sekar Subramanian" w:date="2021-07-16T12:43:00Z">
        <w:r w:rsidRPr="007C4EA8">
          <w:rPr>
            <w:rFonts w:asciiTheme="minorHAnsi" w:hAnsiTheme="minorHAnsi" w:cstheme="minorHAnsi"/>
            <w:sz w:val="28"/>
            <w:szCs w:val="28"/>
            <w:rPrChange w:id="6205" w:author="Sekar Subramanian" w:date="2021-07-16T13:10:00Z">
              <w:rPr/>
            </w:rPrChange>
          </w:rPr>
          <w:t xml:space="preserve">Sign up bonuses by </w:t>
        </w:r>
      </w:ins>
      <w:r w:rsidR="00DF0B03">
        <w:rPr>
          <w:rFonts w:asciiTheme="minorHAnsi" w:hAnsiTheme="minorHAnsi" w:cstheme="minorHAnsi"/>
          <w:sz w:val="28"/>
          <w:szCs w:val="28"/>
        </w:rPr>
        <w:t>year (</w:t>
      </w:r>
      <w:r w:rsidR="001205D6" w:rsidRPr="007C4EA8">
        <w:rPr>
          <w:rFonts w:asciiTheme="minorHAnsi" w:hAnsiTheme="minorHAnsi" w:cstheme="minorHAnsi"/>
          <w:sz w:val="28"/>
          <w:szCs w:val="28"/>
          <w:rPrChange w:id="6206" w:author="Sekar Subramanian" w:date="2021-07-16T13:10:00Z">
            <w:rPr>
              <w:rFonts w:asciiTheme="minorHAnsi" w:hAnsiTheme="minorHAnsi" w:cstheme="minorHAnsi"/>
              <w:sz w:val="28"/>
              <w:szCs w:val="28"/>
            </w:rPr>
          </w:rPrChange>
        </w:rPr>
        <w:t>e.g.</w:t>
      </w:r>
      <w:ins w:id="6207" w:author="Sekar Subramanian" w:date="2021-07-16T12:43:00Z">
        <w:r w:rsidR="001205D6" w:rsidRPr="007C4EA8">
          <w:rPr>
            <w:rFonts w:asciiTheme="minorHAnsi" w:hAnsiTheme="minorHAnsi" w:cstheme="minorHAnsi"/>
            <w:sz w:val="28"/>
            <w:szCs w:val="28"/>
            <w:rPrChange w:id="6208" w:author="Sekar Subramanian" w:date="2021-07-16T13:10:00Z">
              <w:rPr/>
            </w:rPrChange>
          </w:rPr>
          <w:t xml:space="preserve">: </w:t>
        </w:r>
      </w:ins>
      <w:r w:rsidR="00DF0B03">
        <w:rPr>
          <w:rFonts w:asciiTheme="minorHAnsi" w:hAnsiTheme="minorHAnsi" w:cstheme="minorHAnsi"/>
          <w:sz w:val="28"/>
          <w:szCs w:val="28"/>
        </w:rPr>
        <w:t>2019,2020 etc.</w:t>
      </w:r>
      <w:r w:rsidR="001205D6">
        <w:rPr>
          <w:rFonts w:asciiTheme="minorHAnsi" w:hAnsiTheme="minorHAnsi" w:cstheme="minorHAnsi"/>
          <w:sz w:val="28"/>
          <w:szCs w:val="28"/>
        </w:rPr>
        <w:t xml:space="preserve">) </w:t>
      </w:r>
      <w:ins w:id="6209" w:author="Sekar Subramanian" w:date="2021-07-16T12:43:00Z">
        <w:r w:rsidRPr="007C4EA8">
          <w:rPr>
            <w:rFonts w:asciiTheme="minorHAnsi" w:hAnsiTheme="minorHAnsi" w:cstheme="minorHAnsi"/>
            <w:sz w:val="28"/>
            <w:szCs w:val="28"/>
            <w:rPrChange w:id="6210" w:author="Sekar Subramanian" w:date="2021-07-16T13:10:00Z">
              <w:rPr/>
            </w:rPrChange>
          </w:rPr>
          <w:t xml:space="preserve"> </w:t>
        </w:r>
        <w:r w:rsidR="00DF0B03" w:rsidRPr="007C4EA8">
          <w:rPr>
            <w:rFonts w:asciiTheme="minorHAnsi" w:hAnsiTheme="minorHAnsi" w:cstheme="minorHAnsi"/>
            <w:sz w:val="28"/>
            <w:szCs w:val="28"/>
            <w:rPrChange w:id="6211" w:author="Sekar Subramanian" w:date="2021-07-16T13:10:00Z">
              <w:rPr/>
            </w:rPrChange>
          </w:rPr>
          <w:t>and us</w:t>
        </w:r>
      </w:ins>
      <w:r w:rsidR="00DF0B03">
        <w:rPr>
          <w:rFonts w:asciiTheme="minorHAnsi" w:hAnsiTheme="minorHAnsi" w:cstheme="minorHAnsi"/>
          <w:sz w:val="28"/>
          <w:szCs w:val="28"/>
        </w:rPr>
        <w:t>ed</w:t>
      </w:r>
      <w:ins w:id="6212" w:author="Sekar Subramanian" w:date="2021-07-16T12:43:00Z">
        <w:r w:rsidR="00DF0B03" w:rsidRPr="007C4EA8">
          <w:rPr>
            <w:rFonts w:asciiTheme="minorHAnsi" w:hAnsiTheme="minorHAnsi" w:cstheme="minorHAnsi"/>
            <w:sz w:val="28"/>
            <w:szCs w:val="28"/>
            <w:rPrChange w:id="6213" w:author="Sekar Subramanian" w:date="2021-07-16T13:10:00Z">
              <w:rPr/>
            </w:rPrChange>
          </w:rPr>
          <w:t xml:space="preserve"> directly in the model</w:t>
        </w:r>
      </w:ins>
      <w:r w:rsidR="00DF0B03">
        <w:rPr>
          <w:rFonts w:asciiTheme="minorHAnsi" w:hAnsiTheme="minorHAnsi" w:cstheme="minorHAnsi"/>
          <w:sz w:val="28"/>
          <w:szCs w:val="28"/>
        </w:rPr>
        <w:t>.</w:t>
      </w:r>
    </w:p>
    <w:p w14:paraId="3B8E33F8" w14:textId="56A122B4" w:rsidR="00B11ED5" w:rsidRPr="003400DC" w:rsidRDefault="00E77E5C" w:rsidP="003400DC">
      <w:pPr>
        <w:pStyle w:val="Default"/>
        <w:numPr>
          <w:ilvl w:val="0"/>
          <w:numId w:val="2"/>
        </w:numPr>
        <w:spacing w:before="120" w:after="120"/>
        <w:ind w:left="990" w:hanging="274"/>
        <w:rPr>
          <w:ins w:id="6214" w:author="Sekar Subramanian" w:date="2021-07-16T12:43:00Z"/>
          <w:rFonts w:asciiTheme="minorHAnsi" w:hAnsiTheme="minorHAnsi" w:cstheme="minorHAnsi"/>
          <w:color w:val="FF0000"/>
          <w:sz w:val="28"/>
          <w:szCs w:val="28"/>
          <w:rPrChange w:id="6215" w:author="Sekar Subramanian" w:date="2021-07-16T13:10:00Z">
            <w:rPr>
              <w:ins w:id="6216" w:author="Sekar Subramanian" w:date="2021-07-16T12:43:00Z"/>
              <w:color w:val="FF0000"/>
            </w:rPr>
          </w:rPrChange>
        </w:rPr>
      </w:pPr>
      <w:r>
        <w:rPr>
          <w:rFonts w:asciiTheme="minorHAnsi" w:eastAsia="MS Mincho" w:hAnsiTheme="minorHAnsi" w:cstheme="minorHAnsi"/>
          <w:color w:val="auto"/>
          <w:sz w:val="28"/>
          <w:szCs w:val="28"/>
          <w:lang w:eastAsia="ja-JP"/>
        </w:rPr>
        <w:t xml:space="preserve">We used </w:t>
      </w:r>
      <w:r w:rsidR="00A81956" w:rsidRPr="00A81956">
        <w:rPr>
          <w:rFonts w:asciiTheme="minorHAnsi" w:eastAsia="MS Mincho" w:hAnsiTheme="minorHAnsi" w:cstheme="minorHAnsi"/>
          <w:color w:val="auto"/>
          <w:sz w:val="28"/>
          <w:szCs w:val="28"/>
          <w:lang w:eastAsia="ja-JP"/>
        </w:rPr>
        <w:t xml:space="preserve">Redeemed no. of users by </w:t>
      </w:r>
      <w:r>
        <w:rPr>
          <w:rFonts w:asciiTheme="minorHAnsi" w:eastAsia="MS Mincho" w:hAnsiTheme="minorHAnsi" w:cstheme="minorHAnsi"/>
          <w:color w:val="auto"/>
          <w:sz w:val="28"/>
          <w:szCs w:val="28"/>
          <w:lang w:eastAsia="ja-JP"/>
        </w:rPr>
        <w:t>year</w:t>
      </w:r>
      <w:r w:rsidR="00A81956" w:rsidRPr="00A81956">
        <w:rPr>
          <w:rFonts w:asciiTheme="minorHAnsi" w:eastAsia="MS Mincho" w:hAnsiTheme="minorHAnsi" w:cstheme="minorHAnsi"/>
          <w:color w:val="auto"/>
          <w:sz w:val="28"/>
          <w:szCs w:val="28"/>
          <w:lang w:eastAsia="ja-JP"/>
        </w:rPr>
        <w:t xml:space="preserve"> </w:t>
      </w:r>
      <w:r>
        <w:rPr>
          <w:rFonts w:asciiTheme="minorHAnsi" w:eastAsia="MS Mincho" w:hAnsiTheme="minorHAnsi" w:cstheme="minorHAnsi"/>
          <w:color w:val="auto"/>
          <w:sz w:val="28"/>
          <w:szCs w:val="28"/>
          <w:lang w:eastAsia="ja-JP"/>
        </w:rPr>
        <w:t>to</w:t>
      </w:r>
      <w:r w:rsidR="00A81956" w:rsidRPr="00A81956">
        <w:rPr>
          <w:rFonts w:asciiTheme="minorHAnsi" w:eastAsia="MS Mincho" w:hAnsiTheme="minorHAnsi" w:cstheme="minorHAnsi"/>
          <w:color w:val="auto"/>
          <w:sz w:val="28"/>
          <w:szCs w:val="28"/>
          <w:lang w:eastAsia="ja-JP"/>
        </w:rPr>
        <w:t xml:space="preserve"> validat</w:t>
      </w:r>
      <w:r>
        <w:rPr>
          <w:rFonts w:asciiTheme="minorHAnsi" w:eastAsia="MS Mincho" w:hAnsiTheme="minorHAnsi" w:cstheme="minorHAnsi"/>
          <w:color w:val="auto"/>
          <w:sz w:val="28"/>
          <w:szCs w:val="28"/>
          <w:lang w:eastAsia="ja-JP"/>
        </w:rPr>
        <w:t>e</w:t>
      </w:r>
      <w:r w:rsidR="00A81956" w:rsidRPr="00A81956">
        <w:rPr>
          <w:rFonts w:asciiTheme="minorHAnsi" w:eastAsia="MS Mincho" w:hAnsiTheme="minorHAnsi" w:cstheme="minorHAnsi"/>
          <w:color w:val="auto"/>
          <w:sz w:val="28"/>
          <w:szCs w:val="28"/>
          <w:lang w:eastAsia="ja-JP"/>
        </w:rPr>
        <w:t xml:space="preserve"> the results</w:t>
      </w:r>
      <w:r w:rsidR="00E66CA8">
        <w:rPr>
          <w:rFonts w:asciiTheme="minorHAnsi" w:eastAsia="MS Mincho" w:hAnsiTheme="minorHAnsi" w:cstheme="minorHAnsi"/>
          <w:color w:val="auto"/>
          <w:sz w:val="28"/>
          <w:szCs w:val="28"/>
          <w:lang w:eastAsia="ja-JP"/>
        </w:rPr>
        <w:t>.</w:t>
      </w:r>
    </w:p>
    <w:p w14:paraId="596C8503" w14:textId="77777777" w:rsidR="00B11ED5" w:rsidRPr="007C4EA8" w:rsidRDefault="00B11ED5" w:rsidP="00B11ED5">
      <w:pPr>
        <w:pStyle w:val="ListParagraph"/>
        <w:rPr>
          <w:ins w:id="6217" w:author="Sekar Subramanian" w:date="2021-07-16T12:43:00Z"/>
          <w:rFonts w:asciiTheme="minorHAnsi" w:hAnsiTheme="minorHAnsi" w:cstheme="minorHAnsi"/>
          <w:sz w:val="28"/>
          <w:szCs w:val="28"/>
          <w:rPrChange w:id="6218" w:author="Sekar Subramanian" w:date="2021-07-16T13:10:00Z">
            <w:rPr>
              <w:ins w:id="6219" w:author="Sekar Subramanian" w:date="2021-07-16T12:43:00Z"/>
            </w:rPr>
          </w:rPrChange>
        </w:rPr>
      </w:pPr>
    </w:p>
    <w:p w14:paraId="3337AEB7" w14:textId="77777777" w:rsidR="00B11ED5" w:rsidRPr="007C4EA8" w:rsidRDefault="00B11ED5">
      <w:pPr>
        <w:pStyle w:val="ListParagraph"/>
        <w:numPr>
          <w:ilvl w:val="0"/>
          <w:numId w:val="46"/>
        </w:numPr>
        <w:spacing w:before="120" w:after="120"/>
        <w:ind w:left="702" w:hanging="243"/>
        <w:contextualSpacing w:val="0"/>
        <w:rPr>
          <w:ins w:id="6220" w:author="Sekar Subramanian" w:date="2021-07-16T12:43:00Z"/>
          <w:rFonts w:asciiTheme="minorHAnsi" w:hAnsiTheme="minorHAnsi" w:cstheme="minorHAnsi"/>
          <w:sz w:val="28"/>
          <w:szCs w:val="28"/>
          <w:rPrChange w:id="6221" w:author="Sekar Subramanian" w:date="2021-07-16T13:10:00Z">
            <w:rPr>
              <w:ins w:id="6222" w:author="Sekar Subramanian" w:date="2021-07-16T12:43:00Z"/>
            </w:rPr>
          </w:rPrChange>
        </w:rPr>
        <w:pPrChange w:id="6223" w:author="Sekar Subramanian" w:date="2021-07-16T12:59:00Z">
          <w:pPr>
            <w:pStyle w:val="ListParagraph"/>
            <w:numPr>
              <w:numId w:val="44"/>
            </w:numPr>
            <w:spacing w:after="160" w:line="259" w:lineRule="auto"/>
            <w:ind w:hanging="360"/>
          </w:pPr>
        </w:pPrChange>
      </w:pPr>
      <w:ins w:id="6224" w:author="Sekar Subramanian" w:date="2021-07-16T12:43:00Z">
        <w:r w:rsidRPr="003400DC">
          <w:rPr>
            <w:rFonts w:asciiTheme="minorHAnsi" w:hAnsiTheme="minorHAnsi" w:cstheme="minorHAnsi"/>
            <w:b/>
            <w:bCs/>
            <w:sz w:val="28"/>
            <w:szCs w:val="28"/>
            <w:rPrChange w:id="6225" w:author="Sekar Subramanian" w:date="2021-07-16T13:10:00Z">
              <w:rPr/>
            </w:rPrChange>
          </w:rPr>
          <w:t>Event campaign cost</w:t>
        </w:r>
        <w:r w:rsidRPr="007C4EA8">
          <w:rPr>
            <w:rFonts w:asciiTheme="minorHAnsi" w:hAnsiTheme="minorHAnsi" w:cstheme="minorHAnsi"/>
            <w:sz w:val="28"/>
            <w:szCs w:val="28"/>
            <w:rPrChange w:id="6226" w:author="Sekar Subramanian" w:date="2021-07-16T13:10:00Z">
              <w:rPr/>
            </w:rPrChange>
          </w:rPr>
          <w:t xml:space="preserve"> – Bonuses linked with any specific marketing events executed by Bolt</w:t>
        </w:r>
      </w:ins>
    </w:p>
    <w:p w14:paraId="7A366829" w14:textId="77777777" w:rsidR="00B11ED5" w:rsidRPr="007C4EA8" w:rsidRDefault="00B11ED5" w:rsidP="00B11ED5">
      <w:pPr>
        <w:pStyle w:val="ListParagraph"/>
        <w:rPr>
          <w:ins w:id="6227" w:author="Sekar Subramanian" w:date="2021-07-16T12:43:00Z"/>
          <w:rFonts w:asciiTheme="minorHAnsi" w:hAnsiTheme="minorHAnsi" w:cstheme="minorHAnsi"/>
          <w:sz w:val="28"/>
          <w:szCs w:val="28"/>
          <w:rPrChange w:id="6228" w:author="Sekar Subramanian" w:date="2021-07-16T13:10:00Z">
            <w:rPr>
              <w:ins w:id="6229" w:author="Sekar Subramanian" w:date="2021-07-16T12:43:00Z"/>
            </w:rPr>
          </w:rPrChange>
        </w:rPr>
      </w:pPr>
      <w:ins w:id="6230" w:author="Sekar Subramanian" w:date="2021-07-16T12:43:00Z">
        <w:r w:rsidRPr="007C4EA8">
          <w:rPr>
            <w:rFonts w:asciiTheme="minorHAnsi" w:hAnsiTheme="minorHAnsi" w:cstheme="minorHAnsi"/>
            <w:noProof/>
            <w:sz w:val="28"/>
            <w:szCs w:val="28"/>
            <w:rPrChange w:id="6231" w:author="Sekar Subramanian" w:date="2021-07-16T13:10:00Z">
              <w:rPr>
                <w:noProof/>
              </w:rPr>
            </w:rPrChange>
          </w:rPr>
          <w:drawing>
            <wp:inline distT="0" distB="0" distL="0" distR="0" wp14:anchorId="68E801B4" wp14:editId="27964A62">
              <wp:extent cx="5506085" cy="1743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3769" cy="1748673"/>
                      </a:xfrm>
                      <a:prstGeom prst="rect">
                        <a:avLst/>
                      </a:prstGeom>
                      <a:noFill/>
                    </pic:spPr>
                  </pic:pic>
                </a:graphicData>
              </a:graphic>
            </wp:inline>
          </w:drawing>
        </w:r>
      </w:ins>
    </w:p>
    <w:p w14:paraId="1446EA41" w14:textId="77777777" w:rsidR="00B11ED5" w:rsidRPr="007C4EA8" w:rsidRDefault="00B11ED5" w:rsidP="00B11ED5">
      <w:pPr>
        <w:pStyle w:val="ListParagraph"/>
        <w:rPr>
          <w:ins w:id="6232" w:author="Sekar Subramanian" w:date="2021-07-16T12:43:00Z"/>
          <w:rFonts w:asciiTheme="minorHAnsi" w:hAnsiTheme="minorHAnsi" w:cstheme="minorHAnsi"/>
          <w:sz w:val="28"/>
          <w:szCs w:val="28"/>
          <w:rPrChange w:id="6233" w:author="Sekar Subramanian" w:date="2021-07-16T13:10:00Z">
            <w:rPr>
              <w:ins w:id="6234" w:author="Sekar Subramanian" w:date="2021-07-16T12:43:00Z"/>
            </w:rPr>
          </w:rPrChange>
        </w:rPr>
      </w:pPr>
    </w:p>
    <w:p w14:paraId="7F956EBD" w14:textId="08A3CBFD" w:rsidR="00B11ED5" w:rsidRPr="00670EF1" w:rsidRDefault="00B11ED5" w:rsidP="00B11ED5">
      <w:pPr>
        <w:pStyle w:val="ListParagraph"/>
        <w:rPr>
          <w:ins w:id="6235" w:author="Sekar Subramanian" w:date="2021-07-16T12:43:00Z"/>
          <w:rFonts w:asciiTheme="minorHAnsi" w:hAnsiTheme="minorHAnsi" w:cstheme="minorHAnsi"/>
          <w:color w:val="00B050"/>
          <w:sz w:val="28"/>
          <w:szCs w:val="28"/>
          <w:u w:val="single"/>
          <w:rPrChange w:id="6236" w:author="Sekar Subramanian" w:date="2021-07-16T13:10:00Z">
            <w:rPr>
              <w:ins w:id="6237" w:author="Sekar Subramanian" w:date="2021-07-16T12:43:00Z"/>
            </w:rPr>
          </w:rPrChange>
        </w:rPr>
      </w:pPr>
      <w:ins w:id="6238" w:author="Sekar Subramanian" w:date="2021-07-16T12:43:00Z">
        <w:r w:rsidRPr="00670EF1">
          <w:rPr>
            <w:rFonts w:asciiTheme="minorHAnsi" w:hAnsiTheme="minorHAnsi" w:cstheme="minorHAnsi"/>
            <w:color w:val="00B050"/>
            <w:sz w:val="28"/>
            <w:szCs w:val="28"/>
            <w:u w:val="single"/>
            <w:rPrChange w:id="6239" w:author="Sekar Subramanian" w:date="2021-07-16T13:10:00Z">
              <w:rPr/>
            </w:rPrChange>
          </w:rPr>
          <w:t xml:space="preserve">To ensure we get unbiased read, we </w:t>
        </w:r>
      </w:ins>
      <w:r w:rsidR="00580C8D">
        <w:rPr>
          <w:rFonts w:asciiTheme="minorHAnsi" w:hAnsiTheme="minorHAnsi" w:cstheme="minorHAnsi"/>
          <w:color w:val="00B050"/>
          <w:sz w:val="28"/>
          <w:szCs w:val="28"/>
          <w:u w:val="single"/>
        </w:rPr>
        <w:t>used</w:t>
      </w:r>
      <w:ins w:id="6240" w:author="Sekar Subramanian" w:date="2021-07-16T12:43:00Z">
        <w:r w:rsidRPr="00670EF1">
          <w:rPr>
            <w:rFonts w:asciiTheme="minorHAnsi" w:hAnsiTheme="minorHAnsi" w:cstheme="minorHAnsi"/>
            <w:color w:val="00B050"/>
            <w:sz w:val="28"/>
            <w:szCs w:val="28"/>
            <w:u w:val="single"/>
            <w:rPrChange w:id="6241" w:author="Sekar Subramanian" w:date="2021-07-16T13:10:00Z">
              <w:rPr/>
            </w:rPrChange>
          </w:rPr>
          <w:t xml:space="preserve"> </w:t>
        </w:r>
      </w:ins>
    </w:p>
    <w:p w14:paraId="22C65288" w14:textId="69E75A99" w:rsidR="00B11ED5" w:rsidRPr="007C4EA8" w:rsidRDefault="00B11ED5">
      <w:pPr>
        <w:pStyle w:val="Default"/>
        <w:numPr>
          <w:ilvl w:val="0"/>
          <w:numId w:val="2"/>
        </w:numPr>
        <w:spacing w:before="120" w:after="120"/>
        <w:ind w:left="990" w:hanging="274"/>
        <w:rPr>
          <w:ins w:id="6242" w:author="Sekar Subramanian" w:date="2021-07-16T12:43:00Z"/>
          <w:rFonts w:asciiTheme="minorHAnsi" w:hAnsiTheme="minorHAnsi" w:cstheme="minorHAnsi"/>
          <w:sz w:val="28"/>
          <w:szCs w:val="28"/>
          <w:rPrChange w:id="6243" w:author="Sekar Subramanian" w:date="2021-07-16T13:10:00Z">
            <w:rPr>
              <w:ins w:id="6244" w:author="Sekar Subramanian" w:date="2021-07-16T12:43:00Z"/>
              <w:rFonts w:eastAsiaTheme="minorEastAsia"/>
            </w:rPr>
          </w:rPrChange>
        </w:rPr>
        <w:pPrChange w:id="6245" w:author="Sekar Subramanian" w:date="2021-07-16T13:00:00Z">
          <w:pPr>
            <w:pStyle w:val="ListParagraph"/>
            <w:numPr>
              <w:ilvl w:val="1"/>
              <w:numId w:val="43"/>
            </w:numPr>
            <w:spacing w:after="160" w:line="259" w:lineRule="auto"/>
            <w:ind w:left="1440" w:hanging="360"/>
          </w:pPr>
        </w:pPrChange>
      </w:pPr>
      <w:ins w:id="6246" w:author="Sekar Subramanian" w:date="2021-07-16T12:43:00Z">
        <w:r w:rsidRPr="007C4EA8">
          <w:rPr>
            <w:rFonts w:asciiTheme="minorHAnsi" w:hAnsiTheme="minorHAnsi" w:cstheme="minorHAnsi"/>
            <w:sz w:val="28"/>
            <w:szCs w:val="28"/>
            <w:rPrChange w:id="6247" w:author="Sekar Subramanian" w:date="2021-07-16T13:10:00Z">
              <w:rPr/>
            </w:rPrChange>
          </w:rPr>
          <w:t xml:space="preserve">Event bonus data – </w:t>
        </w:r>
      </w:ins>
      <w:r w:rsidR="00437AB2">
        <w:rPr>
          <w:rFonts w:asciiTheme="minorHAnsi" w:hAnsiTheme="minorHAnsi" w:cstheme="minorHAnsi"/>
          <w:sz w:val="28"/>
          <w:szCs w:val="28"/>
        </w:rPr>
        <w:t>by</w:t>
      </w:r>
      <w:ins w:id="6248" w:author="Sekar Subramanian" w:date="2021-07-16T12:43:00Z">
        <w:r w:rsidRPr="007C4EA8">
          <w:rPr>
            <w:rFonts w:asciiTheme="minorHAnsi" w:hAnsiTheme="minorHAnsi" w:cstheme="minorHAnsi"/>
            <w:sz w:val="28"/>
            <w:szCs w:val="28"/>
            <w:rPrChange w:id="6249" w:author="Sekar Subramanian" w:date="2021-07-16T13:10:00Z">
              <w:rPr/>
            </w:rPrChange>
          </w:rPr>
          <w:t xml:space="preserve"> event campaign</w:t>
        </w:r>
      </w:ins>
      <w:r w:rsidR="00437AB2">
        <w:rPr>
          <w:rFonts w:asciiTheme="minorHAnsi" w:hAnsiTheme="minorHAnsi" w:cstheme="minorHAnsi"/>
          <w:sz w:val="28"/>
          <w:szCs w:val="28"/>
        </w:rPr>
        <w:t xml:space="preserve"> (</w:t>
      </w:r>
      <w:r w:rsidR="00085C6E">
        <w:rPr>
          <w:rFonts w:asciiTheme="minorHAnsi" w:hAnsiTheme="minorHAnsi" w:cstheme="minorHAnsi"/>
          <w:sz w:val="28"/>
          <w:szCs w:val="28"/>
        </w:rPr>
        <w:t xml:space="preserve">only the </w:t>
      </w:r>
      <w:r w:rsidR="00437AB2">
        <w:rPr>
          <w:rFonts w:asciiTheme="minorHAnsi" w:hAnsiTheme="minorHAnsi" w:cstheme="minorHAnsi"/>
          <w:sz w:val="28"/>
          <w:szCs w:val="28"/>
        </w:rPr>
        <w:t xml:space="preserve">major campaigns </w:t>
      </w:r>
      <w:r w:rsidR="00085C6E">
        <w:rPr>
          <w:rFonts w:asciiTheme="minorHAnsi" w:hAnsiTheme="minorHAnsi" w:cstheme="minorHAnsi"/>
          <w:sz w:val="28"/>
          <w:szCs w:val="28"/>
        </w:rPr>
        <w:t>that have the</w:t>
      </w:r>
      <w:r w:rsidR="00E66CA8">
        <w:rPr>
          <w:rFonts w:asciiTheme="minorHAnsi" w:hAnsiTheme="minorHAnsi" w:cstheme="minorHAnsi"/>
          <w:sz w:val="28"/>
          <w:szCs w:val="28"/>
        </w:rPr>
        <w:t xml:space="preserve"> highest</w:t>
      </w:r>
      <w:r w:rsidR="00085C6E">
        <w:rPr>
          <w:rFonts w:asciiTheme="minorHAnsi" w:hAnsiTheme="minorHAnsi" w:cstheme="minorHAnsi"/>
          <w:sz w:val="28"/>
          <w:szCs w:val="28"/>
        </w:rPr>
        <w:t xml:space="preserve"> spend share are considered &amp; everything else clubbed under others</w:t>
      </w:r>
      <w:r w:rsidR="00E66CA8">
        <w:rPr>
          <w:rFonts w:asciiTheme="minorHAnsi" w:hAnsiTheme="minorHAnsi" w:cstheme="minorHAnsi"/>
          <w:sz w:val="28"/>
          <w:szCs w:val="28"/>
        </w:rPr>
        <w:t>) and used these campaigns directly in the model.</w:t>
      </w:r>
    </w:p>
    <w:p w14:paraId="1D2BE5BC" w14:textId="0F84C4AC" w:rsidR="00C30D70" w:rsidRPr="00E66CA8" w:rsidRDefault="006D6991">
      <w:pPr>
        <w:pStyle w:val="Default"/>
        <w:numPr>
          <w:ilvl w:val="0"/>
          <w:numId w:val="2"/>
        </w:numPr>
        <w:spacing w:before="120" w:after="120"/>
        <w:ind w:left="990" w:hanging="274"/>
        <w:rPr>
          <w:ins w:id="6250" w:author="Sekar Subramanian" w:date="2021-07-16T12:43:00Z"/>
          <w:rFonts w:cstheme="minorHAnsi"/>
          <w:sz w:val="28"/>
          <w:szCs w:val="28"/>
          <w:rPrChange w:id="6251" w:author="Sekar Subramanian" w:date="2021-07-16T13:10:00Z">
            <w:rPr>
              <w:ins w:id="6252" w:author="Sekar Subramanian" w:date="2021-07-16T12:43:00Z"/>
            </w:rPr>
          </w:rPrChange>
        </w:rPr>
        <w:pPrChange w:id="6253" w:author="Sekar Subramanian" w:date="2021-07-16T13:00:00Z">
          <w:pPr>
            <w:jc w:val="both"/>
          </w:pPr>
        </w:pPrChange>
      </w:pPr>
      <w:r w:rsidRPr="00E66CA8">
        <w:rPr>
          <w:rFonts w:asciiTheme="minorHAnsi" w:hAnsiTheme="minorHAnsi" w:cstheme="minorHAnsi"/>
          <w:sz w:val="28"/>
          <w:szCs w:val="28"/>
        </w:rPr>
        <w:t xml:space="preserve">Redeemed no. of users by </w:t>
      </w:r>
      <w:r w:rsidR="00E66CA8" w:rsidRPr="00E66CA8">
        <w:rPr>
          <w:rFonts w:asciiTheme="minorHAnsi" w:hAnsiTheme="minorHAnsi" w:cstheme="minorHAnsi"/>
          <w:sz w:val="28"/>
          <w:szCs w:val="28"/>
        </w:rPr>
        <w:t>campaign used</w:t>
      </w:r>
      <w:r w:rsidRPr="00E66CA8">
        <w:rPr>
          <w:rFonts w:asciiTheme="minorHAnsi" w:hAnsiTheme="minorHAnsi" w:cstheme="minorHAnsi"/>
          <w:sz w:val="28"/>
          <w:szCs w:val="28"/>
        </w:rPr>
        <w:t xml:space="preserve"> </w:t>
      </w:r>
      <w:r w:rsidR="00E66CA8" w:rsidRPr="00E66CA8">
        <w:rPr>
          <w:rFonts w:asciiTheme="minorHAnsi" w:hAnsiTheme="minorHAnsi" w:cstheme="minorHAnsi"/>
          <w:sz w:val="28"/>
          <w:szCs w:val="28"/>
        </w:rPr>
        <w:t xml:space="preserve">to </w:t>
      </w:r>
      <w:r w:rsidRPr="00E66CA8">
        <w:rPr>
          <w:rFonts w:asciiTheme="minorHAnsi" w:hAnsiTheme="minorHAnsi" w:cstheme="minorHAnsi"/>
          <w:sz w:val="28"/>
          <w:szCs w:val="28"/>
        </w:rPr>
        <w:t>validat</w:t>
      </w:r>
      <w:r w:rsidR="00E66CA8" w:rsidRPr="00E66CA8">
        <w:rPr>
          <w:rFonts w:asciiTheme="minorHAnsi" w:hAnsiTheme="minorHAnsi" w:cstheme="minorHAnsi"/>
          <w:sz w:val="28"/>
          <w:szCs w:val="28"/>
        </w:rPr>
        <w:t>e</w:t>
      </w:r>
      <w:r w:rsidRPr="00E66CA8">
        <w:rPr>
          <w:rFonts w:asciiTheme="minorHAnsi" w:hAnsiTheme="minorHAnsi" w:cstheme="minorHAnsi"/>
          <w:sz w:val="28"/>
          <w:szCs w:val="28"/>
        </w:rPr>
        <w:t xml:space="preserve"> the results</w:t>
      </w:r>
      <w:r w:rsidR="00E66CA8">
        <w:rPr>
          <w:rFonts w:asciiTheme="minorHAnsi" w:hAnsiTheme="minorHAnsi" w:cstheme="minorHAnsi"/>
          <w:sz w:val="28"/>
          <w:szCs w:val="28"/>
        </w:rPr>
        <w:t>.</w:t>
      </w:r>
    </w:p>
    <w:p w14:paraId="4B2D6C89" w14:textId="51858AD0" w:rsidR="00B11ED5" w:rsidRPr="0013200D" w:rsidRDefault="00B11ED5" w:rsidP="0013200D">
      <w:pPr>
        <w:pStyle w:val="ListParagraph"/>
        <w:numPr>
          <w:ilvl w:val="0"/>
          <w:numId w:val="75"/>
        </w:numPr>
        <w:spacing w:before="120" w:after="120"/>
        <w:rPr>
          <w:ins w:id="6254" w:author="Sekar Subramanian" w:date="2021-07-16T12:43:00Z"/>
          <w:rFonts w:asciiTheme="minorHAnsi" w:eastAsiaTheme="minorEastAsia" w:hAnsiTheme="minorHAnsi" w:cstheme="minorHAnsi"/>
          <w:b/>
          <w:bCs/>
          <w:color w:val="000000"/>
          <w:sz w:val="28"/>
          <w:szCs w:val="28"/>
          <w:rPrChange w:id="6255" w:author="Sekar Subramanian" w:date="2021-07-16T13:10:00Z">
            <w:rPr>
              <w:ins w:id="6256" w:author="Sekar Subramanian" w:date="2021-07-16T12:43:00Z"/>
              <w:rFonts w:ascii="Calibri" w:eastAsia="Calibri" w:hAnsi="Calibri" w:cs="Calibri"/>
            </w:rPr>
          </w:rPrChange>
        </w:rPr>
        <w:pPrChange w:id="6257" w:author="Sekar Subramanian" w:date="2021-07-16T13:00:00Z">
          <w:pPr>
            <w:spacing w:after="0" w:line="240" w:lineRule="auto"/>
          </w:pPr>
        </w:pPrChange>
      </w:pPr>
      <w:ins w:id="6258" w:author="Sekar Subramanian" w:date="2021-07-16T12:43:00Z">
        <w:r w:rsidRPr="00AA5B99">
          <w:rPr>
            <w:rFonts w:asciiTheme="minorHAnsi" w:hAnsiTheme="minorHAnsi" w:cstheme="minorHAnsi"/>
            <w:b/>
            <w:bCs/>
            <w:sz w:val="28"/>
            <w:szCs w:val="28"/>
            <w:rPrChange w:id="6259" w:author="Sekar Subramanian" w:date="2021-07-16T13:10:00Z">
              <w:rPr>
                <w:rFonts w:ascii="Calibri" w:eastAsia="Calibri" w:hAnsi="Calibri" w:cs="Calibri"/>
              </w:rPr>
            </w:rPrChange>
          </w:rPr>
          <w:t>Lifecycle</w:t>
        </w:r>
        <w:r w:rsidRPr="0013200D">
          <w:rPr>
            <w:rFonts w:asciiTheme="minorHAnsi" w:hAnsiTheme="minorHAnsi" w:cstheme="minorHAnsi"/>
            <w:sz w:val="28"/>
            <w:szCs w:val="28"/>
            <w:rPrChange w:id="6260" w:author="Sekar Subramanian" w:date="2021-07-16T13:10:00Z">
              <w:rPr>
                <w:rFonts w:ascii="Calibri" w:eastAsia="Calibri" w:hAnsi="Calibri" w:cs="Calibri"/>
              </w:rPr>
            </w:rPrChange>
          </w:rPr>
          <w:t xml:space="preserve"> – </w:t>
        </w:r>
      </w:ins>
    </w:p>
    <w:p w14:paraId="28A99538" w14:textId="77777777" w:rsidR="00B11ED5" w:rsidRPr="007C4EA8" w:rsidRDefault="00B11ED5">
      <w:pPr>
        <w:pStyle w:val="ListParagraph"/>
        <w:numPr>
          <w:ilvl w:val="0"/>
          <w:numId w:val="48"/>
        </w:numPr>
        <w:spacing w:before="120" w:after="120"/>
        <w:ind w:left="900"/>
        <w:contextualSpacing w:val="0"/>
        <w:rPr>
          <w:ins w:id="6261" w:author="Sekar Subramanian" w:date="2021-07-16T12:43:00Z"/>
          <w:rFonts w:asciiTheme="minorHAnsi" w:hAnsiTheme="minorHAnsi" w:cstheme="minorHAnsi"/>
          <w:sz w:val="28"/>
          <w:szCs w:val="28"/>
          <w:rPrChange w:id="6262" w:author="Sekar Subramanian" w:date="2021-07-16T13:10:00Z">
            <w:rPr>
              <w:ins w:id="6263" w:author="Sekar Subramanian" w:date="2021-07-16T12:43:00Z"/>
              <w:rFonts w:ascii="Calibri" w:eastAsia="Calibri" w:hAnsi="Calibri" w:cs="Calibri"/>
            </w:rPr>
          </w:rPrChange>
        </w:rPr>
        <w:pPrChange w:id="6264" w:author="Sekar Subramanian" w:date="2021-07-16T13:08:00Z">
          <w:pPr>
            <w:pStyle w:val="ListParagraph"/>
            <w:numPr>
              <w:numId w:val="45"/>
            </w:numPr>
            <w:ind w:hanging="360"/>
          </w:pPr>
        </w:pPrChange>
      </w:pPr>
      <w:ins w:id="6265" w:author="Sekar Subramanian" w:date="2021-07-16T12:43:00Z">
        <w:r w:rsidRPr="007C4EA8">
          <w:rPr>
            <w:rFonts w:asciiTheme="minorHAnsi" w:hAnsiTheme="minorHAnsi" w:cstheme="minorHAnsi"/>
            <w:sz w:val="28"/>
            <w:szCs w:val="28"/>
            <w:rPrChange w:id="6266" w:author="Sekar Subramanian" w:date="2021-07-16T13:10:00Z">
              <w:rPr>
                <w:rFonts w:ascii="Calibri" w:eastAsia="Times New Roman" w:hAnsi="Calibri" w:cs="Calibri"/>
              </w:rPr>
            </w:rPrChange>
          </w:rPr>
          <w:t>We have tested in the model by breaking the variables by message type.</w:t>
        </w:r>
      </w:ins>
    </w:p>
    <w:p w14:paraId="0CCE49D5" w14:textId="77777777" w:rsidR="00B11ED5" w:rsidRPr="007C4EA8" w:rsidRDefault="00B11ED5">
      <w:pPr>
        <w:pStyle w:val="Default"/>
        <w:numPr>
          <w:ilvl w:val="1"/>
          <w:numId w:val="47"/>
        </w:numPr>
        <w:spacing w:before="120" w:after="120"/>
        <w:ind w:left="1350"/>
        <w:rPr>
          <w:ins w:id="6267" w:author="Sekar Subramanian" w:date="2021-07-16T12:43:00Z"/>
          <w:rFonts w:asciiTheme="minorHAnsi" w:hAnsiTheme="minorHAnsi" w:cstheme="minorHAnsi"/>
          <w:sz w:val="28"/>
          <w:szCs w:val="28"/>
          <w:rPrChange w:id="6268" w:author="Sekar Subramanian" w:date="2021-07-16T13:10:00Z">
            <w:rPr>
              <w:ins w:id="6269" w:author="Sekar Subramanian" w:date="2021-07-16T12:43:00Z"/>
              <w:rFonts w:ascii="Calibri" w:eastAsia="Calibri" w:hAnsi="Calibri" w:cs="Calibri"/>
            </w:rPr>
          </w:rPrChange>
        </w:rPr>
        <w:pPrChange w:id="6270" w:author="Sekar Subramanian" w:date="2021-07-16T13:04:00Z">
          <w:pPr>
            <w:pStyle w:val="ListParagraph"/>
            <w:numPr>
              <w:ilvl w:val="1"/>
              <w:numId w:val="45"/>
            </w:numPr>
            <w:ind w:left="1440" w:hanging="360"/>
          </w:pPr>
        </w:pPrChange>
      </w:pPr>
      <w:ins w:id="6271" w:author="Sekar Subramanian" w:date="2021-07-16T12:43:00Z">
        <w:r w:rsidRPr="007C4EA8">
          <w:rPr>
            <w:rFonts w:asciiTheme="minorHAnsi" w:hAnsiTheme="minorHAnsi" w:cstheme="minorHAnsi"/>
            <w:sz w:val="28"/>
            <w:szCs w:val="28"/>
            <w:rPrChange w:id="6272" w:author="Sekar Subramanian" w:date="2021-07-16T13:10:00Z">
              <w:rPr>
                <w:rFonts w:ascii="Calibri" w:eastAsia="Times New Roman" w:hAnsi="Calibri" w:cs="Calibri"/>
              </w:rPr>
            </w:rPrChange>
          </w:rPr>
          <w:t>We applied Lag transformation to the variables where Lag value is iterative.</w:t>
        </w:r>
      </w:ins>
    </w:p>
    <w:p w14:paraId="60F3249A" w14:textId="2E2043C7" w:rsidR="00B11ED5" w:rsidRPr="007C4EA8" w:rsidRDefault="00B11ED5" w:rsidP="00780602">
      <w:pPr>
        <w:pStyle w:val="Default"/>
        <w:numPr>
          <w:ilvl w:val="1"/>
          <w:numId w:val="47"/>
        </w:numPr>
        <w:spacing w:before="120" w:after="120"/>
        <w:ind w:left="1350"/>
        <w:rPr>
          <w:ins w:id="6273" w:author="Sekar Subramanian" w:date="2021-07-16T13:08:00Z"/>
          <w:rFonts w:asciiTheme="minorHAnsi" w:hAnsiTheme="minorHAnsi" w:cstheme="minorHAnsi"/>
          <w:sz w:val="28"/>
          <w:szCs w:val="28"/>
        </w:rPr>
      </w:pPr>
      <w:ins w:id="6274" w:author="Sekar Subramanian" w:date="2021-07-16T12:43:00Z">
        <w:r w:rsidRPr="007C4EA8">
          <w:rPr>
            <w:rFonts w:asciiTheme="minorHAnsi" w:hAnsiTheme="minorHAnsi" w:cstheme="minorHAnsi"/>
            <w:sz w:val="28"/>
            <w:szCs w:val="28"/>
            <w:rPrChange w:id="6275" w:author="Sekar Subramanian" w:date="2021-07-16T13:10:00Z">
              <w:rPr>
                <w:rFonts w:ascii="Calibri" w:eastAsia="Times New Roman" w:hAnsi="Calibri" w:cs="Calibri"/>
              </w:rPr>
            </w:rPrChange>
          </w:rPr>
          <w:t>Lag transformation will consider the lag it takes for a user to activate after receiving the message.</w:t>
        </w:r>
      </w:ins>
    </w:p>
    <w:p w14:paraId="26D5030F" w14:textId="53582BAD" w:rsidR="007C4EA8" w:rsidRDefault="007C4EA8" w:rsidP="00E22DAD">
      <w:pPr>
        <w:pStyle w:val="Default"/>
        <w:spacing w:before="120" w:after="120"/>
        <w:ind w:left="1350"/>
        <w:rPr>
          <w:rFonts w:asciiTheme="minorHAnsi" w:hAnsiTheme="minorHAnsi" w:cstheme="minorHAnsi"/>
          <w:sz w:val="28"/>
          <w:szCs w:val="28"/>
        </w:rPr>
      </w:pPr>
    </w:p>
    <w:p w14:paraId="78906D67" w14:textId="77777777" w:rsidR="00E22DAD" w:rsidRPr="007C4EA8" w:rsidRDefault="00E22DAD">
      <w:pPr>
        <w:pStyle w:val="Default"/>
        <w:spacing w:before="120" w:after="120"/>
        <w:ind w:left="1350"/>
        <w:rPr>
          <w:ins w:id="6276" w:author="Sekar Subramanian" w:date="2021-07-16T12:43:00Z"/>
          <w:rFonts w:asciiTheme="minorHAnsi" w:hAnsiTheme="minorHAnsi" w:cstheme="minorHAnsi"/>
          <w:sz w:val="28"/>
          <w:szCs w:val="28"/>
          <w:rPrChange w:id="6277" w:author="Sekar Subramanian" w:date="2021-07-16T13:10:00Z">
            <w:rPr>
              <w:ins w:id="6278" w:author="Sekar Subramanian" w:date="2021-07-16T12:43:00Z"/>
              <w:rFonts w:ascii="Calibri" w:eastAsia="Calibri" w:hAnsi="Calibri" w:cs="Calibri"/>
            </w:rPr>
          </w:rPrChange>
        </w:rPr>
        <w:pPrChange w:id="6279" w:author="Sekar Subramanian" w:date="2021-07-16T13:08:00Z">
          <w:pPr>
            <w:pStyle w:val="ListParagraph"/>
            <w:numPr>
              <w:ilvl w:val="1"/>
              <w:numId w:val="45"/>
            </w:numPr>
            <w:ind w:left="1440" w:hanging="360"/>
          </w:pPr>
        </w:pPrChange>
      </w:pPr>
    </w:p>
    <w:p w14:paraId="42D10F61" w14:textId="420C9FA8" w:rsidR="007C4EA8" w:rsidRDefault="007C4EA8">
      <w:pPr>
        <w:pStyle w:val="Heading1"/>
        <w:numPr>
          <w:ilvl w:val="0"/>
          <w:numId w:val="18"/>
        </w:numPr>
        <w:spacing w:before="120" w:after="120" w:line="240" w:lineRule="auto"/>
        <w:rPr>
          <w:rFonts w:asciiTheme="minorHAnsi" w:hAnsiTheme="minorHAnsi" w:cstheme="minorHAnsi"/>
          <w:color w:val="4F81BD" w:themeColor="accent1"/>
          <w:sz w:val="32"/>
          <w:szCs w:val="32"/>
        </w:rPr>
      </w:pPr>
      <w:bookmarkStart w:id="6280" w:name="_Toc80365137"/>
      <w:ins w:id="6281" w:author="Sekar Subramanian" w:date="2021-07-16T13:08:00Z">
        <w:r w:rsidRPr="007C4EA8">
          <w:rPr>
            <w:rFonts w:asciiTheme="minorHAnsi" w:hAnsiTheme="minorHAnsi" w:cstheme="minorHAnsi"/>
            <w:color w:val="4F81BD" w:themeColor="accent1"/>
            <w:sz w:val="32"/>
            <w:szCs w:val="32"/>
            <w:rPrChange w:id="6282" w:author="Sekar Subramanian" w:date="2021-07-16T13:10:00Z">
              <w:rPr>
                <w:rFonts w:asciiTheme="minorHAnsi" w:eastAsiaTheme="minorEastAsia" w:hAnsiTheme="minorHAnsi" w:cstheme="minorBidi"/>
                <w:b w:val="0"/>
                <w:bCs w:val="0"/>
                <w:color w:val="auto"/>
                <w:sz w:val="22"/>
                <w:szCs w:val="22"/>
                <w:u w:val="single"/>
              </w:rPr>
            </w:rPrChange>
          </w:rPr>
          <w:t>Output/</w:t>
        </w:r>
      </w:ins>
      <w:r w:rsidR="00081FEA">
        <w:rPr>
          <w:rFonts w:asciiTheme="minorHAnsi" w:hAnsiTheme="minorHAnsi" w:cstheme="minorHAnsi"/>
          <w:color w:val="4F81BD" w:themeColor="accent1"/>
          <w:sz w:val="32"/>
          <w:szCs w:val="32"/>
        </w:rPr>
        <w:t>Results</w:t>
      </w:r>
      <w:ins w:id="6283" w:author="Sekar Subramanian" w:date="2021-07-16T13:08:00Z">
        <w:r w:rsidRPr="007C4EA8">
          <w:rPr>
            <w:rFonts w:asciiTheme="minorHAnsi" w:hAnsiTheme="minorHAnsi" w:cstheme="minorHAnsi"/>
            <w:color w:val="4F81BD" w:themeColor="accent1"/>
            <w:sz w:val="32"/>
            <w:szCs w:val="32"/>
            <w:rPrChange w:id="6284" w:author="Sekar Subramanian" w:date="2021-07-16T13:10:00Z">
              <w:rPr>
                <w:rFonts w:asciiTheme="minorHAnsi" w:eastAsiaTheme="minorEastAsia" w:hAnsiTheme="minorHAnsi" w:cstheme="minorBidi"/>
                <w:b w:val="0"/>
                <w:bCs w:val="0"/>
                <w:color w:val="auto"/>
                <w:sz w:val="22"/>
                <w:szCs w:val="22"/>
              </w:rPr>
            </w:rPrChange>
          </w:rPr>
          <w:t>:</w:t>
        </w:r>
      </w:ins>
      <w:bookmarkEnd w:id="6280"/>
    </w:p>
    <w:p w14:paraId="12798813" w14:textId="3E7B3982" w:rsidR="00C30EEE" w:rsidRPr="00C30EEE" w:rsidRDefault="00C30EEE" w:rsidP="00C30EEE">
      <w:pPr>
        <w:pStyle w:val="ListParagraph"/>
        <w:numPr>
          <w:ilvl w:val="0"/>
          <w:numId w:val="49"/>
        </w:numPr>
        <w:spacing w:before="100" w:beforeAutospacing="1" w:after="100" w:afterAutospacing="1"/>
        <w:jc w:val="both"/>
        <w:rPr>
          <w:rFonts w:asciiTheme="minorHAnsi" w:hAnsiTheme="minorHAnsi" w:cstheme="minorHAnsi"/>
          <w:b/>
          <w:bCs/>
          <w:sz w:val="28"/>
          <w:szCs w:val="28"/>
        </w:rPr>
      </w:pPr>
      <w:r>
        <w:rPr>
          <w:rFonts w:asciiTheme="minorHAnsi" w:hAnsiTheme="minorHAnsi" w:cstheme="minorHAnsi"/>
          <w:b/>
          <w:bCs/>
          <w:sz w:val="28"/>
          <w:szCs w:val="28"/>
        </w:rPr>
        <w:t xml:space="preserve">Model Fits – </w:t>
      </w:r>
      <w:r w:rsidR="00A42AA2">
        <w:rPr>
          <w:rFonts w:asciiTheme="minorHAnsi" w:hAnsiTheme="minorHAnsi" w:cstheme="minorHAnsi"/>
          <w:b/>
          <w:bCs/>
          <w:sz w:val="28"/>
          <w:szCs w:val="28"/>
        </w:rPr>
        <w:t xml:space="preserve">First time </w:t>
      </w:r>
      <w:r>
        <w:rPr>
          <w:rFonts w:asciiTheme="minorHAnsi" w:hAnsiTheme="minorHAnsi" w:cstheme="minorHAnsi"/>
          <w:b/>
          <w:bCs/>
          <w:sz w:val="28"/>
          <w:szCs w:val="28"/>
        </w:rPr>
        <w:t xml:space="preserve">Activations KPI </w:t>
      </w:r>
      <w:r w:rsidRPr="00C30EEE">
        <w:rPr>
          <w:rFonts w:asciiTheme="minorHAnsi" w:hAnsiTheme="minorHAnsi" w:cstheme="minorHAnsi"/>
          <w:sz w:val="28"/>
          <w:szCs w:val="28"/>
        </w:rPr>
        <w:t>--</w:t>
      </w:r>
      <w:r>
        <w:rPr>
          <w:rFonts w:asciiTheme="minorHAnsi" w:hAnsiTheme="minorHAnsi" w:cstheme="minorHAnsi"/>
          <w:sz w:val="28"/>
          <w:szCs w:val="28"/>
        </w:rPr>
        <w:t xml:space="preserve"> </w:t>
      </w:r>
      <w:r w:rsidRPr="00C30EEE">
        <w:rPr>
          <w:rFonts w:asciiTheme="minorHAnsi" w:eastAsia="+mn-ea" w:hAnsiTheme="minorHAnsi" w:cstheme="minorHAnsi"/>
          <w:color w:val="000000"/>
          <w:kern w:val="24"/>
          <w:sz w:val="28"/>
          <w:szCs w:val="28"/>
          <w:lang w:eastAsia="en-IN"/>
        </w:rPr>
        <w:t>The model was developed on data from 11</w:t>
      </w:r>
      <w:r w:rsidRPr="00C30EEE">
        <w:rPr>
          <w:rFonts w:asciiTheme="minorHAnsi" w:eastAsia="+mn-ea" w:hAnsiTheme="minorHAnsi" w:cstheme="minorHAnsi"/>
          <w:color w:val="000000"/>
          <w:kern w:val="24"/>
          <w:sz w:val="28"/>
          <w:szCs w:val="28"/>
          <w:vertAlign w:val="superscript"/>
          <w:lang w:eastAsia="en-IN"/>
        </w:rPr>
        <w:t>th</w:t>
      </w:r>
      <w:r w:rsidRPr="00C30EEE">
        <w:rPr>
          <w:rFonts w:asciiTheme="minorHAnsi" w:eastAsia="+mn-ea" w:hAnsiTheme="minorHAnsi" w:cstheme="minorHAnsi"/>
          <w:color w:val="000000"/>
          <w:kern w:val="24"/>
          <w:sz w:val="28"/>
          <w:szCs w:val="28"/>
          <w:lang w:eastAsia="en-IN"/>
        </w:rPr>
        <w:t xml:space="preserve"> Jun’19 – 9</w:t>
      </w:r>
      <w:r w:rsidRPr="00C30EEE">
        <w:rPr>
          <w:rFonts w:asciiTheme="minorHAnsi" w:eastAsia="+mn-ea" w:hAnsiTheme="minorHAnsi" w:cstheme="minorHAnsi"/>
          <w:color w:val="000000"/>
          <w:kern w:val="24"/>
          <w:sz w:val="28"/>
          <w:szCs w:val="28"/>
          <w:vertAlign w:val="superscript"/>
          <w:lang w:eastAsia="en-IN"/>
        </w:rPr>
        <w:t>th</w:t>
      </w:r>
      <w:r w:rsidRPr="00C30EEE">
        <w:rPr>
          <w:rFonts w:asciiTheme="minorHAnsi" w:eastAsia="+mn-ea" w:hAnsiTheme="minorHAnsi" w:cstheme="minorHAnsi"/>
          <w:color w:val="000000"/>
          <w:kern w:val="24"/>
          <w:sz w:val="28"/>
          <w:szCs w:val="28"/>
          <w:lang w:eastAsia="en-IN"/>
        </w:rPr>
        <w:t xml:space="preserve"> June’21 and the resulting model fit is robust based on statistical diagnostics.</w:t>
      </w:r>
    </w:p>
    <w:p w14:paraId="3FBFFB0A" w14:textId="77777777" w:rsidR="00C30EEE" w:rsidRPr="00C30EEE" w:rsidRDefault="00C30EEE" w:rsidP="00C30EEE">
      <w:pPr>
        <w:pStyle w:val="ListParagraph"/>
        <w:spacing w:before="100" w:beforeAutospacing="1" w:after="100" w:afterAutospacing="1"/>
        <w:jc w:val="both"/>
        <w:rPr>
          <w:rFonts w:asciiTheme="minorHAnsi" w:hAnsiTheme="minorHAnsi" w:cstheme="minorHAnsi"/>
          <w:b/>
          <w:bCs/>
          <w:sz w:val="28"/>
          <w:szCs w:val="28"/>
        </w:rPr>
      </w:pPr>
    </w:p>
    <w:p w14:paraId="5E19D22B" w14:textId="1268E87A" w:rsidR="00305F02" w:rsidRDefault="00C30EEE" w:rsidP="00C30EEE">
      <w:pPr>
        <w:pStyle w:val="ListParagraph"/>
        <w:spacing w:before="100" w:beforeAutospacing="1" w:after="100" w:afterAutospacing="1"/>
        <w:jc w:val="both"/>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30C6233B" wp14:editId="6F7782E7">
            <wp:extent cx="5676900" cy="1970405"/>
            <wp:effectExtent l="0" t="0" r="0" b="0"/>
            <wp:docPr id="33" name="Picture 3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 histo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5634" cy="1980378"/>
                    </a:xfrm>
                    <a:prstGeom prst="rect">
                      <a:avLst/>
                    </a:prstGeom>
                    <a:noFill/>
                  </pic:spPr>
                </pic:pic>
              </a:graphicData>
            </a:graphic>
          </wp:inline>
        </w:drawing>
      </w:r>
    </w:p>
    <w:p w14:paraId="5DAB46DE" w14:textId="77777777" w:rsidR="00C30EEE" w:rsidRPr="00C30EEE" w:rsidRDefault="00C30EEE" w:rsidP="00C30EEE">
      <w:pPr>
        <w:pStyle w:val="ListParagraph"/>
        <w:spacing w:before="100" w:beforeAutospacing="1" w:after="100" w:afterAutospacing="1"/>
        <w:jc w:val="both"/>
        <w:rPr>
          <w:ins w:id="6285" w:author="Sekar Subramanian" w:date="2021-07-16T13:08:00Z"/>
          <w:rFonts w:asciiTheme="minorHAnsi" w:hAnsiTheme="minorHAnsi" w:cstheme="minorHAnsi"/>
          <w:b/>
          <w:bCs/>
          <w:sz w:val="28"/>
          <w:szCs w:val="28"/>
          <w:rPrChange w:id="6286" w:author="Sekar Subramanian" w:date="2021-07-16T13:10:00Z">
            <w:rPr>
              <w:ins w:id="6287" w:author="Sekar Subramanian" w:date="2021-07-16T13:08:00Z"/>
              <w:b/>
              <w:bCs/>
            </w:rPr>
          </w:rPrChange>
        </w:rPr>
      </w:pPr>
    </w:p>
    <w:p w14:paraId="6947D52D" w14:textId="5802A300" w:rsidR="007C4EA8" w:rsidRDefault="007C4EA8" w:rsidP="007C4EA8">
      <w:pPr>
        <w:pStyle w:val="ListParagraph"/>
        <w:numPr>
          <w:ilvl w:val="0"/>
          <w:numId w:val="49"/>
        </w:numPr>
        <w:spacing w:before="100" w:beforeAutospacing="1" w:after="100" w:afterAutospacing="1"/>
        <w:jc w:val="both"/>
        <w:rPr>
          <w:rFonts w:asciiTheme="minorHAnsi" w:hAnsiTheme="minorHAnsi" w:cstheme="minorHAnsi"/>
          <w:sz w:val="28"/>
          <w:szCs w:val="28"/>
        </w:rPr>
      </w:pPr>
      <w:ins w:id="6288" w:author="Sekar Subramanian" w:date="2021-07-16T13:08:00Z">
        <w:r w:rsidRPr="007C4EA8">
          <w:rPr>
            <w:rFonts w:asciiTheme="minorHAnsi" w:hAnsiTheme="minorHAnsi" w:cstheme="minorHAnsi"/>
            <w:b/>
            <w:bCs/>
            <w:sz w:val="28"/>
            <w:szCs w:val="28"/>
            <w:rPrChange w:id="6289" w:author="Sekar Subramanian" w:date="2021-07-16T13:10:00Z">
              <w:rPr>
                <w:b/>
                <w:bCs/>
              </w:rPr>
            </w:rPrChange>
          </w:rPr>
          <w:lastRenderedPageBreak/>
          <w:t>Contribution</w:t>
        </w:r>
        <w:r w:rsidRPr="007C4EA8">
          <w:rPr>
            <w:rFonts w:asciiTheme="minorHAnsi" w:hAnsiTheme="minorHAnsi" w:cstheme="minorHAnsi"/>
            <w:sz w:val="28"/>
            <w:szCs w:val="28"/>
            <w:rPrChange w:id="6290" w:author="Sekar Subramanian" w:date="2021-07-16T13:10:00Z">
              <w:rPr/>
            </w:rPrChange>
          </w:rPr>
          <w:t xml:space="preserve"> – </w:t>
        </w:r>
        <w:r w:rsidRPr="007C4EA8">
          <w:rPr>
            <w:rFonts w:asciiTheme="minorHAnsi" w:hAnsiTheme="minorHAnsi" w:cstheme="minorHAnsi"/>
            <w:sz w:val="28"/>
            <w:szCs w:val="28"/>
            <w:rPrChange w:id="6291" w:author="Sekar Subramanian" w:date="2021-07-16T13:10:00Z">
              <w:rPr>
                <w:rFonts w:cstheme="minorHAnsi"/>
              </w:rPr>
            </w:rPrChange>
          </w:rPr>
          <w:t>Given the current levels of execution what is the individual contribution of each media/promotion.</w:t>
        </w:r>
      </w:ins>
    </w:p>
    <w:p w14:paraId="01C72AA6" w14:textId="252DF834" w:rsidR="00305F02" w:rsidRDefault="00305F02" w:rsidP="00305F02">
      <w:pPr>
        <w:pStyle w:val="Default"/>
        <w:numPr>
          <w:ilvl w:val="0"/>
          <w:numId w:val="65"/>
        </w:numPr>
        <w:spacing w:before="120" w:after="120"/>
        <w:jc w:val="both"/>
        <w:rPr>
          <w:rFonts w:asciiTheme="minorHAnsi" w:hAnsiTheme="minorHAnsi" w:cstheme="minorHAnsi"/>
          <w:b/>
          <w:bCs/>
          <w:sz w:val="28"/>
          <w:szCs w:val="28"/>
        </w:rPr>
      </w:pPr>
      <w:r w:rsidRPr="00340B0C">
        <w:rPr>
          <w:rFonts w:asciiTheme="minorHAnsi" w:hAnsiTheme="minorHAnsi" w:cstheme="minorHAnsi"/>
          <w:b/>
          <w:bCs/>
          <w:sz w:val="28"/>
          <w:szCs w:val="28"/>
        </w:rPr>
        <w:t>Media:</w:t>
      </w:r>
    </w:p>
    <w:p w14:paraId="50BBE5F7" w14:textId="79D7FCC5" w:rsidR="00305F02" w:rsidRPr="00512F40" w:rsidRDefault="00305F02" w:rsidP="00512F40">
      <w:pPr>
        <w:pStyle w:val="Default"/>
        <w:numPr>
          <w:ilvl w:val="0"/>
          <w:numId w:val="73"/>
        </w:numPr>
        <w:spacing w:before="120" w:after="120"/>
        <w:jc w:val="both"/>
        <w:rPr>
          <w:rFonts w:asciiTheme="minorHAnsi" w:hAnsiTheme="minorHAnsi" w:cstheme="minorHAnsi"/>
          <w:b/>
          <w:bCs/>
          <w:sz w:val="28"/>
          <w:szCs w:val="28"/>
        </w:rPr>
      </w:pPr>
      <w:r w:rsidRPr="00512F40">
        <w:rPr>
          <w:rFonts w:asciiTheme="minorHAnsi" w:hAnsiTheme="minorHAnsi" w:cstheme="minorHAnsi"/>
          <w:sz w:val="28"/>
          <w:szCs w:val="28"/>
        </w:rPr>
        <w:t>18.1% of the activations from 11</w:t>
      </w:r>
      <w:r w:rsidRPr="00512F40">
        <w:rPr>
          <w:rFonts w:asciiTheme="minorHAnsi" w:hAnsiTheme="minorHAnsi" w:cstheme="minorHAnsi"/>
          <w:sz w:val="28"/>
          <w:szCs w:val="28"/>
          <w:vertAlign w:val="superscript"/>
        </w:rPr>
        <w:t>th</w:t>
      </w:r>
      <w:r w:rsidRPr="00512F40">
        <w:rPr>
          <w:rFonts w:asciiTheme="minorHAnsi" w:hAnsiTheme="minorHAnsi" w:cstheme="minorHAnsi"/>
          <w:sz w:val="28"/>
          <w:szCs w:val="28"/>
        </w:rPr>
        <w:t xml:space="preserve"> Jun 2019 to 9</w:t>
      </w:r>
      <w:r w:rsidRPr="00512F40">
        <w:rPr>
          <w:rFonts w:asciiTheme="minorHAnsi" w:hAnsiTheme="minorHAnsi" w:cstheme="minorHAnsi"/>
          <w:sz w:val="28"/>
          <w:szCs w:val="28"/>
          <w:vertAlign w:val="superscript"/>
        </w:rPr>
        <w:t>th</w:t>
      </w:r>
      <w:r w:rsidRPr="00512F40">
        <w:rPr>
          <w:rFonts w:asciiTheme="minorHAnsi" w:hAnsiTheme="minorHAnsi" w:cstheme="minorHAnsi"/>
          <w:sz w:val="28"/>
          <w:szCs w:val="28"/>
        </w:rPr>
        <w:t xml:space="preserve"> Jun 2021 was incremental, driven by media with the majority from Facebook (6.3%), Google (5.7%) &amp; OOH (3.6%).  </w:t>
      </w:r>
    </w:p>
    <w:p w14:paraId="7834199A" w14:textId="4B1AC6C2" w:rsidR="00305F02" w:rsidRPr="00512F40" w:rsidRDefault="00305F02" w:rsidP="00512F40">
      <w:pPr>
        <w:pStyle w:val="Default"/>
        <w:numPr>
          <w:ilvl w:val="0"/>
          <w:numId w:val="73"/>
        </w:numPr>
        <w:spacing w:before="120" w:after="120"/>
        <w:jc w:val="both"/>
        <w:rPr>
          <w:rFonts w:asciiTheme="minorHAnsi" w:hAnsiTheme="minorHAnsi" w:cstheme="minorHAnsi"/>
          <w:b/>
          <w:bCs/>
          <w:sz w:val="28"/>
          <w:szCs w:val="28"/>
        </w:rPr>
      </w:pPr>
      <w:r w:rsidRPr="00512F40">
        <w:rPr>
          <w:rFonts w:asciiTheme="minorHAnsi" w:hAnsiTheme="minorHAnsi" w:cstheme="minorHAnsi"/>
          <w:sz w:val="28"/>
          <w:szCs w:val="28"/>
        </w:rPr>
        <w:t>31% of the Total activations is Organic</w:t>
      </w:r>
      <w:r w:rsidRPr="00512F40">
        <w:rPr>
          <w:rFonts w:asciiTheme="minorHAnsi" w:hAnsiTheme="minorHAnsi" w:cstheme="minorHAnsi"/>
          <w:sz w:val="28"/>
          <w:szCs w:val="28"/>
          <w:lang w:val="en-IN"/>
        </w:rPr>
        <w:t xml:space="preserve">.i.e. </w:t>
      </w:r>
      <w:r w:rsidRPr="00512F40">
        <w:rPr>
          <w:rFonts w:asciiTheme="minorHAnsi" w:hAnsiTheme="minorHAnsi" w:cstheme="minorHAnsi"/>
          <w:sz w:val="28"/>
          <w:szCs w:val="28"/>
        </w:rPr>
        <w:t>On an Average around 31% of Organic activations is achieved in absence of media during "11</w:t>
      </w:r>
      <w:r w:rsidRPr="00512F40">
        <w:rPr>
          <w:rFonts w:asciiTheme="minorHAnsi" w:hAnsiTheme="minorHAnsi" w:cstheme="minorHAnsi"/>
          <w:sz w:val="28"/>
          <w:szCs w:val="28"/>
          <w:vertAlign w:val="superscript"/>
        </w:rPr>
        <w:t>th</w:t>
      </w:r>
      <w:r w:rsidRPr="00512F40">
        <w:rPr>
          <w:rFonts w:asciiTheme="minorHAnsi" w:hAnsiTheme="minorHAnsi" w:cstheme="minorHAnsi"/>
          <w:sz w:val="28"/>
          <w:szCs w:val="28"/>
        </w:rPr>
        <w:t xml:space="preserve"> Jun-19 to 9th Jun-21“which essentially were driven by Core Users.</w:t>
      </w:r>
    </w:p>
    <w:p w14:paraId="545A4E71" w14:textId="41035C11" w:rsidR="0071798B" w:rsidRDefault="00B33A29" w:rsidP="0071798B">
      <w:pPr>
        <w:spacing w:before="100" w:beforeAutospacing="1" w:after="100" w:afterAutospacing="1"/>
        <w:ind w:left="360"/>
        <w:jc w:val="both"/>
        <w:rPr>
          <w:rFonts w:cstheme="minorHAnsi"/>
          <w:sz w:val="28"/>
          <w:szCs w:val="28"/>
        </w:rPr>
      </w:pPr>
      <w:r>
        <w:rPr>
          <w:rFonts w:cstheme="minorHAnsi"/>
          <w:noProof/>
          <w:sz w:val="28"/>
          <w:szCs w:val="28"/>
        </w:rPr>
        <w:drawing>
          <wp:inline distT="0" distB="0" distL="0" distR="0" wp14:anchorId="53806E8D" wp14:editId="7EC54EF9">
            <wp:extent cx="5767173" cy="248602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97" cy="2496683"/>
                    </a:xfrm>
                    <a:prstGeom prst="rect">
                      <a:avLst/>
                    </a:prstGeom>
                    <a:noFill/>
                  </pic:spPr>
                </pic:pic>
              </a:graphicData>
            </a:graphic>
          </wp:inline>
        </w:drawing>
      </w:r>
    </w:p>
    <w:p w14:paraId="373C5179" w14:textId="42297568" w:rsidR="00AA6464" w:rsidRPr="00AA6464" w:rsidRDefault="00AA6464" w:rsidP="00AA6464">
      <w:pPr>
        <w:pStyle w:val="Default"/>
        <w:numPr>
          <w:ilvl w:val="0"/>
          <w:numId w:val="65"/>
        </w:numPr>
        <w:spacing w:before="120" w:after="120"/>
        <w:jc w:val="both"/>
        <w:rPr>
          <w:rFonts w:asciiTheme="minorHAnsi" w:hAnsiTheme="minorHAnsi" w:cstheme="minorHAnsi"/>
          <w:sz w:val="28"/>
          <w:szCs w:val="28"/>
        </w:rPr>
      </w:pPr>
      <w:r w:rsidRPr="00AA6464">
        <w:rPr>
          <w:rFonts w:asciiTheme="minorHAnsi" w:hAnsiTheme="minorHAnsi" w:cstheme="minorHAnsi"/>
          <w:b/>
          <w:bCs/>
          <w:sz w:val="28"/>
          <w:szCs w:val="28"/>
        </w:rPr>
        <w:t>Non-</w:t>
      </w:r>
      <w:r w:rsidR="00E44741" w:rsidRPr="00AA6464">
        <w:rPr>
          <w:rFonts w:asciiTheme="minorHAnsi" w:hAnsiTheme="minorHAnsi" w:cstheme="minorHAnsi"/>
          <w:b/>
          <w:bCs/>
          <w:sz w:val="28"/>
          <w:szCs w:val="28"/>
        </w:rPr>
        <w:t>Media</w:t>
      </w:r>
      <w:r w:rsidR="00E44741">
        <w:rPr>
          <w:rFonts w:asciiTheme="minorHAnsi" w:hAnsiTheme="minorHAnsi" w:cstheme="minorHAnsi"/>
          <w:b/>
          <w:bCs/>
          <w:sz w:val="28"/>
          <w:szCs w:val="28"/>
        </w:rPr>
        <w:t>:</w:t>
      </w:r>
    </w:p>
    <w:p w14:paraId="05E93E87" w14:textId="4B89EDD9" w:rsidR="00AA6464" w:rsidRDefault="00E44741" w:rsidP="00E44741">
      <w:pPr>
        <w:pStyle w:val="Default"/>
        <w:numPr>
          <w:ilvl w:val="0"/>
          <w:numId w:val="66"/>
        </w:numPr>
        <w:spacing w:before="120" w:after="120"/>
        <w:jc w:val="both"/>
        <w:rPr>
          <w:rFonts w:asciiTheme="minorHAnsi" w:hAnsiTheme="minorHAnsi" w:cstheme="minorHAnsi"/>
          <w:sz w:val="28"/>
          <w:szCs w:val="28"/>
        </w:rPr>
      </w:pPr>
      <w:r>
        <w:rPr>
          <w:rFonts w:asciiTheme="minorHAnsi" w:hAnsiTheme="minorHAnsi" w:cstheme="minorHAnsi"/>
          <w:sz w:val="28"/>
          <w:szCs w:val="28"/>
        </w:rPr>
        <w:t>~</w:t>
      </w:r>
      <w:r w:rsidR="00AA6464">
        <w:rPr>
          <w:rFonts w:asciiTheme="minorHAnsi" w:hAnsiTheme="minorHAnsi" w:cstheme="minorHAnsi"/>
          <w:sz w:val="28"/>
          <w:szCs w:val="28"/>
        </w:rPr>
        <w:t>51% of the activations was incremental and driven</w:t>
      </w:r>
      <w:r w:rsidR="00AA6464" w:rsidRPr="003D4DEF">
        <w:rPr>
          <w:rFonts w:asciiTheme="minorHAnsi" w:hAnsiTheme="minorHAnsi" w:cstheme="minorHAnsi"/>
          <w:sz w:val="28"/>
          <w:szCs w:val="28"/>
        </w:rPr>
        <w:t xml:space="preserve"> by </w:t>
      </w:r>
      <w:r w:rsidR="00AA6464">
        <w:rPr>
          <w:rFonts w:asciiTheme="minorHAnsi" w:hAnsiTheme="minorHAnsi" w:cstheme="minorHAnsi"/>
          <w:sz w:val="28"/>
          <w:szCs w:val="28"/>
        </w:rPr>
        <w:t>Promotions</w:t>
      </w:r>
      <w:r w:rsidR="00AA6464" w:rsidRPr="003D4DEF">
        <w:rPr>
          <w:rFonts w:asciiTheme="minorHAnsi" w:hAnsiTheme="minorHAnsi" w:cstheme="minorHAnsi"/>
          <w:sz w:val="28"/>
          <w:szCs w:val="28"/>
        </w:rPr>
        <w:t xml:space="preserve"> with the majority from </w:t>
      </w:r>
      <w:r w:rsidR="00AA6464">
        <w:rPr>
          <w:rFonts w:asciiTheme="minorHAnsi" w:hAnsiTheme="minorHAnsi" w:cstheme="minorHAnsi"/>
          <w:sz w:val="28"/>
          <w:szCs w:val="28"/>
        </w:rPr>
        <w:t>Referrals</w:t>
      </w:r>
      <w:r w:rsidR="00AA6464" w:rsidRPr="003D4DEF">
        <w:rPr>
          <w:rFonts w:asciiTheme="minorHAnsi" w:hAnsiTheme="minorHAnsi" w:cstheme="minorHAnsi"/>
          <w:sz w:val="28"/>
          <w:szCs w:val="28"/>
        </w:rPr>
        <w:t xml:space="preserve"> (</w:t>
      </w:r>
      <w:r w:rsidR="00AA6464">
        <w:rPr>
          <w:rFonts w:asciiTheme="minorHAnsi" w:hAnsiTheme="minorHAnsi" w:cstheme="minorHAnsi"/>
          <w:sz w:val="28"/>
          <w:szCs w:val="28"/>
        </w:rPr>
        <w:t>~28</w:t>
      </w:r>
      <w:r w:rsidR="00AA6464" w:rsidRPr="003D4DEF">
        <w:rPr>
          <w:rFonts w:asciiTheme="minorHAnsi" w:hAnsiTheme="minorHAnsi" w:cstheme="minorHAnsi"/>
          <w:sz w:val="28"/>
          <w:szCs w:val="28"/>
        </w:rPr>
        <w:t>%)</w:t>
      </w:r>
      <w:r w:rsidR="00AA6464">
        <w:rPr>
          <w:rFonts w:asciiTheme="minorHAnsi" w:hAnsiTheme="minorHAnsi" w:cstheme="minorHAnsi"/>
          <w:sz w:val="28"/>
          <w:szCs w:val="28"/>
        </w:rPr>
        <w:t xml:space="preserve"> &amp; </w:t>
      </w:r>
      <w:r>
        <w:rPr>
          <w:rFonts w:asciiTheme="minorHAnsi" w:hAnsiTheme="minorHAnsi" w:cstheme="minorHAnsi"/>
          <w:sz w:val="28"/>
          <w:szCs w:val="28"/>
        </w:rPr>
        <w:t>sign</w:t>
      </w:r>
      <w:r w:rsidR="00AA6464">
        <w:rPr>
          <w:rFonts w:asciiTheme="minorHAnsi" w:hAnsiTheme="minorHAnsi" w:cstheme="minorHAnsi"/>
          <w:sz w:val="28"/>
          <w:szCs w:val="28"/>
        </w:rPr>
        <w:t xml:space="preserve"> up </w:t>
      </w:r>
      <w:r w:rsidR="00AA6464" w:rsidRPr="003D4DEF">
        <w:rPr>
          <w:rFonts w:asciiTheme="minorHAnsi" w:hAnsiTheme="minorHAnsi" w:cstheme="minorHAnsi"/>
          <w:sz w:val="28"/>
          <w:szCs w:val="28"/>
        </w:rPr>
        <w:t>(</w:t>
      </w:r>
      <w:r w:rsidR="00AA6464">
        <w:rPr>
          <w:rFonts w:asciiTheme="minorHAnsi" w:hAnsiTheme="minorHAnsi" w:cstheme="minorHAnsi"/>
          <w:sz w:val="28"/>
          <w:szCs w:val="28"/>
        </w:rPr>
        <w:t>16.8</w:t>
      </w:r>
      <w:r w:rsidR="00AA6464" w:rsidRPr="003D4DEF">
        <w:rPr>
          <w:rFonts w:asciiTheme="minorHAnsi" w:hAnsiTheme="minorHAnsi" w:cstheme="minorHAnsi"/>
          <w:sz w:val="28"/>
          <w:szCs w:val="28"/>
        </w:rPr>
        <w:t>%)</w:t>
      </w:r>
      <w:r w:rsidR="00AA6464">
        <w:rPr>
          <w:rFonts w:asciiTheme="minorHAnsi" w:hAnsiTheme="minorHAnsi" w:cstheme="minorHAnsi"/>
          <w:sz w:val="28"/>
          <w:szCs w:val="28"/>
        </w:rPr>
        <w:t>.</w:t>
      </w:r>
    </w:p>
    <w:p w14:paraId="2A882046" w14:textId="1E65EF7F" w:rsidR="00AA6464" w:rsidRPr="00AA6464" w:rsidRDefault="00B33A29" w:rsidP="00AA6464">
      <w:pPr>
        <w:pStyle w:val="Default"/>
        <w:spacing w:before="120" w:after="120"/>
        <w:ind w:left="360"/>
        <w:jc w:val="both"/>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5709181C" wp14:editId="7BB6A396">
            <wp:extent cx="6018413" cy="2628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46966" cy="2641372"/>
                    </a:xfrm>
                    <a:prstGeom prst="rect">
                      <a:avLst/>
                    </a:prstGeom>
                    <a:noFill/>
                  </pic:spPr>
                </pic:pic>
              </a:graphicData>
            </a:graphic>
          </wp:inline>
        </w:drawing>
      </w:r>
    </w:p>
    <w:p w14:paraId="03CA107E" w14:textId="1725791E" w:rsidR="007C4EA8" w:rsidRPr="007C4EA8" w:rsidRDefault="007C4EA8" w:rsidP="007C4EA8">
      <w:pPr>
        <w:spacing w:before="100" w:beforeAutospacing="1" w:after="100" w:afterAutospacing="1" w:line="240" w:lineRule="auto"/>
        <w:rPr>
          <w:ins w:id="6292" w:author="Sekar Subramanian" w:date="2021-07-16T13:08:00Z"/>
          <w:rFonts w:cstheme="minorHAnsi"/>
          <w:sz w:val="28"/>
          <w:szCs w:val="28"/>
          <w:rPrChange w:id="6293" w:author="Sekar Subramanian" w:date="2021-07-16T13:10:00Z">
            <w:rPr>
              <w:ins w:id="6294" w:author="Sekar Subramanian" w:date="2021-07-16T13:08:00Z"/>
            </w:rPr>
          </w:rPrChange>
        </w:rPr>
      </w:pPr>
    </w:p>
    <w:p w14:paraId="79E76FE3" w14:textId="77777777" w:rsidR="007C4EA8" w:rsidRPr="007C4EA8" w:rsidRDefault="007C4EA8" w:rsidP="007C4EA8">
      <w:pPr>
        <w:pStyle w:val="ListParagraph"/>
        <w:numPr>
          <w:ilvl w:val="0"/>
          <w:numId w:val="49"/>
        </w:numPr>
        <w:spacing w:before="100" w:beforeAutospacing="1" w:after="100" w:afterAutospacing="1"/>
        <w:jc w:val="both"/>
        <w:rPr>
          <w:ins w:id="6295" w:author="Sekar Subramanian" w:date="2021-07-16T13:08:00Z"/>
          <w:rFonts w:asciiTheme="minorHAnsi" w:hAnsiTheme="minorHAnsi" w:cstheme="minorHAnsi"/>
          <w:sz w:val="28"/>
          <w:szCs w:val="28"/>
          <w:rPrChange w:id="6296" w:author="Sekar Subramanian" w:date="2021-07-16T13:10:00Z">
            <w:rPr>
              <w:ins w:id="6297" w:author="Sekar Subramanian" w:date="2021-07-16T13:08:00Z"/>
              <w:rFonts w:cstheme="minorHAnsi"/>
            </w:rPr>
          </w:rPrChange>
        </w:rPr>
      </w:pPr>
      <w:bookmarkStart w:id="6298" w:name="_Toc77094400"/>
      <w:ins w:id="6299" w:author="Sekar Subramanian" w:date="2021-07-16T13:08:00Z">
        <w:r w:rsidRPr="007C4EA8">
          <w:rPr>
            <w:rFonts w:asciiTheme="minorHAnsi" w:hAnsiTheme="minorHAnsi" w:cstheme="minorHAnsi"/>
            <w:b/>
            <w:bCs/>
            <w:sz w:val="28"/>
            <w:szCs w:val="28"/>
            <w:rPrChange w:id="6300" w:author="Sekar Subramanian" w:date="2021-07-16T13:10:00Z">
              <w:rPr>
                <w:rFonts w:cstheme="minorHAnsi"/>
                <w:b/>
                <w:bCs/>
              </w:rPr>
            </w:rPrChange>
          </w:rPr>
          <w:lastRenderedPageBreak/>
          <w:t>Due-To Change</w:t>
        </w:r>
        <w:bookmarkEnd w:id="6298"/>
        <w:r w:rsidRPr="007C4EA8">
          <w:rPr>
            <w:rFonts w:asciiTheme="minorHAnsi" w:hAnsiTheme="minorHAnsi" w:cstheme="minorHAnsi"/>
            <w:sz w:val="28"/>
            <w:szCs w:val="28"/>
            <w:rPrChange w:id="6301" w:author="Sekar Subramanian" w:date="2021-07-16T13:10:00Z">
              <w:rPr>
                <w:rFonts w:cstheme="minorHAnsi"/>
              </w:rPr>
            </w:rPrChange>
          </w:rPr>
          <w:t xml:space="preserve"> -- Due-to change (%) indicates the change between any two periods in KPI and model breaks down the change and attributes to key drivers in the model. </w:t>
        </w:r>
      </w:ins>
    </w:p>
    <w:p w14:paraId="3EBC478F" w14:textId="70758A6D" w:rsidR="007C4EA8" w:rsidRPr="00125E31" w:rsidRDefault="007C4EA8" w:rsidP="00125E31">
      <w:pPr>
        <w:numPr>
          <w:ilvl w:val="0"/>
          <w:numId w:val="2"/>
        </w:numPr>
        <w:spacing w:after="60" w:line="240" w:lineRule="auto"/>
        <w:contextualSpacing/>
        <w:rPr>
          <w:rFonts w:ascii="Arial" w:hAnsi="Arial" w:cstheme="minorHAnsi"/>
          <w:sz w:val="28"/>
          <w:szCs w:val="28"/>
        </w:rPr>
      </w:pPr>
      <w:ins w:id="6302" w:author="Sekar Subramanian" w:date="2021-07-16T13:08:00Z">
        <w:r w:rsidRPr="007C4EA8">
          <w:rPr>
            <w:rFonts w:cstheme="minorHAnsi"/>
            <w:color w:val="000000"/>
            <w:sz w:val="28"/>
            <w:szCs w:val="28"/>
            <w:rPrChange w:id="6303" w:author="Sekar Subramanian" w:date="2021-07-16T13:10:00Z">
              <w:rPr>
                <w:rFonts w:cstheme="minorHAnsi"/>
              </w:rPr>
            </w:rPrChange>
          </w:rPr>
          <w:t xml:space="preserve">In many cases, there is a gap between actual change and model predicted change and this is grouped under the bucket “Others” (Model Error). </w:t>
        </w:r>
      </w:ins>
    </w:p>
    <w:p w14:paraId="54BFF1B5" w14:textId="6D2DA95A" w:rsidR="00125E31" w:rsidRPr="00690A3B" w:rsidRDefault="00125E31" w:rsidP="00125E31">
      <w:pPr>
        <w:numPr>
          <w:ilvl w:val="0"/>
          <w:numId w:val="2"/>
        </w:numPr>
        <w:spacing w:after="60" w:line="240" w:lineRule="auto"/>
        <w:contextualSpacing/>
        <w:rPr>
          <w:rFonts w:eastAsia="Times New Roman" w:cstheme="minorHAnsi"/>
          <w:sz w:val="28"/>
          <w:szCs w:val="24"/>
          <w:lang w:val="en-IN" w:eastAsia="en-IN"/>
        </w:rPr>
      </w:pPr>
      <w:r w:rsidRPr="00125E31">
        <w:rPr>
          <w:rFonts w:eastAsia="+mn-ea" w:cstheme="minorHAnsi"/>
          <w:b/>
          <w:bCs/>
          <w:color w:val="000000"/>
          <w:kern w:val="24"/>
          <w:sz w:val="28"/>
          <w:szCs w:val="28"/>
          <w:lang w:eastAsia="en-IN"/>
        </w:rPr>
        <w:t>Drivers of change:</w:t>
      </w:r>
      <w:r>
        <w:rPr>
          <w:rFonts w:eastAsia="+mn-ea" w:cstheme="minorHAnsi"/>
          <w:b/>
          <w:bCs/>
          <w:color w:val="000000"/>
          <w:kern w:val="24"/>
          <w:sz w:val="28"/>
          <w:szCs w:val="28"/>
          <w:lang w:eastAsia="en-IN"/>
        </w:rPr>
        <w:t xml:space="preserve"> </w:t>
      </w:r>
      <w:r w:rsidRPr="00DF3566">
        <w:rPr>
          <w:rFonts w:eastAsia="+mn-ea" w:cstheme="minorHAnsi"/>
          <w:color w:val="000000"/>
          <w:kern w:val="24"/>
          <w:sz w:val="28"/>
          <w:szCs w:val="28"/>
          <w:lang w:eastAsia="en-IN"/>
        </w:rPr>
        <w:t>Activations decreased (</w:t>
      </w:r>
      <w:r w:rsidR="00A42AA2">
        <w:rPr>
          <w:rFonts w:eastAsia="+mn-ea" w:cstheme="minorHAnsi"/>
          <w:color w:val="000000"/>
          <w:kern w:val="24"/>
          <w:sz w:val="28"/>
          <w:szCs w:val="28"/>
          <w:lang w:eastAsia="en-IN"/>
        </w:rPr>
        <w:t xml:space="preserve">~ </w:t>
      </w:r>
      <w:r w:rsidRPr="00DF3566">
        <w:rPr>
          <w:rFonts w:eastAsia="+mn-ea" w:cstheme="minorHAnsi"/>
          <w:color w:val="000000"/>
          <w:kern w:val="24"/>
          <w:sz w:val="28"/>
          <w:szCs w:val="28"/>
          <w:lang w:eastAsia="en-IN"/>
        </w:rPr>
        <w:t>-</w:t>
      </w:r>
      <w:r w:rsidR="00A42AA2">
        <w:rPr>
          <w:rFonts w:eastAsia="+mn-ea" w:cstheme="minorHAnsi"/>
          <w:color w:val="000000"/>
          <w:kern w:val="24"/>
          <w:sz w:val="28"/>
          <w:szCs w:val="28"/>
          <w:lang w:eastAsia="en-IN"/>
        </w:rPr>
        <w:t>71</w:t>
      </w:r>
      <w:r w:rsidRPr="00DF3566">
        <w:rPr>
          <w:rFonts w:eastAsia="+mn-ea" w:cstheme="minorHAnsi"/>
          <w:color w:val="000000"/>
          <w:kern w:val="24"/>
          <w:sz w:val="28"/>
          <w:szCs w:val="28"/>
          <w:lang w:eastAsia="en-IN"/>
        </w:rPr>
        <w:t xml:space="preserve">%) in </w:t>
      </w:r>
      <w:r w:rsidR="00A42AA2">
        <w:rPr>
          <w:rFonts w:eastAsia="+mn-ea" w:cstheme="minorHAnsi"/>
          <w:color w:val="000000"/>
          <w:kern w:val="24"/>
          <w:sz w:val="28"/>
          <w:szCs w:val="28"/>
          <w:lang w:eastAsia="en-IN"/>
        </w:rPr>
        <w:t>Q</w:t>
      </w:r>
      <w:r>
        <w:rPr>
          <w:rFonts w:eastAsia="+mn-ea" w:cstheme="minorHAnsi"/>
          <w:color w:val="000000"/>
          <w:kern w:val="24"/>
          <w:sz w:val="28"/>
          <w:szCs w:val="28"/>
          <w:lang w:eastAsia="en-IN"/>
        </w:rPr>
        <w:t>1</w:t>
      </w:r>
      <w:r w:rsidRPr="00DF3566">
        <w:rPr>
          <w:rFonts w:eastAsia="+mn-ea" w:cstheme="minorHAnsi"/>
          <w:color w:val="000000"/>
          <w:kern w:val="24"/>
          <w:sz w:val="28"/>
          <w:szCs w:val="28"/>
          <w:lang w:eastAsia="en-IN"/>
        </w:rPr>
        <w:t xml:space="preserve"> (Jan</w:t>
      </w:r>
      <w:r w:rsidR="00A42AA2">
        <w:rPr>
          <w:rFonts w:eastAsia="+mn-ea" w:cstheme="minorHAnsi"/>
          <w:color w:val="000000"/>
          <w:kern w:val="24"/>
          <w:sz w:val="28"/>
          <w:szCs w:val="28"/>
          <w:lang w:eastAsia="en-IN"/>
        </w:rPr>
        <w:t>’20</w:t>
      </w:r>
      <w:r w:rsidRPr="00DF3566">
        <w:rPr>
          <w:rFonts w:eastAsia="+mn-ea" w:cstheme="minorHAnsi"/>
          <w:color w:val="000000"/>
          <w:kern w:val="24"/>
          <w:sz w:val="28"/>
          <w:szCs w:val="28"/>
          <w:lang w:eastAsia="en-IN"/>
        </w:rPr>
        <w:t xml:space="preserve"> – </w:t>
      </w:r>
      <w:r w:rsidR="00A42AA2">
        <w:rPr>
          <w:rFonts w:eastAsia="+mn-ea" w:cstheme="minorHAnsi"/>
          <w:color w:val="000000"/>
          <w:kern w:val="24"/>
          <w:sz w:val="28"/>
          <w:szCs w:val="28"/>
          <w:lang w:eastAsia="en-IN"/>
        </w:rPr>
        <w:t>Mar</w:t>
      </w:r>
      <w:r w:rsidRPr="00DF3566">
        <w:rPr>
          <w:rFonts w:eastAsia="+mn-ea" w:cstheme="minorHAnsi"/>
          <w:color w:val="000000"/>
          <w:kern w:val="24"/>
          <w:sz w:val="28"/>
          <w:szCs w:val="28"/>
          <w:lang w:eastAsia="en-IN"/>
        </w:rPr>
        <w:t xml:space="preserve">’20) vs </w:t>
      </w:r>
      <w:r w:rsidR="00A42AA2">
        <w:rPr>
          <w:rFonts w:eastAsia="+mn-ea" w:cstheme="minorHAnsi"/>
          <w:color w:val="000000"/>
          <w:kern w:val="24"/>
          <w:sz w:val="28"/>
          <w:szCs w:val="28"/>
          <w:lang w:eastAsia="en-IN"/>
        </w:rPr>
        <w:t>Q</w:t>
      </w:r>
      <w:r>
        <w:rPr>
          <w:rFonts w:eastAsia="+mn-ea" w:cstheme="minorHAnsi"/>
          <w:color w:val="000000"/>
          <w:kern w:val="24"/>
          <w:sz w:val="28"/>
          <w:szCs w:val="28"/>
          <w:lang w:eastAsia="en-IN"/>
        </w:rPr>
        <w:t>1</w:t>
      </w:r>
      <w:r w:rsidRPr="00DF3566">
        <w:rPr>
          <w:rFonts w:eastAsia="+mn-ea" w:cstheme="minorHAnsi"/>
          <w:color w:val="000000"/>
          <w:kern w:val="24"/>
          <w:sz w:val="28"/>
          <w:szCs w:val="28"/>
          <w:lang w:eastAsia="en-IN"/>
        </w:rPr>
        <w:t xml:space="preserve"> (Jan</w:t>
      </w:r>
      <w:r w:rsidR="00A42AA2">
        <w:rPr>
          <w:rFonts w:eastAsia="+mn-ea" w:cstheme="minorHAnsi"/>
          <w:color w:val="000000"/>
          <w:kern w:val="24"/>
          <w:sz w:val="28"/>
          <w:szCs w:val="28"/>
          <w:lang w:eastAsia="en-IN"/>
        </w:rPr>
        <w:t>’21</w:t>
      </w:r>
      <w:r w:rsidRPr="00DF3566">
        <w:rPr>
          <w:rFonts w:eastAsia="+mn-ea" w:cstheme="minorHAnsi"/>
          <w:color w:val="000000"/>
          <w:kern w:val="24"/>
          <w:sz w:val="28"/>
          <w:szCs w:val="28"/>
          <w:lang w:eastAsia="en-IN"/>
        </w:rPr>
        <w:t xml:space="preserve"> – </w:t>
      </w:r>
      <w:r w:rsidR="00A42AA2">
        <w:rPr>
          <w:rFonts w:eastAsia="+mn-ea" w:cstheme="minorHAnsi"/>
          <w:color w:val="000000"/>
          <w:kern w:val="24"/>
          <w:sz w:val="28"/>
          <w:szCs w:val="28"/>
          <w:lang w:eastAsia="en-IN"/>
        </w:rPr>
        <w:t>Mar</w:t>
      </w:r>
      <w:r w:rsidRPr="00DF3566">
        <w:rPr>
          <w:rFonts w:eastAsia="+mn-ea" w:cstheme="minorHAnsi"/>
          <w:color w:val="000000"/>
          <w:kern w:val="24"/>
          <w:sz w:val="28"/>
          <w:szCs w:val="28"/>
          <w:lang w:eastAsia="en-IN"/>
        </w:rPr>
        <w:t xml:space="preserve">’21) </w:t>
      </w:r>
      <w:r w:rsidR="007969C1">
        <w:rPr>
          <w:rFonts w:eastAsia="+mn-ea" w:cstheme="minorHAnsi"/>
          <w:color w:val="000000"/>
          <w:kern w:val="24"/>
          <w:sz w:val="28"/>
          <w:szCs w:val="28"/>
          <w:lang w:eastAsia="en-IN"/>
        </w:rPr>
        <w:t xml:space="preserve">mainly driven </w:t>
      </w:r>
      <w:r w:rsidRPr="00DF3566">
        <w:rPr>
          <w:rFonts w:eastAsia="+mn-ea" w:cstheme="minorHAnsi"/>
          <w:color w:val="000000"/>
          <w:kern w:val="24"/>
          <w:sz w:val="28"/>
          <w:szCs w:val="28"/>
          <w:lang w:eastAsia="en-IN"/>
        </w:rPr>
        <w:t xml:space="preserve">by </w:t>
      </w:r>
      <w:r w:rsidR="007969C1">
        <w:rPr>
          <w:rFonts w:eastAsia="+mn-ea" w:cstheme="minorHAnsi"/>
          <w:color w:val="000000"/>
          <w:kern w:val="24"/>
          <w:sz w:val="28"/>
          <w:szCs w:val="28"/>
          <w:lang w:eastAsia="en-IN"/>
        </w:rPr>
        <w:t xml:space="preserve">significant drop </w:t>
      </w:r>
      <w:r w:rsidR="007969C1" w:rsidRPr="00DF3566">
        <w:rPr>
          <w:rFonts w:eastAsia="+mn-ea" w:cstheme="minorHAnsi"/>
          <w:color w:val="000000"/>
          <w:kern w:val="24"/>
          <w:sz w:val="28"/>
          <w:szCs w:val="28"/>
          <w:lang w:eastAsia="en-IN"/>
        </w:rPr>
        <w:t>in</w:t>
      </w:r>
      <w:r w:rsidRPr="00DF3566">
        <w:rPr>
          <w:rFonts w:eastAsia="+mn-ea" w:cstheme="minorHAnsi"/>
          <w:color w:val="000000"/>
          <w:kern w:val="24"/>
          <w:sz w:val="28"/>
          <w:szCs w:val="28"/>
          <w:lang w:eastAsia="en-IN"/>
        </w:rPr>
        <w:t xml:space="preserve"> </w:t>
      </w:r>
      <w:r w:rsidR="00A42AA2" w:rsidRPr="00DF3566">
        <w:rPr>
          <w:rFonts w:eastAsia="+mn-ea" w:cstheme="minorHAnsi"/>
          <w:color w:val="000000"/>
          <w:kern w:val="24"/>
          <w:sz w:val="28"/>
          <w:szCs w:val="28"/>
          <w:lang w:eastAsia="en-IN"/>
        </w:rPr>
        <w:t>Referrals</w:t>
      </w:r>
      <w:r w:rsidR="00A42AA2">
        <w:rPr>
          <w:rFonts w:eastAsia="+mn-ea" w:cstheme="minorHAnsi"/>
          <w:color w:val="000000"/>
          <w:kern w:val="24"/>
          <w:sz w:val="28"/>
          <w:szCs w:val="28"/>
          <w:lang w:eastAsia="en-IN"/>
        </w:rPr>
        <w:t>. Signups</w:t>
      </w:r>
      <w:r w:rsidRPr="00DF3566">
        <w:rPr>
          <w:rFonts w:eastAsia="+mn-ea" w:cstheme="minorHAnsi"/>
          <w:color w:val="000000"/>
          <w:kern w:val="24"/>
          <w:sz w:val="28"/>
          <w:szCs w:val="28"/>
          <w:lang w:eastAsia="en-IN"/>
        </w:rPr>
        <w:t xml:space="preserve"> &amp; Facebook </w:t>
      </w:r>
      <w:r w:rsidR="007969C1">
        <w:rPr>
          <w:rFonts w:eastAsia="+mn-ea" w:cstheme="minorHAnsi"/>
          <w:color w:val="000000"/>
          <w:kern w:val="24"/>
          <w:sz w:val="28"/>
          <w:szCs w:val="28"/>
          <w:lang w:eastAsia="en-IN"/>
        </w:rPr>
        <w:t>support</w:t>
      </w:r>
      <w:r w:rsidRPr="00DF3566">
        <w:rPr>
          <w:rFonts w:eastAsia="+mn-ea" w:cstheme="minorHAnsi"/>
          <w:color w:val="000000"/>
          <w:kern w:val="24"/>
          <w:sz w:val="28"/>
          <w:szCs w:val="28"/>
          <w:lang w:eastAsia="en-IN"/>
        </w:rPr>
        <w:t xml:space="preserve"> in </w:t>
      </w:r>
      <w:r w:rsidR="00A42AA2">
        <w:rPr>
          <w:rFonts w:eastAsia="+mn-ea" w:cstheme="minorHAnsi"/>
          <w:color w:val="000000"/>
          <w:kern w:val="24"/>
          <w:sz w:val="28"/>
          <w:szCs w:val="28"/>
          <w:lang w:eastAsia="en-IN"/>
        </w:rPr>
        <w:t>Q</w:t>
      </w:r>
      <w:r>
        <w:rPr>
          <w:rFonts w:eastAsia="+mn-ea" w:cstheme="minorHAnsi"/>
          <w:color w:val="000000"/>
          <w:kern w:val="24"/>
          <w:sz w:val="28"/>
          <w:szCs w:val="28"/>
          <w:lang w:eastAsia="en-IN"/>
        </w:rPr>
        <w:t>1</w:t>
      </w:r>
      <w:r w:rsidRPr="00DF3566">
        <w:rPr>
          <w:rFonts w:eastAsia="+mn-ea" w:cstheme="minorHAnsi"/>
          <w:color w:val="000000"/>
          <w:kern w:val="24"/>
          <w:sz w:val="28"/>
          <w:szCs w:val="28"/>
          <w:lang w:eastAsia="en-IN"/>
        </w:rPr>
        <w:t xml:space="preserve"> 2021</w:t>
      </w:r>
    </w:p>
    <w:p w14:paraId="0446C18E" w14:textId="5ED9B3E6" w:rsidR="00690A3B" w:rsidRPr="00F439C1" w:rsidRDefault="00F439C1" w:rsidP="00F439C1">
      <w:pPr>
        <w:spacing w:after="60" w:line="240" w:lineRule="auto"/>
        <w:ind w:left="3600"/>
        <w:contextualSpacing/>
        <w:rPr>
          <w:rFonts w:eastAsia="Times New Roman" w:cstheme="minorHAnsi"/>
          <w:b/>
          <w:bCs/>
          <w:sz w:val="28"/>
          <w:szCs w:val="24"/>
          <w:u w:val="single"/>
          <w:lang w:val="en-IN" w:eastAsia="en-IN"/>
        </w:rPr>
      </w:pPr>
      <w:r w:rsidRPr="00F439C1">
        <w:rPr>
          <w:rFonts w:eastAsia="Times New Roman" w:cstheme="minorHAnsi"/>
          <w:b/>
          <w:bCs/>
          <w:sz w:val="28"/>
          <w:szCs w:val="24"/>
          <w:u w:val="single"/>
          <w:lang w:val="en-IN" w:eastAsia="en-IN"/>
        </w:rPr>
        <w:t>Q1’20 vs. Q1’21</w:t>
      </w:r>
    </w:p>
    <w:p w14:paraId="2C2AF2E4" w14:textId="225B917B" w:rsidR="00125E31" w:rsidRDefault="00DD1163" w:rsidP="00125E31">
      <w:pPr>
        <w:pStyle w:val="Default"/>
        <w:spacing w:before="120" w:after="120"/>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3C22828B" wp14:editId="05BCE41C">
            <wp:extent cx="6790690" cy="254991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838950" cy="2568038"/>
                    </a:xfrm>
                    <a:prstGeom prst="rect">
                      <a:avLst/>
                    </a:prstGeom>
                    <a:noFill/>
                  </pic:spPr>
                </pic:pic>
              </a:graphicData>
            </a:graphic>
          </wp:inline>
        </w:drawing>
      </w:r>
    </w:p>
    <w:p w14:paraId="64A279E6" w14:textId="42669101" w:rsidR="00125E31" w:rsidRPr="00C608F5" w:rsidRDefault="00125E31" w:rsidP="00125E31">
      <w:pPr>
        <w:pStyle w:val="Default"/>
        <w:spacing w:before="120" w:after="120"/>
        <w:rPr>
          <w:ins w:id="6304" w:author="Sekar Subramanian" w:date="2021-07-16T13:08:00Z"/>
          <w:rFonts w:cstheme="minorHAnsi"/>
          <w:sz w:val="28"/>
          <w:szCs w:val="28"/>
          <w:rPrChange w:id="6305" w:author="Sekar Subramanian" w:date="2021-07-16T13:11:00Z">
            <w:rPr>
              <w:ins w:id="6306" w:author="Sekar Subramanian" w:date="2021-07-16T13:08:00Z"/>
              <w:rFonts w:cstheme="minorHAnsi"/>
            </w:rPr>
          </w:rPrChange>
        </w:rPr>
      </w:pPr>
    </w:p>
    <w:p w14:paraId="3F6CDD6D" w14:textId="77777777" w:rsidR="00512F40" w:rsidRDefault="007C4EA8" w:rsidP="00512F40">
      <w:pPr>
        <w:pStyle w:val="ListParagraph"/>
        <w:numPr>
          <w:ilvl w:val="0"/>
          <w:numId w:val="49"/>
        </w:numPr>
        <w:spacing w:after="160" w:line="259" w:lineRule="auto"/>
        <w:jc w:val="both"/>
        <w:rPr>
          <w:rFonts w:asciiTheme="minorHAnsi" w:hAnsiTheme="minorHAnsi" w:cstheme="minorHAnsi"/>
          <w:sz w:val="28"/>
          <w:szCs w:val="28"/>
        </w:rPr>
      </w:pPr>
      <w:ins w:id="6307" w:author="Sekar Subramanian" w:date="2021-07-16T13:08:00Z">
        <w:r w:rsidRPr="007C4EA8">
          <w:rPr>
            <w:rFonts w:asciiTheme="minorHAnsi" w:hAnsiTheme="minorHAnsi" w:cstheme="minorHAnsi"/>
            <w:b/>
            <w:bCs/>
            <w:sz w:val="28"/>
            <w:szCs w:val="28"/>
            <w:rPrChange w:id="6308" w:author="Sekar Subramanian" w:date="2021-07-16T13:10:00Z">
              <w:rPr>
                <w:b/>
                <w:bCs/>
              </w:rPr>
            </w:rPrChange>
          </w:rPr>
          <w:t>Cost of Acquisition</w:t>
        </w:r>
        <w:r w:rsidRPr="007C4EA8">
          <w:rPr>
            <w:rFonts w:asciiTheme="minorHAnsi" w:hAnsiTheme="minorHAnsi" w:cstheme="minorHAnsi"/>
            <w:sz w:val="28"/>
            <w:szCs w:val="28"/>
            <w:rPrChange w:id="6309" w:author="Sekar Subramanian" w:date="2021-07-16T13:10:00Z">
              <w:rPr/>
            </w:rPrChange>
          </w:rPr>
          <w:t xml:space="preserve"> – </w:t>
        </w:r>
        <w:r w:rsidRPr="007C4EA8">
          <w:rPr>
            <w:rFonts w:asciiTheme="minorHAnsi" w:hAnsiTheme="minorHAnsi" w:cstheme="minorHAnsi"/>
            <w:sz w:val="28"/>
            <w:szCs w:val="28"/>
            <w:rPrChange w:id="6310" w:author="Sekar Subramanian" w:date="2021-07-16T13:10:00Z">
              <w:rPr>
                <w:rFonts w:cstheme="minorHAnsi"/>
              </w:rPr>
            </w:rPrChange>
          </w:rPr>
          <w:t>Cost of acquisition is calculated as Spends (for respective media) divided by Number of first-time activations.</w:t>
        </w:r>
      </w:ins>
    </w:p>
    <w:p w14:paraId="2CBAF101" w14:textId="67E021BD" w:rsidR="00512F40" w:rsidRDefault="00512F40" w:rsidP="007738D9">
      <w:pPr>
        <w:pStyle w:val="ListParagraph"/>
        <w:spacing w:after="160" w:line="259" w:lineRule="auto"/>
        <w:jc w:val="both"/>
        <w:rPr>
          <w:rFonts w:asciiTheme="minorHAnsi" w:hAnsiTheme="minorHAnsi" w:cstheme="minorHAnsi"/>
          <w:sz w:val="28"/>
          <w:szCs w:val="28"/>
        </w:rPr>
      </w:pPr>
      <w:r w:rsidRPr="00512F40">
        <w:rPr>
          <w:rFonts w:cstheme="minorHAnsi"/>
          <w:b/>
          <w:bCs/>
          <w:sz w:val="28"/>
          <w:szCs w:val="28"/>
        </w:rPr>
        <w:t>a</w:t>
      </w:r>
      <w:r w:rsidRPr="00512F40">
        <w:rPr>
          <w:rFonts w:asciiTheme="minorHAnsi" w:hAnsiTheme="minorHAnsi" w:cstheme="minorHAnsi"/>
          <w:b/>
          <w:bCs/>
          <w:sz w:val="28"/>
          <w:szCs w:val="28"/>
        </w:rPr>
        <w:t>)  Media</w:t>
      </w:r>
      <w:r w:rsidRPr="00512F40">
        <w:rPr>
          <w:rFonts w:asciiTheme="minorHAnsi" w:hAnsiTheme="minorHAnsi" w:cstheme="minorHAnsi"/>
          <w:sz w:val="28"/>
          <w:szCs w:val="28"/>
        </w:rPr>
        <w:t>:</w:t>
      </w:r>
      <w:r>
        <w:rPr>
          <w:rFonts w:asciiTheme="minorHAnsi" w:hAnsiTheme="minorHAnsi" w:cstheme="minorHAnsi"/>
          <w:sz w:val="28"/>
          <w:szCs w:val="28"/>
        </w:rPr>
        <w:t xml:space="preserve">  Among the largest media spends</w:t>
      </w:r>
      <w:r w:rsidR="003C4DE8">
        <w:rPr>
          <w:rFonts w:asciiTheme="minorHAnsi" w:hAnsiTheme="minorHAnsi" w:cstheme="minorHAnsi"/>
          <w:sz w:val="28"/>
          <w:szCs w:val="28"/>
        </w:rPr>
        <w:t xml:space="preserve"> channels,</w:t>
      </w:r>
      <w:r w:rsidR="003C4DE8" w:rsidRPr="003C4DE8">
        <w:rPr>
          <w:rFonts w:asciiTheme="minorHAnsi" w:hAnsiTheme="minorHAnsi" w:cstheme="minorHAnsi"/>
          <w:sz w:val="28"/>
          <w:szCs w:val="28"/>
        </w:rPr>
        <w:t xml:space="preserve"> </w:t>
      </w:r>
      <w:r w:rsidR="003C4DE8">
        <w:rPr>
          <w:rFonts w:asciiTheme="minorHAnsi" w:hAnsiTheme="minorHAnsi" w:cstheme="minorHAnsi"/>
          <w:sz w:val="28"/>
          <w:szCs w:val="28"/>
        </w:rPr>
        <w:t>Apple</w:t>
      </w:r>
      <w:r w:rsidR="003C4DE8" w:rsidRPr="003C4DE8">
        <w:rPr>
          <w:rFonts w:asciiTheme="minorHAnsi" w:hAnsiTheme="minorHAnsi" w:cstheme="minorHAnsi"/>
          <w:sz w:val="28"/>
          <w:szCs w:val="28"/>
        </w:rPr>
        <w:t xml:space="preserve"> has a </w:t>
      </w:r>
      <w:r w:rsidR="003C4DE8">
        <w:rPr>
          <w:rFonts w:asciiTheme="minorHAnsi" w:hAnsiTheme="minorHAnsi" w:cstheme="minorHAnsi"/>
          <w:sz w:val="28"/>
          <w:szCs w:val="28"/>
        </w:rPr>
        <w:t>lower</w:t>
      </w:r>
      <w:r w:rsidR="003C4DE8" w:rsidRPr="003C4DE8">
        <w:rPr>
          <w:rFonts w:asciiTheme="minorHAnsi" w:hAnsiTheme="minorHAnsi" w:cstheme="minorHAnsi"/>
          <w:sz w:val="28"/>
          <w:szCs w:val="28"/>
        </w:rPr>
        <w:t xml:space="preserve"> </w:t>
      </w:r>
      <w:r w:rsidR="003C4DE8">
        <w:rPr>
          <w:rFonts w:asciiTheme="minorHAnsi" w:hAnsiTheme="minorHAnsi" w:cstheme="minorHAnsi"/>
          <w:sz w:val="28"/>
          <w:szCs w:val="28"/>
        </w:rPr>
        <w:t>CAC</w:t>
      </w:r>
      <w:r w:rsidR="003C4DE8" w:rsidRPr="003C4DE8">
        <w:rPr>
          <w:rFonts w:asciiTheme="minorHAnsi" w:hAnsiTheme="minorHAnsi" w:cstheme="minorHAnsi"/>
          <w:sz w:val="28"/>
          <w:szCs w:val="28"/>
        </w:rPr>
        <w:t xml:space="preserve"> </w:t>
      </w:r>
      <w:r w:rsidR="003C4DE8">
        <w:rPr>
          <w:rFonts w:asciiTheme="minorHAnsi" w:hAnsiTheme="minorHAnsi" w:cstheme="minorHAnsi"/>
          <w:sz w:val="28"/>
          <w:szCs w:val="28"/>
        </w:rPr>
        <w:t>(</w:t>
      </w:r>
      <w:r w:rsidR="003C4DE8" w:rsidRPr="003C4DE8">
        <w:rPr>
          <w:rFonts w:asciiTheme="minorHAnsi" w:hAnsiTheme="minorHAnsi" w:cstheme="minorHAnsi"/>
          <w:sz w:val="28"/>
          <w:szCs w:val="28"/>
        </w:rPr>
        <w:t>1</w:t>
      </w:r>
      <w:r w:rsidR="003C4DE8">
        <w:rPr>
          <w:rFonts w:asciiTheme="minorHAnsi" w:hAnsiTheme="minorHAnsi" w:cstheme="minorHAnsi"/>
          <w:sz w:val="28"/>
          <w:szCs w:val="28"/>
        </w:rPr>
        <w:t>1.3EUR)</w:t>
      </w:r>
      <w:r w:rsidR="003C4DE8" w:rsidRPr="003C4DE8">
        <w:rPr>
          <w:rFonts w:asciiTheme="minorHAnsi" w:hAnsiTheme="minorHAnsi" w:cstheme="minorHAnsi"/>
          <w:sz w:val="28"/>
          <w:szCs w:val="28"/>
        </w:rPr>
        <w:t xml:space="preserve"> relative to </w:t>
      </w:r>
      <w:r w:rsidR="003C4DE8">
        <w:rPr>
          <w:rFonts w:asciiTheme="minorHAnsi" w:hAnsiTheme="minorHAnsi" w:cstheme="minorHAnsi"/>
          <w:sz w:val="28"/>
          <w:szCs w:val="28"/>
        </w:rPr>
        <w:t>OOH</w:t>
      </w:r>
      <w:r w:rsidR="003C4DE8" w:rsidRPr="003C4DE8">
        <w:rPr>
          <w:rFonts w:asciiTheme="minorHAnsi" w:hAnsiTheme="minorHAnsi" w:cstheme="minorHAnsi"/>
          <w:sz w:val="28"/>
          <w:szCs w:val="28"/>
        </w:rPr>
        <w:t xml:space="preserve"> </w:t>
      </w:r>
      <w:r w:rsidR="003C4DE8">
        <w:rPr>
          <w:rFonts w:asciiTheme="minorHAnsi" w:hAnsiTheme="minorHAnsi" w:cstheme="minorHAnsi"/>
          <w:sz w:val="28"/>
          <w:szCs w:val="28"/>
        </w:rPr>
        <w:t xml:space="preserve">(14.2EUR) &amp; Facebook (15.2EUR) </w:t>
      </w:r>
      <w:r w:rsidR="003C4DE8" w:rsidRPr="003C4DE8">
        <w:rPr>
          <w:rFonts w:asciiTheme="minorHAnsi" w:hAnsiTheme="minorHAnsi" w:cstheme="minorHAnsi"/>
          <w:sz w:val="28"/>
          <w:szCs w:val="28"/>
        </w:rPr>
        <w:t xml:space="preserve">in the </w:t>
      </w:r>
      <w:r w:rsidR="003C4DE8">
        <w:rPr>
          <w:rFonts w:asciiTheme="minorHAnsi" w:hAnsiTheme="minorHAnsi" w:cstheme="minorHAnsi"/>
          <w:sz w:val="28"/>
          <w:szCs w:val="28"/>
        </w:rPr>
        <w:t>11</w:t>
      </w:r>
      <w:r w:rsidR="003C4DE8" w:rsidRPr="003C4DE8">
        <w:rPr>
          <w:rFonts w:asciiTheme="minorHAnsi" w:hAnsiTheme="minorHAnsi" w:cstheme="minorHAnsi"/>
          <w:sz w:val="28"/>
          <w:szCs w:val="28"/>
          <w:vertAlign w:val="superscript"/>
        </w:rPr>
        <w:t>th</w:t>
      </w:r>
      <w:r w:rsidR="003C4DE8">
        <w:rPr>
          <w:rFonts w:asciiTheme="minorHAnsi" w:hAnsiTheme="minorHAnsi" w:cstheme="minorHAnsi"/>
          <w:sz w:val="28"/>
          <w:szCs w:val="28"/>
        </w:rPr>
        <w:t xml:space="preserve"> Jun</w:t>
      </w:r>
      <w:r w:rsidR="003C4DE8" w:rsidRPr="003C4DE8">
        <w:rPr>
          <w:rFonts w:asciiTheme="minorHAnsi" w:hAnsiTheme="minorHAnsi" w:cstheme="minorHAnsi"/>
          <w:sz w:val="28"/>
          <w:szCs w:val="28"/>
        </w:rPr>
        <w:t>’19-</w:t>
      </w:r>
      <w:r w:rsidR="003C4DE8">
        <w:rPr>
          <w:rFonts w:asciiTheme="minorHAnsi" w:hAnsiTheme="minorHAnsi" w:cstheme="minorHAnsi"/>
          <w:sz w:val="28"/>
          <w:szCs w:val="28"/>
        </w:rPr>
        <w:t xml:space="preserve"> 9</w:t>
      </w:r>
      <w:r w:rsidR="003C4DE8" w:rsidRPr="003C4DE8">
        <w:rPr>
          <w:rFonts w:asciiTheme="minorHAnsi" w:hAnsiTheme="minorHAnsi" w:cstheme="minorHAnsi"/>
          <w:sz w:val="28"/>
          <w:szCs w:val="28"/>
          <w:vertAlign w:val="superscript"/>
        </w:rPr>
        <w:t>th</w:t>
      </w:r>
      <w:r w:rsidR="003C4DE8">
        <w:rPr>
          <w:rFonts w:asciiTheme="minorHAnsi" w:hAnsiTheme="minorHAnsi" w:cstheme="minorHAnsi"/>
          <w:sz w:val="28"/>
          <w:szCs w:val="28"/>
        </w:rPr>
        <w:t xml:space="preserve"> Jun</w:t>
      </w:r>
      <w:r w:rsidR="003C4DE8" w:rsidRPr="003C4DE8">
        <w:rPr>
          <w:rFonts w:asciiTheme="minorHAnsi" w:hAnsiTheme="minorHAnsi" w:cstheme="minorHAnsi"/>
          <w:sz w:val="28"/>
          <w:szCs w:val="28"/>
        </w:rPr>
        <w:t>’2</w:t>
      </w:r>
      <w:r w:rsidR="003C4DE8">
        <w:rPr>
          <w:rFonts w:asciiTheme="minorHAnsi" w:hAnsiTheme="minorHAnsi" w:cstheme="minorHAnsi"/>
          <w:sz w:val="28"/>
          <w:szCs w:val="28"/>
        </w:rPr>
        <w:t>1</w:t>
      </w:r>
      <w:r w:rsidR="003C4DE8" w:rsidRPr="003C4DE8">
        <w:rPr>
          <w:rFonts w:asciiTheme="minorHAnsi" w:hAnsiTheme="minorHAnsi" w:cstheme="minorHAnsi"/>
          <w:sz w:val="28"/>
          <w:szCs w:val="28"/>
        </w:rPr>
        <w:t xml:space="preserve"> time period</w:t>
      </w:r>
      <w:r w:rsidR="00DE666B">
        <w:rPr>
          <w:rFonts w:asciiTheme="minorHAnsi" w:hAnsiTheme="minorHAnsi" w:cstheme="minorHAnsi"/>
          <w:sz w:val="28"/>
          <w:szCs w:val="28"/>
        </w:rPr>
        <w:t>.</w:t>
      </w:r>
    </w:p>
    <w:p w14:paraId="72C6462F" w14:textId="77777777" w:rsidR="00DB7A68" w:rsidRPr="007738D9" w:rsidRDefault="00DB7A68" w:rsidP="007738D9">
      <w:pPr>
        <w:pStyle w:val="ListParagraph"/>
        <w:spacing w:after="160" w:line="259" w:lineRule="auto"/>
        <w:jc w:val="both"/>
        <w:rPr>
          <w:rFonts w:asciiTheme="minorHAnsi" w:hAnsiTheme="minorHAnsi" w:cstheme="minorHAnsi"/>
          <w:sz w:val="28"/>
          <w:szCs w:val="28"/>
        </w:rPr>
      </w:pPr>
    </w:p>
    <w:p w14:paraId="6B47E9F1" w14:textId="6F705647" w:rsidR="001D3A85" w:rsidRDefault="00B33A8C" w:rsidP="001D3A85">
      <w:pPr>
        <w:pStyle w:val="ListParagraph"/>
        <w:spacing w:after="160" w:line="259" w:lineRule="auto"/>
        <w:jc w:val="both"/>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6F7B8C25" wp14:editId="6808E0F6">
            <wp:extent cx="5960235" cy="30968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72877" cy="3103464"/>
                    </a:xfrm>
                    <a:prstGeom prst="rect">
                      <a:avLst/>
                    </a:prstGeom>
                    <a:noFill/>
                  </pic:spPr>
                </pic:pic>
              </a:graphicData>
            </a:graphic>
          </wp:inline>
        </w:drawing>
      </w:r>
    </w:p>
    <w:p w14:paraId="6DB94FA7" w14:textId="77777777" w:rsidR="001D3A85" w:rsidRDefault="001D3A85" w:rsidP="001D3A85">
      <w:pPr>
        <w:pStyle w:val="ListParagraph"/>
        <w:spacing w:after="160" w:line="259" w:lineRule="auto"/>
        <w:jc w:val="both"/>
        <w:rPr>
          <w:rFonts w:asciiTheme="minorHAnsi" w:hAnsiTheme="minorHAnsi" w:cstheme="minorHAnsi"/>
          <w:b/>
          <w:bCs/>
          <w:sz w:val="28"/>
          <w:szCs w:val="28"/>
        </w:rPr>
      </w:pPr>
    </w:p>
    <w:p w14:paraId="1B4EB72F" w14:textId="355767A5" w:rsidR="00512F40" w:rsidRPr="00993EE4" w:rsidRDefault="00993EE4" w:rsidP="00993EE4">
      <w:pPr>
        <w:spacing w:after="160" w:line="259" w:lineRule="auto"/>
        <w:ind w:left="360"/>
        <w:jc w:val="both"/>
        <w:rPr>
          <w:rFonts w:cstheme="minorHAnsi"/>
          <w:sz w:val="28"/>
          <w:szCs w:val="28"/>
        </w:rPr>
      </w:pPr>
      <w:r>
        <w:rPr>
          <w:rFonts w:cstheme="minorHAnsi"/>
          <w:b/>
          <w:bCs/>
          <w:sz w:val="28"/>
          <w:szCs w:val="28"/>
        </w:rPr>
        <w:t>b)</w:t>
      </w:r>
      <w:r w:rsidRPr="00993EE4">
        <w:rPr>
          <w:rFonts w:cstheme="minorHAnsi"/>
          <w:b/>
          <w:bCs/>
          <w:sz w:val="28"/>
          <w:szCs w:val="28"/>
        </w:rPr>
        <w:t xml:space="preserve"> </w:t>
      </w:r>
      <w:r w:rsidR="00FA36E2">
        <w:rPr>
          <w:rFonts w:cstheme="minorHAnsi"/>
          <w:b/>
          <w:bCs/>
          <w:sz w:val="28"/>
          <w:szCs w:val="28"/>
        </w:rPr>
        <w:t xml:space="preserve"> </w:t>
      </w:r>
      <w:r w:rsidR="00512F40" w:rsidRPr="00993EE4">
        <w:rPr>
          <w:rFonts w:cstheme="minorHAnsi"/>
          <w:b/>
          <w:bCs/>
          <w:sz w:val="28"/>
          <w:szCs w:val="28"/>
        </w:rPr>
        <w:t>Non-</w:t>
      </w:r>
      <w:r w:rsidR="007738D9" w:rsidRPr="00993EE4">
        <w:rPr>
          <w:rFonts w:cstheme="minorHAnsi"/>
          <w:b/>
          <w:bCs/>
          <w:sz w:val="28"/>
          <w:szCs w:val="28"/>
        </w:rPr>
        <w:t xml:space="preserve">Media: </w:t>
      </w:r>
      <w:r w:rsidR="001D3A85" w:rsidRPr="00993EE4">
        <w:rPr>
          <w:rFonts w:cstheme="minorHAnsi"/>
          <w:sz w:val="28"/>
          <w:szCs w:val="28"/>
        </w:rPr>
        <w:t>Total Promotion CAC was 24.3EUR, while the Event costs has lower CAC (8.2 EUR) compared to Referrals and Sign ups.</w:t>
      </w:r>
    </w:p>
    <w:p w14:paraId="70384A1E" w14:textId="77777777" w:rsidR="00B33A8C" w:rsidRPr="001D3A85" w:rsidRDefault="00B33A8C" w:rsidP="00B33A8C">
      <w:pPr>
        <w:pStyle w:val="ListParagraph"/>
        <w:spacing w:after="160" w:line="259" w:lineRule="auto"/>
        <w:jc w:val="both"/>
        <w:rPr>
          <w:rFonts w:asciiTheme="minorHAnsi" w:hAnsiTheme="minorHAnsi" w:cstheme="minorHAnsi"/>
          <w:sz w:val="28"/>
          <w:szCs w:val="28"/>
        </w:rPr>
      </w:pPr>
    </w:p>
    <w:p w14:paraId="37CAD7A1" w14:textId="3E4C7C0B" w:rsidR="007738D9" w:rsidRPr="00512F40" w:rsidRDefault="00B33A8C" w:rsidP="007738D9">
      <w:pPr>
        <w:pStyle w:val="ListParagraph"/>
        <w:spacing w:after="160" w:line="259" w:lineRule="auto"/>
        <w:jc w:val="both"/>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1C509E3A" wp14:editId="64ABBEDE">
            <wp:extent cx="5934075" cy="25335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59278" cy="2544296"/>
                    </a:xfrm>
                    <a:prstGeom prst="rect">
                      <a:avLst/>
                    </a:prstGeom>
                    <a:noFill/>
                  </pic:spPr>
                </pic:pic>
              </a:graphicData>
            </a:graphic>
          </wp:inline>
        </w:drawing>
      </w:r>
    </w:p>
    <w:p w14:paraId="0AC81094" w14:textId="77777777" w:rsidR="003B0DF4" w:rsidRDefault="003B0DF4" w:rsidP="00944D02">
      <w:pPr>
        <w:pStyle w:val="Default"/>
        <w:spacing w:before="120" w:after="120"/>
        <w:rPr>
          <w:rFonts w:asciiTheme="minorHAnsi" w:hAnsiTheme="minorHAnsi" w:cstheme="minorHAnsi"/>
          <w:sz w:val="28"/>
          <w:szCs w:val="28"/>
        </w:rPr>
      </w:pPr>
    </w:p>
    <w:p w14:paraId="2A139FCB" w14:textId="11A98806" w:rsidR="003B0DF4" w:rsidRPr="00BA7C50" w:rsidRDefault="00DB7A68" w:rsidP="00BA7C50">
      <w:pPr>
        <w:pStyle w:val="Default"/>
        <w:numPr>
          <w:ilvl w:val="0"/>
          <w:numId w:val="49"/>
        </w:numPr>
        <w:spacing w:before="120" w:after="120"/>
        <w:rPr>
          <w:rFonts w:asciiTheme="minorHAnsi" w:hAnsiTheme="minorHAnsi" w:cstheme="minorHAnsi"/>
          <w:b/>
          <w:bCs/>
          <w:sz w:val="28"/>
          <w:szCs w:val="28"/>
        </w:rPr>
      </w:pPr>
      <w:r w:rsidRPr="00DB7A68">
        <w:rPr>
          <w:rFonts w:asciiTheme="minorHAnsi" w:hAnsiTheme="minorHAnsi" w:cstheme="minorHAnsi"/>
          <w:b/>
          <w:bCs/>
          <w:sz w:val="28"/>
          <w:szCs w:val="28"/>
        </w:rPr>
        <w:t xml:space="preserve">Forecasting Model Fits – </w:t>
      </w:r>
      <w:r w:rsidR="00A42AA2">
        <w:rPr>
          <w:rFonts w:asciiTheme="minorHAnsi" w:hAnsiTheme="minorHAnsi" w:cstheme="minorHAnsi"/>
          <w:b/>
          <w:bCs/>
          <w:sz w:val="28"/>
          <w:szCs w:val="28"/>
        </w:rPr>
        <w:t xml:space="preserve">First time </w:t>
      </w:r>
      <w:r w:rsidRPr="00DB7A68">
        <w:rPr>
          <w:rFonts w:asciiTheme="minorHAnsi" w:hAnsiTheme="minorHAnsi" w:cstheme="minorHAnsi"/>
          <w:b/>
          <w:bCs/>
          <w:sz w:val="28"/>
          <w:szCs w:val="28"/>
        </w:rPr>
        <w:t>Activations KPI</w:t>
      </w:r>
    </w:p>
    <w:p w14:paraId="50C5BB1D" w14:textId="1DE1BEB4" w:rsidR="00DB7A68" w:rsidRDefault="00DB7A68" w:rsidP="001A21F7">
      <w:pPr>
        <w:pStyle w:val="Default"/>
        <w:numPr>
          <w:ilvl w:val="0"/>
          <w:numId w:val="66"/>
        </w:numPr>
        <w:spacing w:before="120" w:after="120"/>
        <w:rPr>
          <w:rFonts w:asciiTheme="minorHAnsi" w:hAnsiTheme="minorHAnsi" w:cstheme="minorHAnsi"/>
          <w:sz w:val="28"/>
          <w:szCs w:val="28"/>
        </w:rPr>
      </w:pPr>
      <w:r w:rsidRPr="00DB7A68">
        <w:rPr>
          <w:rFonts w:asciiTheme="minorHAnsi" w:hAnsiTheme="minorHAnsi" w:cstheme="minorHAnsi"/>
          <w:sz w:val="28"/>
          <w:szCs w:val="28"/>
        </w:rPr>
        <w:t>Model validation is done by predicting the activations for</w:t>
      </w:r>
      <w:r>
        <w:rPr>
          <w:rFonts w:asciiTheme="minorHAnsi" w:hAnsiTheme="minorHAnsi" w:cstheme="minorHAnsi"/>
          <w:sz w:val="28"/>
          <w:szCs w:val="28"/>
        </w:rPr>
        <w:t xml:space="preserve"> 6 months Jan’21 – Jun’21 (holdout period) of data and the prediction was fairly accurate.</w:t>
      </w:r>
    </w:p>
    <w:p w14:paraId="785DCC0A" w14:textId="6F54FDAC" w:rsidR="00D8742F" w:rsidRDefault="00D8742F" w:rsidP="00DB7A68">
      <w:pPr>
        <w:pStyle w:val="Default"/>
        <w:spacing w:before="120" w:after="120"/>
        <w:ind w:left="720"/>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43B082C6" wp14:editId="5C778096">
            <wp:extent cx="5836285" cy="2090912"/>
            <wp:effectExtent l="0" t="0" r="0" b="5080"/>
            <wp:docPr id="415761" name="Picture 41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60161" cy="2099466"/>
                    </a:xfrm>
                    <a:prstGeom prst="rect">
                      <a:avLst/>
                    </a:prstGeom>
                    <a:noFill/>
                  </pic:spPr>
                </pic:pic>
              </a:graphicData>
            </a:graphic>
          </wp:inline>
        </w:drawing>
      </w:r>
    </w:p>
    <w:tbl>
      <w:tblPr>
        <w:tblW w:w="7200" w:type="dxa"/>
        <w:tblInd w:w="1795" w:type="dxa"/>
        <w:tblCellMar>
          <w:top w:w="15" w:type="dxa"/>
        </w:tblCellMar>
        <w:tblLook w:val="04A0" w:firstRow="1" w:lastRow="0" w:firstColumn="1" w:lastColumn="0" w:noHBand="0" w:noVBand="1"/>
      </w:tblPr>
      <w:tblGrid>
        <w:gridCol w:w="3600"/>
        <w:gridCol w:w="3600"/>
      </w:tblGrid>
      <w:tr w:rsidR="001A21F7" w:rsidRPr="00D8742F" w14:paraId="2AC861AB" w14:textId="77777777" w:rsidTr="00E8670A">
        <w:trPr>
          <w:trHeight w:val="432"/>
        </w:trPr>
        <w:tc>
          <w:tcPr>
            <w:tcW w:w="72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AA298AF" w14:textId="1D99C9FB" w:rsidR="001A21F7" w:rsidRPr="00D8742F" w:rsidRDefault="001A21F7" w:rsidP="00D8742F">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Daily Model Statistics</w:t>
            </w:r>
          </w:p>
        </w:tc>
      </w:tr>
      <w:tr w:rsidR="00D8742F" w:rsidRPr="00D8742F" w14:paraId="77DEA8DE" w14:textId="77777777" w:rsidTr="005F35B2">
        <w:trPr>
          <w:trHeight w:val="432"/>
        </w:trPr>
        <w:tc>
          <w:tcPr>
            <w:tcW w:w="3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DC0B8" w14:textId="6F2313BB" w:rsidR="00D8742F" w:rsidRPr="00D8742F" w:rsidRDefault="00D8742F" w:rsidP="00D8742F">
            <w:pPr>
              <w:spacing w:after="0" w:line="240" w:lineRule="auto"/>
              <w:jc w:val="center"/>
              <w:rPr>
                <w:rFonts w:ascii="Calibri" w:eastAsia="Times New Roman" w:hAnsi="Calibri" w:cs="Calibri"/>
                <w:b/>
                <w:bCs/>
                <w:color w:val="000000"/>
                <w:lang w:val="en-IN" w:eastAsia="en-IN"/>
              </w:rPr>
            </w:pPr>
            <w:r w:rsidRPr="00D8742F">
              <w:rPr>
                <w:rFonts w:ascii="Calibri" w:eastAsia="Times New Roman" w:hAnsi="Calibri" w:cs="Calibri"/>
                <w:b/>
                <w:bCs/>
                <w:color w:val="000000"/>
                <w:lang w:val="en-IN" w:eastAsia="en-IN"/>
              </w:rPr>
              <w:t>R</w:t>
            </w:r>
            <w:r w:rsidR="001A21F7">
              <w:rPr>
                <w:rFonts w:ascii="Calibri" w:eastAsia="Times New Roman" w:hAnsi="Calibri" w:cs="Calibri"/>
                <w:b/>
                <w:bCs/>
                <w:color w:val="000000"/>
                <w:lang w:val="en-IN" w:eastAsia="en-IN"/>
              </w:rPr>
              <w:t xml:space="preserve"> Square</w:t>
            </w:r>
          </w:p>
        </w:tc>
        <w:tc>
          <w:tcPr>
            <w:tcW w:w="3600" w:type="dxa"/>
            <w:tcBorders>
              <w:top w:val="single" w:sz="4" w:space="0" w:color="auto"/>
              <w:left w:val="nil"/>
              <w:bottom w:val="single" w:sz="4" w:space="0" w:color="auto"/>
              <w:right w:val="single" w:sz="4" w:space="0" w:color="auto"/>
            </w:tcBorders>
            <w:shd w:val="clear" w:color="auto" w:fill="auto"/>
            <w:noWrap/>
            <w:vAlign w:val="center"/>
            <w:hideMark/>
          </w:tcPr>
          <w:p w14:paraId="36871934" w14:textId="77777777" w:rsidR="00D8742F" w:rsidRPr="00D8742F" w:rsidRDefault="00D8742F" w:rsidP="00D8742F">
            <w:pPr>
              <w:spacing w:after="0" w:line="240" w:lineRule="auto"/>
              <w:jc w:val="center"/>
              <w:rPr>
                <w:rFonts w:ascii="Calibri" w:eastAsia="Times New Roman" w:hAnsi="Calibri" w:cs="Calibri"/>
                <w:b/>
                <w:bCs/>
                <w:color w:val="000000"/>
                <w:lang w:val="en-IN" w:eastAsia="en-IN"/>
              </w:rPr>
            </w:pPr>
            <w:r w:rsidRPr="00D8742F">
              <w:rPr>
                <w:rFonts w:ascii="Calibri" w:eastAsia="Times New Roman" w:hAnsi="Calibri" w:cs="Calibri"/>
                <w:b/>
                <w:bCs/>
                <w:color w:val="000000"/>
                <w:lang w:val="en-IN" w:eastAsia="en-IN"/>
              </w:rPr>
              <w:t>96.0%</w:t>
            </w:r>
          </w:p>
        </w:tc>
      </w:tr>
      <w:tr w:rsidR="00D8742F" w:rsidRPr="00D8742F" w14:paraId="21B25681" w14:textId="77777777" w:rsidTr="005F35B2">
        <w:trPr>
          <w:trHeight w:val="432"/>
        </w:trPr>
        <w:tc>
          <w:tcPr>
            <w:tcW w:w="3600" w:type="dxa"/>
            <w:tcBorders>
              <w:top w:val="nil"/>
              <w:left w:val="single" w:sz="4" w:space="0" w:color="auto"/>
              <w:bottom w:val="single" w:sz="4" w:space="0" w:color="auto"/>
              <w:right w:val="single" w:sz="4" w:space="0" w:color="auto"/>
            </w:tcBorders>
            <w:shd w:val="clear" w:color="auto" w:fill="auto"/>
            <w:noWrap/>
            <w:vAlign w:val="center"/>
            <w:hideMark/>
          </w:tcPr>
          <w:p w14:paraId="340149B4" w14:textId="77777777" w:rsidR="00D8742F" w:rsidRPr="00D8742F" w:rsidRDefault="00D8742F" w:rsidP="00D8742F">
            <w:pPr>
              <w:spacing w:after="0" w:line="240" w:lineRule="auto"/>
              <w:jc w:val="center"/>
              <w:rPr>
                <w:rFonts w:ascii="Calibri" w:eastAsia="Times New Roman" w:hAnsi="Calibri" w:cs="Calibri"/>
                <w:b/>
                <w:bCs/>
                <w:color w:val="000000"/>
                <w:lang w:val="en-IN" w:eastAsia="en-IN"/>
              </w:rPr>
            </w:pPr>
            <w:r w:rsidRPr="00D8742F">
              <w:rPr>
                <w:rFonts w:ascii="Calibri" w:eastAsia="Times New Roman" w:hAnsi="Calibri" w:cs="Calibri"/>
                <w:b/>
                <w:bCs/>
                <w:color w:val="000000"/>
                <w:lang w:val="en-IN" w:eastAsia="en-IN"/>
              </w:rPr>
              <w:t>MAPE</w:t>
            </w:r>
          </w:p>
        </w:tc>
        <w:tc>
          <w:tcPr>
            <w:tcW w:w="3600" w:type="dxa"/>
            <w:tcBorders>
              <w:top w:val="nil"/>
              <w:left w:val="nil"/>
              <w:bottom w:val="single" w:sz="4" w:space="0" w:color="auto"/>
              <w:right w:val="single" w:sz="4" w:space="0" w:color="auto"/>
            </w:tcBorders>
            <w:shd w:val="clear" w:color="auto" w:fill="auto"/>
            <w:noWrap/>
            <w:vAlign w:val="center"/>
            <w:hideMark/>
          </w:tcPr>
          <w:p w14:paraId="30755E60" w14:textId="77777777" w:rsidR="00D8742F" w:rsidRPr="00D8742F" w:rsidRDefault="00D8742F" w:rsidP="00D8742F">
            <w:pPr>
              <w:spacing w:after="0" w:line="240" w:lineRule="auto"/>
              <w:jc w:val="center"/>
              <w:rPr>
                <w:rFonts w:ascii="Calibri" w:eastAsia="Times New Roman" w:hAnsi="Calibri" w:cs="Calibri"/>
                <w:b/>
                <w:bCs/>
                <w:color w:val="000000"/>
                <w:lang w:val="en-IN" w:eastAsia="en-IN"/>
              </w:rPr>
            </w:pPr>
            <w:r w:rsidRPr="00D8742F">
              <w:rPr>
                <w:rFonts w:ascii="Calibri" w:eastAsia="Times New Roman" w:hAnsi="Calibri" w:cs="Calibri"/>
                <w:b/>
                <w:bCs/>
                <w:color w:val="000000"/>
                <w:lang w:val="en-IN" w:eastAsia="en-IN"/>
              </w:rPr>
              <w:t>17.5%</w:t>
            </w:r>
          </w:p>
        </w:tc>
      </w:tr>
      <w:tr w:rsidR="00D8742F" w:rsidRPr="00D8742F" w14:paraId="33061020" w14:textId="77777777" w:rsidTr="005F35B2">
        <w:trPr>
          <w:trHeight w:val="432"/>
        </w:trPr>
        <w:tc>
          <w:tcPr>
            <w:tcW w:w="3600" w:type="dxa"/>
            <w:tcBorders>
              <w:top w:val="nil"/>
              <w:left w:val="single" w:sz="4" w:space="0" w:color="auto"/>
              <w:bottom w:val="single" w:sz="4" w:space="0" w:color="auto"/>
              <w:right w:val="single" w:sz="4" w:space="0" w:color="auto"/>
            </w:tcBorders>
            <w:shd w:val="clear" w:color="auto" w:fill="auto"/>
            <w:vAlign w:val="center"/>
            <w:hideMark/>
          </w:tcPr>
          <w:p w14:paraId="51AD4D3B" w14:textId="5C012623" w:rsidR="00D8742F" w:rsidRPr="00D8742F" w:rsidRDefault="00D8742F" w:rsidP="00D8742F">
            <w:pPr>
              <w:spacing w:after="0" w:line="240" w:lineRule="auto"/>
              <w:jc w:val="center"/>
              <w:rPr>
                <w:rFonts w:ascii="Calibri" w:eastAsia="Times New Roman" w:hAnsi="Calibri" w:cs="Calibri"/>
                <w:b/>
                <w:bCs/>
                <w:color w:val="000000"/>
                <w:lang w:val="en-IN" w:eastAsia="en-IN"/>
              </w:rPr>
            </w:pPr>
            <w:r w:rsidRPr="00D8742F">
              <w:rPr>
                <w:rFonts w:ascii="Calibri" w:eastAsia="Times New Roman" w:hAnsi="Calibri" w:cs="Calibri"/>
                <w:b/>
                <w:bCs/>
                <w:color w:val="000000"/>
                <w:lang w:val="en-IN" w:eastAsia="en-IN"/>
              </w:rPr>
              <w:t>Hold Out MAPE (6 Months)</w:t>
            </w:r>
          </w:p>
        </w:tc>
        <w:tc>
          <w:tcPr>
            <w:tcW w:w="3600" w:type="dxa"/>
            <w:tcBorders>
              <w:top w:val="nil"/>
              <w:left w:val="single" w:sz="4" w:space="0" w:color="auto"/>
              <w:bottom w:val="single" w:sz="4" w:space="0" w:color="auto"/>
              <w:right w:val="single" w:sz="4" w:space="0" w:color="auto"/>
            </w:tcBorders>
            <w:shd w:val="clear" w:color="auto" w:fill="auto"/>
            <w:noWrap/>
            <w:vAlign w:val="center"/>
            <w:hideMark/>
          </w:tcPr>
          <w:p w14:paraId="41F4E7B3" w14:textId="77777777" w:rsidR="00D8742F" w:rsidRDefault="00D8742F" w:rsidP="00D8742F">
            <w:pPr>
              <w:spacing w:after="0" w:line="240" w:lineRule="auto"/>
              <w:jc w:val="center"/>
              <w:rPr>
                <w:rFonts w:ascii="Calibri" w:eastAsia="Times New Roman" w:hAnsi="Calibri" w:cs="Calibri"/>
                <w:b/>
                <w:bCs/>
                <w:color w:val="000000"/>
                <w:lang w:val="en-IN" w:eastAsia="en-IN"/>
              </w:rPr>
            </w:pPr>
            <w:r w:rsidRPr="00D8742F">
              <w:rPr>
                <w:rFonts w:ascii="Calibri" w:eastAsia="Times New Roman" w:hAnsi="Calibri" w:cs="Calibri"/>
                <w:b/>
                <w:bCs/>
                <w:color w:val="000000"/>
                <w:lang w:val="en-IN" w:eastAsia="en-IN"/>
              </w:rPr>
              <w:t>21.7%</w:t>
            </w:r>
          </w:p>
          <w:p w14:paraId="0078BD62" w14:textId="3830C4A6" w:rsidR="003B0DF4" w:rsidRPr="00D8742F" w:rsidRDefault="003B0DF4" w:rsidP="00D8742F">
            <w:pPr>
              <w:spacing w:after="0" w:line="240" w:lineRule="auto"/>
              <w:jc w:val="center"/>
              <w:rPr>
                <w:rFonts w:ascii="Calibri" w:eastAsia="Times New Roman" w:hAnsi="Calibri" w:cs="Calibri"/>
                <w:b/>
                <w:bCs/>
                <w:color w:val="000000"/>
                <w:lang w:val="en-IN" w:eastAsia="en-IN"/>
              </w:rPr>
            </w:pPr>
          </w:p>
        </w:tc>
      </w:tr>
    </w:tbl>
    <w:p w14:paraId="63D612C1" w14:textId="269A6DA0" w:rsidR="00E22DAD" w:rsidRDefault="00E22DAD" w:rsidP="00C949A2">
      <w:pPr>
        <w:pStyle w:val="Default"/>
        <w:spacing w:before="120" w:after="120"/>
        <w:rPr>
          <w:rFonts w:asciiTheme="minorHAnsi" w:hAnsiTheme="minorHAnsi" w:cstheme="minorHAnsi"/>
          <w:sz w:val="28"/>
          <w:szCs w:val="28"/>
        </w:rPr>
      </w:pPr>
    </w:p>
    <w:p w14:paraId="0D6C621A" w14:textId="77777777" w:rsidR="00E22DAD" w:rsidRDefault="00E22DAD" w:rsidP="00E22DAD">
      <w:pPr>
        <w:pStyle w:val="Default"/>
        <w:spacing w:before="120" w:after="120"/>
        <w:ind w:left="720"/>
        <w:rPr>
          <w:rFonts w:asciiTheme="minorHAnsi" w:hAnsiTheme="minorHAnsi" w:cstheme="minorHAnsi"/>
          <w:sz w:val="28"/>
          <w:szCs w:val="28"/>
        </w:rPr>
      </w:pPr>
    </w:p>
    <w:p w14:paraId="085423A1" w14:textId="798CB14F" w:rsidR="0073117C" w:rsidRDefault="001A21F7" w:rsidP="001A21F7">
      <w:pPr>
        <w:pStyle w:val="Default"/>
        <w:numPr>
          <w:ilvl w:val="0"/>
          <w:numId w:val="66"/>
        </w:numPr>
        <w:spacing w:before="120" w:after="120"/>
        <w:rPr>
          <w:rFonts w:asciiTheme="minorHAnsi" w:hAnsiTheme="minorHAnsi" w:cstheme="minorHAnsi"/>
          <w:sz w:val="28"/>
          <w:szCs w:val="28"/>
        </w:rPr>
      </w:pPr>
      <w:r>
        <w:rPr>
          <w:rFonts w:asciiTheme="minorHAnsi" w:hAnsiTheme="minorHAnsi" w:cstheme="minorHAnsi"/>
          <w:sz w:val="28"/>
          <w:szCs w:val="28"/>
        </w:rPr>
        <w:t xml:space="preserve">Further ran the model validation using additional two months of data </w:t>
      </w:r>
      <w:r w:rsidRPr="001A21F7">
        <w:rPr>
          <w:rFonts w:asciiTheme="minorHAnsi" w:hAnsiTheme="minorHAnsi" w:cstheme="minorHAnsi"/>
          <w:sz w:val="28"/>
          <w:szCs w:val="28"/>
        </w:rPr>
        <w:t xml:space="preserve">(1st </w:t>
      </w:r>
      <w:r w:rsidR="0073117C">
        <w:rPr>
          <w:rFonts w:asciiTheme="minorHAnsi" w:hAnsiTheme="minorHAnsi" w:cstheme="minorHAnsi"/>
          <w:sz w:val="28"/>
          <w:szCs w:val="28"/>
        </w:rPr>
        <w:t>Apr</w:t>
      </w:r>
      <w:r>
        <w:rPr>
          <w:rFonts w:asciiTheme="minorHAnsi" w:hAnsiTheme="minorHAnsi" w:cstheme="minorHAnsi"/>
          <w:sz w:val="28"/>
          <w:szCs w:val="28"/>
        </w:rPr>
        <w:t>’</w:t>
      </w:r>
      <w:r w:rsidRPr="001A21F7">
        <w:rPr>
          <w:rFonts w:asciiTheme="minorHAnsi" w:hAnsiTheme="minorHAnsi" w:cstheme="minorHAnsi"/>
          <w:sz w:val="28"/>
          <w:szCs w:val="28"/>
        </w:rPr>
        <w:t>21 to 9th Jun</w:t>
      </w:r>
      <w:r>
        <w:rPr>
          <w:rFonts w:asciiTheme="minorHAnsi" w:hAnsiTheme="minorHAnsi" w:cstheme="minorHAnsi"/>
          <w:sz w:val="28"/>
          <w:szCs w:val="28"/>
        </w:rPr>
        <w:t>’</w:t>
      </w:r>
      <w:r w:rsidRPr="001A21F7">
        <w:rPr>
          <w:rFonts w:asciiTheme="minorHAnsi" w:hAnsiTheme="minorHAnsi" w:cstheme="minorHAnsi"/>
          <w:sz w:val="28"/>
          <w:szCs w:val="28"/>
        </w:rPr>
        <w:t>21)</w:t>
      </w:r>
    </w:p>
    <w:p w14:paraId="7AD0C6C5" w14:textId="1EE79F46" w:rsidR="0073117C" w:rsidRDefault="0073117C" w:rsidP="0073117C">
      <w:pPr>
        <w:pStyle w:val="Default"/>
        <w:spacing w:before="120" w:after="120"/>
        <w:ind w:left="720"/>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14:anchorId="100755C8" wp14:editId="2270A781">
            <wp:extent cx="5902960" cy="2114799"/>
            <wp:effectExtent l="0" t="0" r="2540" b="0"/>
            <wp:docPr id="415764" name="Picture 41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4256" cy="2129594"/>
                    </a:xfrm>
                    <a:prstGeom prst="rect">
                      <a:avLst/>
                    </a:prstGeom>
                    <a:noFill/>
                  </pic:spPr>
                </pic:pic>
              </a:graphicData>
            </a:graphic>
          </wp:inline>
        </w:drawing>
      </w:r>
    </w:p>
    <w:tbl>
      <w:tblPr>
        <w:tblW w:w="7200" w:type="dxa"/>
        <w:tblInd w:w="1795" w:type="dxa"/>
        <w:tblCellMar>
          <w:top w:w="15" w:type="dxa"/>
        </w:tblCellMar>
        <w:tblLook w:val="04A0" w:firstRow="1" w:lastRow="0" w:firstColumn="1" w:lastColumn="0" w:noHBand="0" w:noVBand="1"/>
      </w:tblPr>
      <w:tblGrid>
        <w:gridCol w:w="3600"/>
        <w:gridCol w:w="3600"/>
      </w:tblGrid>
      <w:tr w:rsidR="001A21F7" w:rsidRPr="00D8742F" w14:paraId="50257F85" w14:textId="77777777" w:rsidTr="00AD5C00">
        <w:trPr>
          <w:trHeight w:val="432"/>
        </w:trPr>
        <w:tc>
          <w:tcPr>
            <w:tcW w:w="72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A357710" w14:textId="77777777" w:rsidR="001A21F7" w:rsidRPr="00D8742F" w:rsidRDefault="001A21F7" w:rsidP="00AD5C00">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Daily Model Statistics</w:t>
            </w:r>
          </w:p>
        </w:tc>
      </w:tr>
      <w:tr w:rsidR="001A21F7" w:rsidRPr="00D8742F" w14:paraId="70C0760A" w14:textId="77777777" w:rsidTr="00AD5C00">
        <w:trPr>
          <w:trHeight w:val="432"/>
        </w:trPr>
        <w:tc>
          <w:tcPr>
            <w:tcW w:w="3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9A01EF" w14:textId="77777777" w:rsidR="001A21F7" w:rsidRPr="00D8742F" w:rsidRDefault="001A21F7" w:rsidP="00AD5C00">
            <w:pPr>
              <w:spacing w:after="0" w:line="240" w:lineRule="auto"/>
              <w:jc w:val="center"/>
              <w:rPr>
                <w:rFonts w:ascii="Calibri" w:eastAsia="Times New Roman" w:hAnsi="Calibri" w:cs="Calibri"/>
                <w:b/>
                <w:bCs/>
                <w:color w:val="000000"/>
                <w:lang w:val="en-IN" w:eastAsia="en-IN"/>
              </w:rPr>
            </w:pPr>
            <w:r w:rsidRPr="00D8742F">
              <w:rPr>
                <w:rFonts w:ascii="Calibri" w:eastAsia="Times New Roman" w:hAnsi="Calibri" w:cs="Calibri"/>
                <w:b/>
                <w:bCs/>
                <w:color w:val="000000"/>
                <w:lang w:val="en-IN" w:eastAsia="en-IN"/>
              </w:rPr>
              <w:t>R</w:t>
            </w:r>
            <w:r>
              <w:rPr>
                <w:rFonts w:ascii="Calibri" w:eastAsia="Times New Roman" w:hAnsi="Calibri" w:cs="Calibri"/>
                <w:b/>
                <w:bCs/>
                <w:color w:val="000000"/>
                <w:lang w:val="en-IN" w:eastAsia="en-IN"/>
              </w:rPr>
              <w:t xml:space="preserve"> Square</w:t>
            </w:r>
          </w:p>
        </w:tc>
        <w:tc>
          <w:tcPr>
            <w:tcW w:w="3600" w:type="dxa"/>
            <w:tcBorders>
              <w:top w:val="single" w:sz="4" w:space="0" w:color="auto"/>
              <w:left w:val="nil"/>
              <w:bottom w:val="single" w:sz="4" w:space="0" w:color="auto"/>
              <w:right w:val="single" w:sz="4" w:space="0" w:color="auto"/>
            </w:tcBorders>
            <w:shd w:val="clear" w:color="auto" w:fill="auto"/>
            <w:noWrap/>
            <w:vAlign w:val="center"/>
            <w:hideMark/>
          </w:tcPr>
          <w:p w14:paraId="344907E4" w14:textId="2084EA1F" w:rsidR="001A21F7" w:rsidRPr="00D8742F" w:rsidRDefault="001A21F7" w:rsidP="00AD5C00">
            <w:pPr>
              <w:spacing w:after="0" w:line="240" w:lineRule="auto"/>
              <w:jc w:val="center"/>
              <w:rPr>
                <w:rFonts w:ascii="Calibri" w:eastAsia="Times New Roman" w:hAnsi="Calibri" w:cs="Calibri"/>
                <w:b/>
                <w:bCs/>
                <w:color w:val="000000"/>
                <w:lang w:val="en-IN" w:eastAsia="en-IN"/>
              </w:rPr>
            </w:pPr>
            <w:r w:rsidRPr="00D8742F">
              <w:rPr>
                <w:rFonts w:ascii="Calibri" w:eastAsia="Times New Roman" w:hAnsi="Calibri" w:cs="Calibri"/>
                <w:b/>
                <w:bCs/>
                <w:color w:val="000000"/>
                <w:lang w:val="en-IN" w:eastAsia="en-IN"/>
              </w:rPr>
              <w:t>96.</w:t>
            </w:r>
            <w:r>
              <w:rPr>
                <w:rFonts w:ascii="Calibri" w:eastAsia="Times New Roman" w:hAnsi="Calibri" w:cs="Calibri"/>
                <w:b/>
                <w:bCs/>
                <w:color w:val="000000"/>
                <w:lang w:val="en-IN" w:eastAsia="en-IN"/>
              </w:rPr>
              <w:t>1</w:t>
            </w:r>
            <w:r w:rsidRPr="00D8742F">
              <w:rPr>
                <w:rFonts w:ascii="Calibri" w:eastAsia="Times New Roman" w:hAnsi="Calibri" w:cs="Calibri"/>
                <w:b/>
                <w:bCs/>
                <w:color w:val="000000"/>
                <w:lang w:val="en-IN" w:eastAsia="en-IN"/>
              </w:rPr>
              <w:t>%</w:t>
            </w:r>
          </w:p>
        </w:tc>
      </w:tr>
      <w:tr w:rsidR="001A21F7" w:rsidRPr="00D8742F" w14:paraId="002B7C99" w14:textId="77777777" w:rsidTr="00AD5C00">
        <w:trPr>
          <w:trHeight w:val="432"/>
        </w:trPr>
        <w:tc>
          <w:tcPr>
            <w:tcW w:w="3600" w:type="dxa"/>
            <w:tcBorders>
              <w:top w:val="nil"/>
              <w:left w:val="single" w:sz="4" w:space="0" w:color="auto"/>
              <w:bottom w:val="single" w:sz="4" w:space="0" w:color="auto"/>
              <w:right w:val="single" w:sz="4" w:space="0" w:color="auto"/>
            </w:tcBorders>
            <w:shd w:val="clear" w:color="auto" w:fill="auto"/>
            <w:noWrap/>
            <w:vAlign w:val="center"/>
            <w:hideMark/>
          </w:tcPr>
          <w:p w14:paraId="227D5106" w14:textId="77777777" w:rsidR="001A21F7" w:rsidRPr="00D8742F" w:rsidRDefault="001A21F7" w:rsidP="00AD5C00">
            <w:pPr>
              <w:spacing w:after="0" w:line="240" w:lineRule="auto"/>
              <w:jc w:val="center"/>
              <w:rPr>
                <w:rFonts w:ascii="Calibri" w:eastAsia="Times New Roman" w:hAnsi="Calibri" w:cs="Calibri"/>
                <w:b/>
                <w:bCs/>
                <w:color w:val="000000"/>
                <w:lang w:val="en-IN" w:eastAsia="en-IN"/>
              </w:rPr>
            </w:pPr>
            <w:r w:rsidRPr="00D8742F">
              <w:rPr>
                <w:rFonts w:ascii="Calibri" w:eastAsia="Times New Roman" w:hAnsi="Calibri" w:cs="Calibri"/>
                <w:b/>
                <w:bCs/>
                <w:color w:val="000000"/>
                <w:lang w:val="en-IN" w:eastAsia="en-IN"/>
              </w:rPr>
              <w:t>MAPE</w:t>
            </w:r>
          </w:p>
        </w:tc>
        <w:tc>
          <w:tcPr>
            <w:tcW w:w="3600" w:type="dxa"/>
            <w:tcBorders>
              <w:top w:val="nil"/>
              <w:left w:val="nil"/>
              <w:bottom w:val="single" w:sz="4" w:space="0" w:color="auto"/>
              <w:right w:val="single" w:sz="4" w:space="0" w:color="auto"/>
            </w:tcBorders>
            <w:shd w:val="clear" w:color="auto" w:fill="auto"/>
            <w:noWrap/>
            <w:vAlign w:val="center"/>
            <w:hideMark/>
          </w:tcPr>
          <w:p w14:paraId="3C9A2287" w14:textId="6F2429AC" w:rsidR="001A21F7" w:rsidRPr="00D8742F" w:rsidRDefault="001A21F7" w:rsidP="00AD5C00">
            <w:pPr>
              <w:spacing w:after="0" w:line="240" w:lineRule="auto"/>
              <w:jc w:val="center"/>
              <w:rPr>
                <w:rFonts w:ascii="Calibri" w:eastAsia="Times New Roman" w:hAnsi="Calibri" w:cs="Calibri"/>
                <w:b/>
                <w:bCs/>
                <w:color w:val="000000"/>
                <w:lang w:val="en-IN" w:eastAsia="en-IN"/>
              </w:rPr>
            </w:pPr>
            <w:r w:rsidRPr="00D8742F">
              <w:rPr>
                <w:rFonts w:ascii="Calibri" w:eastAsia="Times New Roman" w:hAnsi="Calibri" w:cs="Calibri"/>
                <w:b/>
                <w:bCs/>
                <w:color w:val="000000"/>
                <w:lang w:val="en-IN" w:eastAsia="en-IN"/>
              </w:rPr>
              <w:t>1</w:t>
            </w:r>
            <w:r>
              <w:rPr>
                <w:rFonts w:ascii="Calibri" w:eastAsia="Times New Roman" w:hAnsi="Calibri" w:cs="Calibri"/>
                <w:b/>
                <w:bCs/>
                <w:color w:val="000000"/>
                <w:lang w:val="en-IN" w:eastAsia="en-IN"/>
              </w:rPr>
              <w:t>3.7</w:t>
            </w:r>
            <w:r w:rsidRPr="00D8742F">
              <w:rPr>
                <w:rFonts w:ascii="Calibri" w:eastAsia="Times New Roman" w:hAnsi="Calibri" w:cs="Calibri"/>
                <w:b/>
                <w:bCs/>
                <w:color w:val="000000"/>
                <w:lang w:val="en-IN" w:eastAsia="en-IN"/>
              </w:rPr>
              <w:t>%</w:t>
            </w:r>
          </w:p>
        </w:tc>
      </w:tr>
      <w:tr w:rsidR="001A21F7" w:rsidRPr="00D8742F" w14:paraId="1D7A5982" w14:textId="77777777" w:rsidTr="00AD5C00">
        <w:trPr>
          <w:trHeight w:val="432"/>
        </w:trPr>
        <w:tc>
          <w:tcPr>
            <w:tcW w:w="3600" w:type="dxa"/>
            <w:tcBorders>
              <w:top w:val="nil"/>
              <w:left w:val="single" w:sz="4" w:space="0" w:color="auto"/>
              <w:bottom w:val="single" w:sz="4" w:space="0" w:color="auto"/>
              <w:right w:val="single" w:sz="4" w:space="0" w:color="auto"/>
            </w:tcBorders>
            <w:shd w:val="clear" w:color="auto" w:fill="auto"/>
            <w:vAlign w:val="center"/>
            <w:hideMark/>
          </w:tcPr>
          <w:p w14:paraId="1F57AE1C" w14:textId="77C8F998" w:rsidR="001A21F7" w:rsidRPr="00D8742F" w:rsidRDefault="001A21F7" w:rsidP="00AD5C00">
            <w:pPr>
              <w:spacing w:after="0" w:line="240" w:lineRule="auto"/>
              <w:jc w:val="center"/>
              <w:rPr>
                <w:rFonts w:ascii="Calibri" w:eastAsia="Times New Roman" w:hAnsi="Calibri" w:cs="Calibri"/>
                <w:b/>
                <w:bCs/>
                <w:color w:val="000000"/>
                <w:lang w:val="en-IN" w:eastAsia="en-IN"/>
              </w:rPr>
            </w:pPr>
            <w:r w:rsidRPr="00D8742F">
              <w:rPr>
                <w:rFonts w:ascii="Calibri" w:eastAsia="Times New Roman" w:hAnsi="Calibri" w:cs="Calibri"/>
                <w:b/>
                <w:bCs/>
                <w:color w:val="000000"/>
                <w:lang w:val="en-IN" w:eastAsia="en-IN"/>
              </w:rPr>
              <w:t>Hold Out MAPE (</w:t>
            </w:r>
            <w:r w:rsidR="0073117C">
              <w:rPr>
                <w:rFonts w:ascii="Calibri" w:eastAsia="Times New Roman" w:hAnsi="Calibri" w:cs="Calibri"/>
                <w:b/>
                <w:bCs/>
                <w:color w:val="000000"/>
                <w:lang w:val="en-IN" w:eastAsia="en-IN"/>
              </w:rPr>
              <w:t>2</w:t>
            </w:r>
            <w:r w:rsidRPr="00D8742F">
              <w:rPr>
                <w:rFonts w:ascii="Calibri" w:eastAsia="Times New Roman" w:hAnsi="Calibri" w:cs="Calibri"/>
                <w:b/>
                <w:bCs/>
                <w:color w:val="000000"/>
                <w:lang w:val="en-IN" w:eastAsia="en-IN"/>
              </w:rPr>
              <w:t xml:space="preserve"> Months)</w:t>
            </w:r>
          </w:p>
        </w:tc>
        <w:tc>
          <w:tcPr>
            <w:tcW w:w="3600" w:type="dxa"/>
            <w:tcBorders>
              <w:top w:val="nil"/>
              <w:left w:val="single" w:sz="4" w:space="0" w:color="auto"/>
              <w:bottom w:val="single" w:sz="4" w:space="0" w:color="auto"/>
              <w:right w:val="single" w:sz="4" w:space="0" w:color="auto"/>
            </w:tcBorders>
            <w:shd w:val="clear" w:color="auto" w:fill="auto"/>
            <w:noWrap/>
            <w:vAlign w:val="center"/>
            <w:hideMark/>
          </w:tcPr>
          <w:p w14:paraId="01BF2851" w14:textId="6FA13E22" w:rsidR="001A21F7" w:rsidRPr="00D8742F" w:rsidRDefault="001A21F7" w:rsidP="00AD5C00">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w:t>
            </w:r>
            <w:r w:rsidRPr="00D8742F">
              <w:rPr>
                <w:rFonts w:ascii="Calibri" w:eastAsia="Times New Roman" w:hAnsi="Calibri" w:cs="Calibri"/>
                <w:b/>
                <w:bCs/>
                <w:color w:val="000000"/>
                <w:lang w:val="en-IN" w:eastAsia="en-IN"/>
              </w:rPr>
              <w:t>7</w:t>
            </w:r>
            <w:r>
              <w:rPr>
                <w:rFonts w:ascii="Calibri" w:eastAsia="Times New Roman" w:hAnsi="Calibri" w:cs="Calibri"/>
                <w:b/>
                <w:bCs/>
                <w:color w:val="000000"/>
                <w:lang w:val="en-IN" w:eastAsia="en-IN"/>
              </w:rPr>
              <w:t>.1</w:t>
            </w:r>
            <w:r w:rsidRPr="00D8742F">
              <w:rPr>
                <w:rFonts w:ascii="Calibri" w:eastAsia="Times New Roman" w:hAnsi="Calibri" w:cs="Calibri"/>
                <w:b/>
                <w:bCs/>
                <w:color w:val="000000"/>
                <w:lang w:val="en-IN" w:eastAsia="en-IN"/>
              </w:rPr>
              <w:t>%</w:t>
            </w:r>
          </w:p>
        </w:tc>
      </w:tr>
    </w:tbl>
    <w:p w14:paraId="5AFDEB37" w14:textId="3D3D35A6" w:rsidR="001A21F7" w:rsidRDefault="001A21F7" w:rsidP="001A21F7">
      <w:pPr>
        <w:pStyle w:val="Default"/>
        <w:spacing w:before="120" w:after="120"/>
        <w:ind w:left="720"/>
        <w:rPr>
          <w:rFonts w:asciiTheme="minorHAnsi" w:hAnsiTheme="minorHAnsi" w:cstheme="minorHAnsi"/>
          <w:sz w:val="28"/>
          <w:szCs w:val="28"/>
        </w:rPr>
      </w:pPr>
    </w:p>
    <w:p w14:paraId="703FFEBD" w14:textId="621C85E7" w:rsidR="00944D02" w:rsidRDefault="00944D02" w:rsidP="001A21F7">
      <w:pPr>
        <w:pStyle w:val="Default"/>
        <w:spacing w:before="120" w:after="120"/>
        <w:ind w:left="720"/>
        <w:rPr>
          <w:rFonts w:asciiTheme="minorHAnsi" w:hAnsiTheme="minorHAnsi" w:cstheme="minorHAnsi"/>
          <w:sz w:val="28"/>
          <w:szCs w:val="28"/>
        </w:rPr>
      </w:pPr>
    </w:p>
    <w:p w14:paraId="7B49E8D3" w14:textId="77777777" w:rsidR="00944D02" w:rsidRDefault="00944D02" w:rsidP="001A21F7">
      <w:pPr>
        <w:pStyle w:val="Default"/>
        <w:spacing w:before="120" w:after="120"/>
        <w:ind w:left="720"/>
        <w:rPr>
          <w:rFonts w:asciiTheme="minorHAnsi" w:hAnsiTheme="minorHAnsi" w:cstheme="minorHAnsi"/>
          <w:sz w:val="28"/>
          <w:szCs w:val="28"/>
        </w:rPr>
      </w:pPr>
    </w:p>
    <w:p w14:paraId="1883A4E4" w14:textId="77777777" w:rsidR="001A21F7" w:rsidRPr="00DB7A68" w:rsidRDefault="001A21F7" w:rsidP="001A21F7">
      <w:pPr>
        <w:pStyle w:val="Default"/>
        <w:spacing w:before="120" w:after="120"/>
        <w:ind w:left="720"/>
        <w:rPr>
          <w:rFonts w:asciiTheme="minorHAnsi" w:hAnsiTheme="minorHAnsi" w:cstheme="minorHAnsi"/>
          <w:sz w:val="28"/>
          <w:szCs w:val="28"/>
        </w:rPr>
      </w:pPr>
    </w:p>
    <w:p w14:paraId="638FD185" w14:textId="1F65C21F" w:rsidR="008E7793" w:rsidRDefault="008E7793" w:rsidP="008E7793">
      <w:pPr>
        <w:pStyle w:val="Default"/>
        <w:spacing w:before="120" w:after="120"/>
        <w:ind w:left="720"/>
        <w:rPr>
          <w:rFonts w:asciiTheme="minorHAnsi" w:hAnsiTheme="minorHAnsi" w:cstheme="minorHAnsi"/>
          <w:sz w:val="28"/>
          <w:szCs w:val="28"/>
        </w:rPr>
      </w:pPr>
    </w:p>
    <w:p w14:paraId="1DD4DAD5" w14:textId="09DBE05E" w:rsidR="008E7793" w:rsidRDefault="008E7793" w:rsidP="008E7793">
      <w:pPr>
        <w:pStyle w:val="Default"/>
        <w:spacing w:before="120" w:after="120"/>
        <w:ind w:left="720"/>
        <w:rPr>
          <w:rFonts w:asciiTheme="minorHAnsi" w:hAnsiTheme="minorHAnsi" w:cstheme="minorHAnsi"/>
          <w:sz w:val="28"/>
          <w:szCs w:val="28"/>
        </w:rPr>
      </w:pPr>
    </w:p>
    <w:p w14:paraId="533B3876" w14:textId="21F1D731" w:rsidR="008E7793" w:rsidRDefault="008E7793" w:rsidP="008E7793">
      <w:pPr>
        <w:pStyle w:val="Default"/>
        <w:spacing w:before="120" w:after="120"/>
        <w:ind w:left="720"/>
        <w:rPr>
          <w:rFonts w:asciiTheme="minorHAnsi" w:hAnsiTheme="minorHAnsi" w:cstheme="minorHAnsi"/>
          <w:sz w:val="28"/>
          <w:szCs w:val="28"/>
        </w:rPr>
      </w:pPr>
    </w:p>
    <w:p w14:paraId="55D941D9" w14:textId="0AC013E0" w:rsidR="008E7793" w:rsidRDefault="008E7793" w:rsidP="008E7793">
      <w:pPr>
        <w:pStyle w:val="Default"/>
        <w:spacing w:before="120" w:after="120"/>
        <w:ind w:left="720"/>
        <w:rPr>
          <w:rFonts w:asciiTheme="minorHAnsi" w:hAnsiTheme="minorHAnsi" w:cstheme="minorHAnsi"/>
          <w:sz w:val="28"/>
          <w:szCs w:val="28"/>
        </w:rPr>
      </w:pPr>
    </w:p>
    <w:p w14:paraId="05C73D63" w14:textId="478ABD9B" w:rsidR="008E7793" w:rsidRDefault="008E7793" w:rsidP="008E7793">
      <w:pPr>
        <w:pStyle w:val="Default"/>
        <w:spacing w:before="120" w:after="120"/>
        <w:ind w:left="720"/>
        <w:rPr>
          <w:rFonts w:asciiTheme="minorHAnsi" w:hAnsiTheme="minorHAnsi" w:cstheme="minorHAnsi"/>
          <w:sz w:val="28"/>
          <w:szCs w:val="28"/>
        </w:rPr>
      </w:pPr>
    </w:p>
    <w:p w14:paraId="2F06EE04" w14:textId="683D0B46" w:rsidR="00701B54" w:rsidRDefault="00701B54" w:rsidP="003B0DF4">
      <w:pPr>
        <w:pStyle w:val="Default"/>
        <w:spacing w:before="120" w:after="120"/>
        <w:rPr>
          <w:rFonts w:asciiTheme="minorHAnsi" w:hAnsiTheme="minorHAnsi" w:cstheme="minorHAnsi"/>
          <w:sz w:val="28"/>
          <w:szCs w:val="28"/>
        </w:rPr>
      </w:pPr>
    </w:p>
    <w:p w14:paraId="08E663C2" w14:textId="098DCF77" w:rsidR="00BA7C50" w:rsidRDefault="00BA7C50" w:rsidP="003B0DF4">
      <w:pPr>
        <w:pStyle w:val="Default"/>
        <w:spacing w:before="120" w:after="120"/>
        <w:rPr>
          <w:rFonts w:asciiTheme="minorHAnsi" w:hAnsiTheme="minorHAnsi" w:cstheme="minorHAnsi"/>
          <w:sz w:val="28"/>
          <w:szCs w:val="28"/>
        </w:rPr>
      </w:pPr>
    </w:p>
    <w:p w14:paraId="205CAE5F" w14:textId="1E9A3773" w:rsidR="00BA7C50" w:rsidRDefault="00BA7C50" w:rsidP="003B0DF4">
      <w:pPr>
        <w:pStyle w:val="Default"/>
        <w:spacing w:before="120" w:after="120"/>
        <w:rPr>
          <w:rFonts w:asciiTheme="minorHAnsi" w:hAnsiTheme="minorHAnsi" w:cstheme="minorHAnsi"/>
          <w:sz w:val="28"/>
          <w:szCs w:val="28"/>
        </w:rPr>
      </w:pPr>
    </w:p>
    <w:p w14:paraId="1D4DEE74" w14:textId="51C18A0B" w:rsidR="00BA7C50" w:rsidRDefault="00BA7C50" w:rsidP="003B0DF4">
      <w:pPr>
        <w:pStyle w:val="Default"/>
        <w:spacing w:before="120" w:after="120"/>
        <w:rPr>
          <w:rFonts w:asciiTheme="minorHAnsi" w:hAnsiTheme="minorHAnsi" w:cstheme="minorHAnsi"/>
          <w:sz w:val="28"/>
          <w:szCs w:val="28"/>
        </w:rPr>
      </w:pPr>
    </w:p>
    <w:sectPr w:rsidR="00BA7C50" w:rsidSect="00D26D7B">
      <w:footerReference w:type="default" r:id="rId58"/>
      <w:pgSz w:w="11907" w:h="16839" w:code="9"/>
      <w:pgMar w:top="720" w:right="720" w:bottom="720" w:left="1134" w:header="0" w:footer="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87" w:author="Guest User" w:date="2021-07-13T14:39:00Z" w:initials="GU">
    <w:p w14:paraId="751EE996" w14:textId="361A707B" w:rsidR="4054DB71" w:rsidRDefault="4054DB71">
      <w:r>
        <w:t>Add KPI we are measuring for Bolt. It looks very CPG centric now</w:t>
      </w:r>
      <w:r>
        <w:annotationRef/>
      </w:r>
    </w:p>
  </w:comment>
  <w:comment w:id="2231" w:author="Guest User" w:date="2021-07-13T14:44:00Z" w:initials="GU">
    <w:p w14:paraId="5B81B2BF" w14:textId="5ACE4875" w:rsidR="4054DB71" w:rsidRDefault="4054DB71">
      <w:r>
        <w:t>May be list down which base variables are contollable or just list down base variables and not mention anything about controllable and un-controllable</w:t>
      </w:r>
      <w:r>
        <w:annotationRef/>
      </w:r>
    </w:p>
  </w:comment>
  <w:comment w:id="2652" w:author="Guest User" w:date="2021-07-13T14:42:00Z" w:initials="GU">
    <w:p w14:paraId="3DF96910" w14:textId="786346CD" w:rsidR="4054DB71" w:rsidRDefault="4054DB71">
      <w:r>
        <w:t>Can't see the chart unless it is to be deleted</w:t>
      </w:r>
      <w:r>
        <w:annotationRef/>
      </w:r>
    </w:p>
  </w:comment>
  <w:comment w:id="2692" w:author="Guest User" w:date="2021-07-13T14:46:00Z" w:initials="GU">
    <w:p w14:paraId="130C6C06" w14:textId="1394784D" w:rsidR="4054DB71" w:rsidRDefault="4054DB71">
      <w:r>
        <w:t>More than R-square, use definition of adjusted R-square. The importance of adding / removing a variable is explained by Adjusted R-square</w:t>
      </w:r>
      <w:r>
        <w:annotationRef/>
      </w:r>
    </w:p>
  </w:comment>
  <w:comment w:id="2747" w:author="Guest User" w:date="2021-07-13T14:42:00Z" w:initials="GU">
    <w:p w14:paraId="1102B0B5" w14:textId="73D948E9" w:rsidR="4054DB71" w:rsidRDefault="4054DB71">
      <w:r>
        <w:t>Chart and table output is not visible</w:t>
      </w:r>
      <w:r>
        <w:annotationRef/>
      </w:r>
    </w:p>
  </w:comment>
  <w:comment w:id="2806" w:author="Guest User" w:date="2021-07-13T14:50:00Z" w:initials="GU">
    <w:p w14:paraId="5E68329F" w14:textId="6F3287A7" w:rsidR="4054DB71" w:rsidRDefault="4054DB71">
      <w:r>
        <w:t>Do we have a recommendation on which is more appropriate for their data?</w:t>
      </w:r>
      <w:r>
        <w:annotationRef/>
      </w:r>
    </w:p>
  </w:comment>
  <w:comment w:id="2828" w:author="Guest User" w:date="2021-07-13T14:48:00Z" w:initials="GU">
    <w:p w14:paraId="1C94B884" w14:textId="5E3DE594" w:rsidR="4054DB71" w:rsidRDefault="4054DB71">
      <w:r>
        <w:t>You can show the trend and correlation to justify that it will act like a pseudo KPI</w:t>
      </w:r>
      <w:r>
        <w:annotationRef/>
      </w:r>
    </w:p>
  </w:comment>
  <w:comment w:id="4190" w:author="RegiMathew" w:date="2021-07-13T12:16:00Z" w:initials="Re">
    <w:p w14:paraId="5386E630" w14:textId="51103751" w:rsidR="4054DB71" w:rsidRDefault="4054DB71">
      <w:r>
        <w:t>This is not connected to previous topic. Remove or move to promotion section.</w:t>
      </w:r>
      <w:r>
        <w:annotationRef/>
      </w:r>
    </w:p>
  </w:comment>
  <w:comment w:id="4336" w:author="Guest User" w:date="2021-07-13T14:50:00Z" w:initials="GU">
    <w:p w14:paraId="15323FCF" w14:textId="2E7C4B6B" w:rsidR="4054DB71" w:rsidRDefault="4054DB71">
      <w:r>
        <w:t>Remove this section completely unless it is relevant for their data</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1EE996" w15:done="0"/>
  <w15:commentEx w15:paraId="5B81B2BF" w15:done="0"/>
  <w15:commentEx w15:paraId="3DF96910" w15:done="0"/>
  <w15:commentEx w15:paraId="130C6C06" w15:done="0"/>
  <w15:commentEx w15:paraId="1102B0B5" w15:done="0"/>
  <w15:commentEx w15:paraId="5E68329F" w15:done="0"/>
  <w15:commentEx w15:paraId="1C94B884" w15:done="0"/>
  <w15:commentEx w15:paraId="5386E630" w15:done="0"/>
  <w15:commentEx w15:paraId="153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E8EF98E" w16cex:dateUtc="2021-07-13T09:09:00Z"/>
  <w16cex:commentExtensible w16cex:durableId="3BF3EC3B" w16cex:dateUtc="2021-07-13T09:14:00Z"/>
  <w16cex:commentExtensible w16cex:durableId="230F78EC" w16cex:dateUtc="2021-07-13T09:12:00Z"/>
  <w16cex:commentExtensible w16cex:durableId="26FBE860" w16cex:dateUtc="2021-07-13T09:16:00Z"/>
  <w16cex:commentExtensible w16cex:durableId="166D0168" w16cex:dateUtc="2021-07-13T09:12:00Z"/>
  <w16cex:commentExtensible w16cex:durableId="62F6662F" w16cex:dateUtc="2021-07-13T09:20:00Z"/>
  <w16cex:commentExtensible w16cex:durableId="08FBCA4A" w16cex:dateUtc="2021-07-13T09:18:00Z"/>
  <w16cex:commentExtensible w16cex:durableId="2ACAF632" w16cex:dateUtc="2021-07-13T06:46:00Z"/>
  <w16cex:commentExtensible w16cex:durableId="0ECC06D9" w16cex:dateUtc="2021-07-13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1EE996" w16cid:durableId="7E8EF98E"/>
  <w16cid:commentId w16cid:paraId="5B81B2BF" w16cid:durableId="3BF3EC3B"/>
  <w16cid:commentId w16cid:paraId="3DF96910" w16cid:durableId="230F78EC"/>
  <w16cid:commentId w16cid:paraId="130C6C06" w16cid:durableId="26FBE860"/>
  <w16cid:commentId w16cid:paraId="1102B0B5" w16cid:durableId="166D0168"/>
  <w16cid:commentId w16cid:paraId="5E68329F" w16cid:durableId="62F6662F"/>
  <w16cid:commentId w16cid:paraId="1C94B884" w16cid:durableId="08FBCA4A"/>
  <w16cid:commentId w16cid:paraId="5386E630" w16cid:durableId="2ACAF632"/>
  <w16cid:commentId w16cid:paraId="15323FCF" w16cid:durableId="0ECC0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10A5F" w14:textId="77777777" w:rsidR="003A6C2E" w:rsidRDefault="003A6C2E">
      <w:pPr>
        <w:spacing w:after="0" w:line="240" w:lineRule="auto"/>
      </w:pPr>
      <w:r>
        <w:separator/>
      </w:r>
    </w:p>
  </w:endnote>
  <w:endnote w:type="continuationSeparator" w:id="0">
    <w:p w14:paraId="096E0B79" w14:textId="77777777" w:rsidR="003A6C2E" w:rsidRDefault="003A6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6311" w:author="Sekar Subramanian" w:date="2021-07-16T12:01:00Z"/>
  <w:sdt>
    <w:sdtPr>
      <w:id w:val="-930119580"/>
      <w:docPartObj>
        <w:docPartGallery w:val="Page Numbers (Bottom of Page)"/>
        <w:docPartUnique/>
      </w:docPartObj>
    </w:sdtPr>
    <w:sdtEndPr>
      <w:rPr>
        <w:noProof/>
      </w:rPr>
    </w:sdtEndPr>
    <w:sdtContent>
      <w:customXmlInsRangeEnd w:id="6311"/>
      <w:p w14:paraId="0431212E" w14:textId="77777777" w:rsidR="00285094" w:rsidRDefault="00285094" w:rsidP="00285094">
        <w:pPr>
          <w:pStyle w:val="Footer"/>
          <w:jc w:val="right"/>
          <w:rPr>
            <w:ins w:id="6312" w:author="Sekar Subramanian" w:date="2021-07-16T12:03:00Z"/>
            <w:noProof/>
          </w:rPr>
        </w:pPr>
        <w:ins w:id="6313" w:author="Sekar Subramanian" w:date="2021-07-16T12:02:00Z">
          <w:r>
            <w:rPr>
              <w:rFonts w:ascii="Arial Narrow" w:hAnsi="Arial Narrow"/>
              <w:b/>
              <w:noProof/>
              <w:color w:val="0D0D0D" w:themeColor="text1" w:themeTint="F2"/>
              <w:lang w:val="en-IN"/>
            </w:rPr>
            <mc:AlternateContent>
              <mc:Choice Requires="wps">
                <w:drawing>
                  <wp:anchor distT="0" distB="0" distL="114300" distR="114300" simplePos="0" relativeHeight="251659264" behindDoc="0" locked="0" layoutInCell="1" allowOverlap="1" wp14:anchorId="6C42D5A0" wp14:editId="655109EE">
                    <wp:simplePos x="0" y="0"/>
                    <wp:positionH relativeFrom="column">
                      <wp:posOffset>4267109</wp:posOffset>
                    </wp:positionH>
                    <wp:positionV relativeFrom="paragraph">
                      <wp:posOffset>-56515</wp:posOffset>
                    </wp:positionV>
                    <wp:extent cx="2220685" cy="318407"/>
                    <wp:effectExtent l="0" t="0" r="0" b="0"/>
                    <wp:wrapNone/>
                    <wp:docPr id="10" name="Rectangle 10"/>
                    <wp:cNvGraphicFramePr/>
                    <a:graphic xmlns:a="http://schemas.openxmlformats.org/drawingml/2006/main">
                      <a:graphicData uri="http://schemas.microsoft.com/office/word/2010/wordprocessingShape">
                        <wps:wsp>
                          <wps:cNvSpPr/>
                          <wps:spPr>
                            <a:xfrm>
                              <a:off x="0" y="0"/>
                              <a:ext cx="2220685" cy="3184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79F63E" w14:textId="6A67FAEE" w:rsidR="00285094" w:rsidRPr="00285094" w:rsidRDefault="00285094" w:rsidP="00285094">
                                <w:pPr>
                                  <w:pStyle w:val="Footer"/>
                                  <w:spacing w:before="100" w:beforeAutospacing="1"/>
                                  <w:ind w:left="-1008" w:right="-720"/>
                                  <w:jc w:val="center"/>
                                  <w:rPr>
                                    <w:ins w:id="6314" w:author="Sekar Subramanian" w:date="2021-07-16T12:02:00Z"/>
                                    <w:noProof/>
                                    <w:color w:val="000000" w:themeColor="text1"/>
                                    <w:rPrChange w:id="6315" w:author="Sekar Subramanian" w:date="2021-07-16T12:04:00Z">
                                      <w:rPr>
                                        <w:ins w:id="6316" w:author="Sekar Subramanian" w:date="2021-07-16T12:02:00Z"/>
                                        <w:rFonts w:ascii="Arial Narrow" w:hAnsi="Arial Narrow"/>
                                        <w:b/>
                                        <w:color w:val="0D0D0D" w:themeColor="text1" w:themeTint="F2"/>
                                        <w:lang w:val="en-IN"/>
                                      </w:rPr>
                                    </w:rPrChange>
                                  </w:rPr>
                                </w:pPr>
                                <w:ins w:id="6317" w:author="Sekar Subramanian" w:date="2021-07-16T12:02:00Z">
                                  <w:r w:rsidRPr="00285094">
                                    <w:rPr>
                                      <w:noProof/>
                                      <w:color w:val="000000" w:themeColor="text1"/>
                                      <w:rPrChange w:id="6318" w:author="Sekar Subramanian" w:date="2021-07-16T12:04:00Z">
                                        <w:rPr>
                                          <w:rFonts w:ascii="Arial Narrow" w:hAnsi="Arial Narrow"/>
                                          <w:b/>
                                          <w:color w:val="0D0D0D" w:themeColor="text1" w:themeTint="F2"/>
                                          <w:sz w:val="20"/>
                                          <w:lang w:val="en-IN"/>
                                        </w:rPr>
                                      </w:rPrChange>
                                    </w:rPr>
                                    <w:t>Proprietary and Confidential</w:t>
                                  </w:r>
                                </w:ins>
                                <w:ins w:id="6319" w:author="Sekar Subramanian" w:date="2021-07-16T12:03:00Z">
                                  <w:r w:rsidRPr="00285094">
                                    <w:rPr>
                                      <w:noProof/>
                                      <w:color w:val="000000" w:themeColor="text1"/>
                                      <w:rPrChange w:id="6320" w:author="Sekar Subramanian" w:date="2021-07-16T12:04:00Z">
                                        <w:rPr>
                                          <w:rFonts w:ascii="Arial Narrow" w:hAnsi="Arial Narrow"/>
                                          <w:b/>
                                          <w:color w:val="0D0D0D" w:themeColor="text1" w:themeTint="F2"/>
                                          <w:sz w:val="20"/>
                                          <w:lang w:val="en-IN"/>
                                        </w:rPr>
                                      </w:rPrChange>
                                    </w:rPr>
                                    <w:t xml:space="preserve">    |</w:t>
                                  </w:r>
                                </w:ins>
                              </w:p>
                              <w:p w14:paraId="6178766E" w14:textId="77777777" w:rsidR="00285094" w:rsidRPr="00285094" w:rsidRDefault="00285094">
                                <w:pPr>
                                  <w:jc w:val="center"/>
                                  <w:rPr>
                                    <w:noProof/>
                                    <w:color w:val="000000" w:themeColor="text1"/>
                                    <w:rPrChange w:id="6321" w:author="Sekar Subramanian" w:date="2021-07-16T12:04:00Z">
                                      <w:rPr>
                                        <w:noProof/>
                                      </w:rPr>
                                    </w:rPrChange>
                                  </w:rPr>
                                  <w:pPrChange w:id="6322" w:author="Sekar Subramanian" w:date="2021-07-16T12:02: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2D5A0" id="Rectangle 10" o:spid="_x0000_s1032" style="position:absolute;left:0;text-align:left;margin-left:336pt;margin-top:-4.45pt;width:174.85pt;height:2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" filled="f" stroked="f" strokeweight="2pt">
                    <v:textbox>
                      <w:txbxContent>
                        <w:p w14:paraId="5279F63E" w14:textId="6A67FAEE" w:rsidR="00285094" w:rsidRPr="00285094" w:rsidRDefault="00285094" w:rsidP="00285094">
                          <w:pPr>
                            <w:pStyle w:val="Footer"/>
                            <w:spacing w:before="100" w:beforeAutospacing="1"/>
                            <w:ind w:left="-1008" w:right="-720"/>
                            <w:jc w:val="center"/>
                            <w:rPr>
                              <w:ins w:id="6323" w:author="Sekar Subramanian" w:date="2021-07-16T12:02:00Z"/>
                              <w:noProof/>
                              <w:color w:val="000000" w:themeColor="text1"/>
                              <w:rPrChange w:id="6324" w:author="Sekar Subramanian" w:date="2021-07-16T12:04:00Z">
                                <w:rPr>
                                  <w:ins w:id="6325" w:author="Sekar Subramanian" w:date="2021-07-16T12:02:00Z"/>
                                  <w:rFonts w:ascii="Arial Narrow" w:hAnsi="Arial Narrow"/>
                                  <w:b/>
                                  <w:color w:val="0D0D0D" w:themeColor="text1" w:themeTint="F2"/>
                                  <w:lang w:val="en-IN"/>
                                </w:rPr>
                              </w:rPrChange>
                            </w:rPr>
                          </w:pPr>
                          <w:ins w:id="6326" w:author="Sekar Subramanian" w:date="2021-07-16T12:02:00Z">
                            <w:r w:rsidRPr="00285094">
                              <w:rPr>
                                <w:noProof/>
                                <w:color w:val="000000" w:themeColor="text1"/>
                                <w:rPrChange w:id="6327" w:author="Sekar Subramanian" w:date="2021-07-16T12:04:00Z">
                                  <w:rPr>
                                    <w:rFonts w:ascii="Arial Narrow" w:hAnsi="Arial Narrow"/>
                                    <w:b/>
                                    <w:color w:val="0D0D0D" w:themeColor="text1" w:themeTint="F2"/>
                                    <w:sz w:val="20"/>
                                    <w:lang w:val="en-IN"/>
                                  </w:rPr>
                                </w:rPrChange>
                              </w:rPr>
                              <w:t>Proprietary and Confidential</w:t>
                            </w:r>
                          </w:ins>
                          <w:ins w:id="6328" w:author="Sekar Subramanian" w:date="2021-07-16T12:03:00Z">
                            <w:r w:rsidRPr="00285094">
                              <w:rPr>
                                <w:noProof/>
                                <w:color w:val="000000" w:themeColor="text1"/>
                                <w:rPrChange w:id="6329" w:author="Sekar Subramanian" w:date="2021-07-16T12:04:00Z">
                                  <w:rPr>
                                    <w:rFonts w:ascii="Arial Narrow" w:hAnsi="Arial Narrow"/>
                                    <w:b/>
                                    <w:color w:val="0D0D0D" w:themeColor="text1" w:themeTint="F2"/>
                                    <w:sz w:val="20"/>
                                    <w:lang w:val="en-IN"/>
                                  </w:rPr>
                                </w:rPrChange>
                              </w:rPr>
                              <w:t xml:space="preserve">    |</w:t>
                            </w:r>
                          </w:ins>
                        </w:p>
                        <w:p w14:paraId="6178766E" w14:textId="77777777" w:rsidR="00285094" w:rsidRPr="00285094" w:rsidRDefault="00285094">
                          <w:pPr>
                            <w:jc w:val="center"/>
                            <w:rPr>
                              <w:noProof/>
                              <w:color w:val="000000" w:themeColor="text1"/>
                              <w:rPrChange w:id="6330" w:author="Sekar Subramanian" w:date="2021-07-16T12:04:00Z">
                                <w:rPr>
                                  <w:noProof/>
                                </w:rPr>
                              </w:rPrChange>
                            </w:rPr>
                            <w:pPrChange w:id="6331" w:author="Sekar Subramanian" w:date="2021-07-16T12:02:00Z">
                              <w:pPr/>
                            </w:pPrChange>
                          </w:pPr>
                        </w:p>
                      </w:txbxContent>
                    </v:textbox>
                  </v:rect>
                </w:pict>
              </mc:Fallback>
            </mc:AlternateContent>
          </w:r>
        </w:ins>
        <w:ins w:id="6332" w:author="Sekar Subramanian" w:date="2021-07-16T12:01:00Z">
          <w:r>
            <w:fldChar w:fldCharType="begin"/>
          </w:r>
          <w:r>
            <w:instrText xml:space="preserve"> PAGE   \* MERGEFORMAT </w:instrText>
          </w:r>
          <w:r>
            <w:fldChar w:fldCharType="separate"/>
          </w:r>
          <w:r>
            <w:rPr>
              <w:noProof/>
            </w:rPr>
            <w:t>2</w:t>
          </w:r>
          <w:r>
            <w:rPr>
              <w:noProof/>
            </w:rPr>
            <w:fldChar w:fldCharType="end"/>
          </w:r>
        </w:ins>
      </w:p>
      <w:p w14:paraId="2CA77437" w14:textId="2EBF83D4" w:rsidR="0076260C" w:rsidRPr="00285094" w:rsidRDefault="003A6C2E">
        <w:pPr>
          <w:pStyle w:val="Footer"/>
          <w:jc w:val="right"/>
          <w:rPr>
            <w:rPrChange w:id="6333" w:author="Sekar Subramanian" w:date="2021-07-16T12:02:00Z">
              <w:rPr>
                <w:rFonts w:ascii="Arial Narrow" w:hAnsi="Arial Narrow"/>
                <w:b/>
                <w:color w:val="0D0D0D" w:themeColor="text1" w:themeTint="F2"/>
                <w:lang w:val="en-IN"/>
              </w:rPr>
            </w:rPrChange>
          </w:rPr>
          <w:pPrChange w:id="6334" w:author="Sekar Subramanian" w:date="2021-07-16T12:02:00Z">
            <w:pPr>
              <w:pStyle w:val="Footer"/>
              <w:spacing w:before="100" w:beforeAutospacing="1"/>
              <w:ind w:left="-1008" w:right="-720"/>
              <w:jc w:val="center"/>
            </w:pPr>
          </w:pPrChange>
        </w:pPr>
      </w:p>
      <w:customXmlInsRangeStart w:id="6335" w:author="Sekar Subramanian" w:date="2021-07-16T12:01:00Z"/>
    </w:sdtContent>
  </w:sdt>
  <w:customXmlInsRangeEnd w:id="63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C63BD" w14:textId="77777777" w:rsidR="003A6C2E" w:rsidRDefault="003A6C2E">
      <w:pPr>
        <w:spacing w:after="0" w:line="240" w:lineRule="auto"/>
      </w:pPr>
      <w:r>
        <w:separator/>
      </w:r>
    </w:p>
  </w:footnote>
  <w:footnote w:type="continuationSeparator" w:id="0">
    <w:p w14:paraId="0377FBB0" w14:textId="77777777" w:rsidR="003A6C2E" w:rsidRDefault="003A6C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2432DF44"/>
    <w:lvl w:ilvl="0">
      <w:start w:val="1"/>
      <w:numFmt w:val="decimal"/>
      <w:pStyle w:val="ListNumber2"/>
      <w:lvlText w:val="%1."/>
      <w:lvlJc w:val="left"/>
      <w:pPr>
        <w:tabs>
          <w:tab w:val="num" w:pos="1980"/>
        </w:tabs>
        <w:ind w:left="1980" w:hanging="360"/>
      </w:pPr>
    </w:lvl>
  </w:abstractNum>
  <w:abstractNum w:abstractNumId="1" w15:restartNumberingAfterBreak="0">
    <w:nsid w:val="03DE1CC1"/>
    <w:multiLevelType w:val="hybridMultilevel"/>
    <w:tmpl w:val="B72A67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C318B"/>
    <w:multiLevelType w:val="hybridMultilevel"/>
    <w:tmpl w:val="575A6F94"/>
    <w:lvl w:ilvl="0" w:tplc="888E3010">
      <w:start w:val="1"/>
      <w:numFmt w:val="bullet"/>
      <w:lvlText w:val=""/>
      <w:lvlJc w:val="left"/>
      <w:pPr>
        <w:ind w:left="720" w:hanging="360"/>
      </w:pPr>
      <w:rPr>
        <w:rFonts w:ascii="Symbol" w:hAnsi="Symbol" w:hint="default"/>
        <w:color w:val="000000" w:themeColor="text1"/>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455A93"/>
    <w:multiLevelType w:val="hybridMultilevel"/>
    <w:tmpl w:val="22D0D9D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5732AF2"/>
    <w:multiLevelType w:val="hybridMultilevel"/>
    <w:tmpl w:val="9746C6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762D3B"/>
    <w:multiLevelType w:val="hybridMultilevel"/>
    <w:tmpl w:val="C1BE43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7A74D2D"/>
    <w:multiLevelType w:val="hybridMultilevel"/>
    <w:tmpl w:val="DF626558"/>
    <w:lvl w:ilvl="0" w:tplc="20AA5EEC">
      <w:start w:val="1"/>
      <w:numFmt w:val="lowerLetter"/>
      <w:lvlText w:val="%1."/>
      <w:lvlJc w:val="left"/>
      <w:pPr>
        <w:ind w:left="144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F2832DD"/>
    <w:multiLevelType w:val="hybridMultilevel"/>
    <w:tmpl w:val="17FEB6C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F71758"/>
    <w:multiLevelType w:val="hybridMultilevel"/>
    <w:tmpl w:val="3A2C28D2"/>
    <w:lvl w:ilvl="0" w:tplc="620CFB88">
      <w:start w:val="1"/>
      <w:numFmt w:val="lowerLetter"/>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506D10"/>
    <w:multiLevelType w:val="hybridMultilevel"/>
    <w:tmpl w:val="B4CC6E9E"/>
    <w:lvl w:ilvl="0" w:tplc="18D277E6">
      <w:start w:val="1"/>
      <w:numFmt w:val="bullet"/>
      <w:lvlText w:val="•"/>
      <w:lvlJc w:val="left"/>
      <w:pPr>
        <w:tabs>
          <w:tab w:val="num" w:pos="720"/>
        </w:tabs>
        <w:ind w:left="720" w:hanging="360"/>
      </w:pPr>
      <w:rPr>
        <w:rFonts w:ascii="Arial" w:hAnsi="Arial" w:hint="default"/>
      </w:rPr>
    </w:lvl>
    <w:lvl w:ilvl="1" w:tplc="1AAC843C" w:tentative="1">
      <w:start w:val="1"/>
      <w:numFmt w:val="bullet"/>
      <w:lvlText w:val="•"/>
      <w:lvlJc w:val="left"/>
      <w:pPr>
        <w:tabs>
          <w:tab w:val="num" w:pos="1440"/>
        </w:tabs>
        <w:ind w:left="1440" w:hanging="360"/>
      </w:pPr>
      <w:rPr>
        <w:rFonts w:ascii="Arial" w:hAnsi="Arial" w:hint="default"/>
      </w:rPr>
    </w:lvl>
    <w:lvl w:ilvl="2" w:tplc="5BF8CBE6" w:tentative="1">
      <w:start w:val="1"/>
      <w:numFmt w:val="bullet"/>
      <w:lvlText w:val="•"/>
      <w:lvlJc w:val="left"/>
      <w:pPr>
        <w:tabs>
          <w:tab w:val="num" w:pos="2160"/>
        </w:tabs>
        <w:ind w:left="2160" w:hanging="360"/>
      </w:pPr>
      <w:rPr>
        <w:rFonts w:ascii="Arial" w:hAnsi="Arial" w:hint="default"/>
      </w:rPr>
    </w:lvl>
    <w:lvl w:ilvl="3" w:tplc="B134CD5C" w:tentative="1">
      <w:start w:val="1"/>
      <w:numFmt w:val="bullet"/>
      <w:lvlText w:val="•"/>
      <w:lvlJc w:val="left"/>
      <w:pPr>
        <w:tabs>
          <w:tab w:val="num" w:pos="2880"/>
        </w:tabs>
        <w:ind w:left="2880" w:hanging="360"/>
      </w:pPr>
      <w:rPr>
        <w:rFonts w:ascii="Arial" w:hAnsi="Arial" w:hint="default"/>
      </w:rPr>
    </w:lvl>
    <w:lvl w:ilvl="4" w:tplc="FDFA1908" w:tentative="1">
      <w:start w:val="1"/>
      <w:numFmt w:val="bullet"/>
      <w:lvlText w:val="•"/>
      <w:lvlJc w:val="left"/>
      <w:pPr>
        <w:tabs>
          <w:tab w:val="num" w:pos="3600"/>
        </w:tabs>
        <w:ind w:left="3600" w:hanging="360"/>
      </w:pPr>
      <w:rPr>
        <w:rFonts w:ascii="Arial" w:hAnsi="Arial" w:hint="default"/>
      </w:rPr>
    </w:lvl>
    <w:lvl w:ilvl="5" w:tplc="BE2C353A" w:tentative="1">
      <w:start w:val="1"/>
      <w:numFmt w:val="bullet"/>
      <w:lvlText w:val="•"/>
      <w:lvlJc w:val="left"/>
      <w:pPr>
        <w:tabs>
          <w:tab w:val="num" w:pos="4320"/>
        </w:tabs>
        <w:ind w:left="4320" w:hanging="360"/>
      </w:pPr>
      <w:rPr>
        <w:rFonts w:ascii="Arial" w:hAnsi="Arial" w:hint="default"/>
      </w:rPr>
    </w:lvl>
    <w:lvl w:ilvl="6" w:tplc="7AE047A0" w:tentative="1">
      <w:start w:val="1"/>
      <w:numFmt w:val="bullet"/>
      <w:lvlText w:val="•"/>
      <w:lvlJc w:val="left"/>
      <w:pPr>
        <w:tabs>
          <w:tab w:val="num" w:pos="5040"/>
        </w:tabs>
        <w:ind w:left="5040" w:hanging="360"/>
      </w:pPr>
      <w:rPr>
        <w:rFonts w:ascii="Arial" w:hAnsi="Arial" w:hint="default"/>
      </w:rPr>
    </w:lvl>
    <w:lvl w:ilvl="7" w:tplc="56625BEC" w:tentative="1">
      <w:start w:val="1"/>
      <w:numFmt w:val="bullet"/>
      <w:lvlText w:val="•"/>
      <w:lvlJc w:val="left"/>
      <w:pPr>
        <w:tabs>
          <w:tab w:val="num" w:pos="5760"/>
        </w:tabs>
        <w:ind w:left="5760" w:hanging="360"/>
      </w:pPr>
      <w:rPr>
        <w:rFonts w:ascii="Arial" w:hAnsi="Arial" w:hint="default"/>
      </w:rPr>
    </w:lvl>
    <w:lvl w:ilvl="8" w:tplc="FDB832E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48C7C7D"/>
    <w:multiLevelType w:val="hybridMultilevel"/>
    <w:tmpl w:val="2EF25D72"/>
    <w:lvl w:ilvl="0" w:tplc="69926550">
      <w:start w:val="1"/>
      <w:numFmt w:val="bullet"/>
      <w:lvlText w:val="•"/>
      <w:lvlJc w:val="left"/>
      <w:pPr>
        <w:tabs>
          <w:tab w:val="num" w:pos="720"/>
        </w:tabs>
        <w:ind w:left="720" w:hanging="360"/>
      </w:pPr>
      <w:rPr>
        <w:rFonts w:ascii="Times New Roman" w:hAnsi="Times New Roman" w:hint="default"/>
      </w:rPr>
    </w:lvl>
    <w:lvl w:ilvl="1" w:tplc="2942171C" w:tentative="1">
      <w:start w:val="1"/>
      <w:numFmt w:val="bullet"/>
      <w:lvlText w:val="•"/>
      <w:lvlJc w:val="left"/>
      <w:pPr>
        <w:tabs>
          <w:tab w:val="num" w:pos="1440"/>
        </w:tabs>
        <w:ind w:left="1440" w:hanging="360"/>
      </w:pPr>
      <w:rPr>
        <w:rFonts w:ascii="Times New Roman" w:hAnsi="Times New Roman" w:hint="default"/>
      </w:rPr>
    </w:lvl>
    <w:lvl w:ilvl="2" w:tplc="D60AC2AC" w:tentative="1">
      <w:start w:val="1"/>
      <w:numFmt w:val="bullet"/>
      <w:lvlText w:val="•"/>
      <w:lvlJc w:val="left"/>
      <w:pPr>
        <w:tabs>
          <w:tab w:val="num" w:pos="2160"/>
        </w:tabs>
        <w:ind w:left="2160" w:hanging="360"/>
      </w:pPr>
      <w:rPr>
        <w:rFonts w:ascii="Times New Roman" w:hAnsi="Times New Roman" w:hint="default"/>
      </w:rPr>
    </w:lvl>
    <w:lvl w:ilvl="3" w:tplc="F2F65282" w:tentative="1">
      <w:start w:val="1"/>
      <w:numFmt w:val="bullet"/>
      <w:lvlText w:val="•"/>
      <w:lvlJc w:val="left"/>
      <w:pPr>
        <w:tabs>
          <w:tab w:val="num" w:pos="2880"/>
        </w:tabs>
        <w:ind w:left="2880" w:hanging="360"/>
      </w:pPr>
      <w:rPr>
        <w:rFonts w:ascii="Times New Roman" w:hAnsi="Times New Roman" w:hint="default"/>
      </w:rPr>
    </w:lvl>
    <w:lvl w:ilvl="4" w:tplc="D00CE89C" w:tentative="1">
      <w:start w:val="1"/>
      <w:numFmt w:val="bullet"/>
      <w:lvlText w:val="•"/>
      <w:lvlJc w:val="left"/>
      <w:pPr>
        <w:tabs>
          <w:tab w:val="num" w:pos="3600"/>
        </w:tabs>
        <w:ind w:left="3600" w:hanging="360"/>
      </w:pPr>
      <w:rPr>
        <w:rFonts w:ascii="Times New Roman" w:hAnsi="Times New Roman" w:hint="default"/>
      </w:rPr>
    </w:lvl>
    <w:lvl w:ilvl="5" w:tplc="2A14C394" w:tentative="1">
      <w:start w:val="1"/>
      <w:numFmt w:val="bullet"/>
      <w:lvlText w:val="•"/>
      <w:lvlJc w:val="left"/>
      <w:pPr>
        <w:tabs>
          <w:tab w:val="num" w:pos="4320"/>
        </w:tabs>
        <w:ind w:left="4320" w:hanging="360"/>
      </w:pPr>
      <w:rPr>
        <w:rFonts w:ascii="Times New Roman" w:hAnsi="Times New Roman" w:hint="default"/>
      </w:rPr>
    </w:lvl>
    <w:lvl w:ilvl="6" w:tplc="76B0E1F4" w:tentative="1">
      <w:start w:val="1"/>
      <w:numFmt w:val="bullet"/>
      <w:lvlText w:val="•"/>
      <w:lvlJc w:val="left"/>
      <w:pPr>
        <w:tabs>
          <w:tab w:val="num" w:pos="5040"/>
        </w:tabs>
        <w:ind w:left="5040" w:hanging="360"/>
      </w:pPr>
      <w:rPr>
        <w:rFonts w:ascii="Times New Roman" w:hAnsi="Times New Roman" w:hint="default"/>
      </w:rPr>
    </w:lvl>
    <w:lvl w:ilvl="7" w:tplc="D5C0E252" w:tentative="1">
      <w:start w:val="1"/>
      <w:numFmt w:val="bullet"/>
      <w:lvlText w:val="•"/>
      <w:lvlJc w:val="left"/>
      <w:pPr>
        <w:tabs>
          <w:tab w:val="num" w:pos="5760"/>
        </w:tabs>
        <w:ind w:left="5760" w:hanging="360"/>
      </w:pPr>
      <w:rPr>
        <w:rFonts w:ascii="Times New Roman" w:hAnsi="Times New Roman" w:hint="default"/>
      </w:rPr>
    </w:lvl>
    <w:lvl w:ilvl="8" w:tplc="0A166BD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6FA1798"/>
    <w:multiLevelType w:val="hybridMultilevel"/>
    <w:tmpl w:val="C57CC65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3D40F7"/>
    <w:multiLevelType w:val="hybridMultilevel"/>
    <w:tmpl w:val="AE22D07E"/>
    <w:lvl w:ilvl="0" w:tplc="CD7EDE84">
      <w:start w:val="1"/>
      <w:numFmt w:val="decimal"/>
      <w:lvlText w:val="2.1.1.3.%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894170C"/>
    <w:multiLevelType w:val="hybridMultilevel"/>
    <w:tmpl w:val="A49C9E7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A3471A3"/>
    <w:multiLevelType w:val="hybridMultilevel"/>
    <w:tmpl w:val="B164C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8060C1"/>
    <w:multiLevelType w:val="hybridMultilevel"/>
    <w:tmpl w:val="EC12F158"/>
    <w:lvl w:ilvl="0" w:tplc="5FF6CBE2">
      <w:start w:val="1"/>
      <w:numFmt w:val="bullet"/>
      <w:lvlText w:val="•"/>
      <w:lvlJc w:val="left"/>
      <w:pPr>
        <w:tabs>
          <w:tab w:val="num" w:pos="720"/>
        </w:tabs>
        <w:ind w:left="720" w:hanging="360"/>
      </w:pPr>
      <w:rPr>
        <w:rFonts w:ascii="Arial" w:hAnsi="Arial" w:hint="default"/>
      </w:rPr>
    </w:lvl>
    <w:lvl w:ilvl="1" w:tplc="32CC3BA8" w:tentative="1">
      <w:start w:val="1"/>
      <w:numFmt w:val="bullet"/>
      <w:lvlText w:val="•"/>
      <w:lvlJc w:val="left"/>
      <w:pPr>
        <w:tabs>
          <w:tab w:val="num" w:pos="1440"/>
        </w:tabs>
        <w:ind w:left="1440" w:hanging="360"/>
      </w:pPr>
      <w:rPr>
        <w:rFonts w:ascii="Arial" w:hAnsi="Arial" w:hint="default"/>
      </w:rPr>
    </w:lvl>
    <w:lvl w:ilvl="2" w:tplc="19A0826A" w:tentative="1">
      <w:start w:val="1"/>
      <w:numFmt w:val="bullet"/>
      <w:lvlText w:val="•"/>
      <w:lvlJc w:val="left"/>
      <w:pPr>
        <w:tabs>
          <w:tab w:val="num" w:pos="2160"/>
        </w:tabs>
        <w:ind w:left="2160" w:hanging="360"/>
      </w:pPr>
      <w:rPr>
        <w:rFonts w:ascii="Arial" w:hAnsi="Arial" w:hint="default"/>
      </w:rPr>
    </w:lvl>
    <w:lvl w:ilvl="3" w:tplc="84B81280" w:tentative="1">
      <w:start w:val="1"/>
      <w:numFmt w:val="bullet"/>
      <w:lvlText w:val="•"/>
      <w:lvlJc w:val="left"/>
      <w:pPr>
        <w:tabs>
          <w:tab w:val="num" w:pos="2880"/>
        </w:tabs>
        <w:ind w:left="2880" w:hanging="360"/>
      </w:pPr>
      <w:rPr>
        <w:rFonts w:ascii="Arial" w:hAnsi="Arial" w:hint="default"/>
      </w:rPr>
    </w:lvl>
    <w:lvl w:ilvl="4" w:tplc="33F837F2" w:tentative="1">
      <w:start w:val="1"/>
      <w:numFmt w:val="bullet"/>
      <w:lvlText w:val="•"/>
      <w:lvlJc w:val="left"/>
      <w:pPr>
        <w:tabs>
          <w:tab w:val="num" w:pos="3600"/>
        </w:tabs>
        <w:ind w:left="3600" w:hanging="360"/>
      </w:pPr>
      <w:rPr>
        <w:rFonts w:ascii="Arial" w:hAnsi="Arial" w:hint="default"/>
      </w:rPr>
    </w:lvl>
    <w:lvl w:ilvl="5" w:tplc="CFD4B8C4" w:tentative="1">
      <w:start w:val="1"/>
      <w:numFmt w:val="bullet"/>
      <w:lvlText w:val="•"/>
      <w:lvlJc w:val="left"/>
      <w:pPr>
        <w:tabs>
          <w:tab w:val="num" w:pos="4320"/>
        </w:tabs>
        <w:ind w:left="4320" w:hanging="360"/>
      </w:pPr>
      <w:rPr>
        <w:rFonts w:ascii="Arial" w:hAnsi="Arial" w:hint="default"/>
      </w:rPr>
    </w:lvl>
    <w:lvl w:ilvl="6" w:tplc="A8B47D82" w:tentative="1">
      <w:start w:val="1"/>
      <w:numFmt w:val="bullet"/>
      <w:lvlText w:val="•"/>
      <w:lvlJc w:val="left"/>
      <w:pPr>
        <w:tabs>
          <w:tab w:val="num" w:pos="5040"/>
        </w:tabs>
        <w:ind w:left="5040" w:hanging="360"/>
      </w:pPr>
      <w:rPr>
        <w:rFonts w:ascii="Arial" w:hAnsi="Arial" w:hint="default"/>
      </w:rPr>
    </w:lvl>
    <w:lvl w:ilvl="7" w:tplc="7DB4C8FE" w:tentative="1">
      <w:start w:val="1"/>
      <w:numFmt w:val="bullet"/>
      <w:lvlText w:val="•"/>
      <w:lvlJc w:val="left"/>
      <w:pPr>
        <w:tabs>
          <w:tab w:val="num" w:pos="5760"/>
        </w:tabs>
        <w:ind w:left="5760" w:hanging="360"/>
      </w:pPr>
      <w:rPr>
        <w:rFonts w:ascii="Arial" w:hAnsi="Arial" w:hint="default"/>
      </w:rPr>
    </w:lvl>
    <w:lvl w:ilvl="8" w:tplc="69FC7CD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EE03489"/>
    <w:multiLevelType w:val="hybridMultilevel"/>
    <w:tmpl w:val="3856A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F9385C"/>
    <w:multiLevelType w:val="hybridMultilevel"/>
    <w:tmpl w:val="73ACF618"/>
    <w:lvl w:ilvl="0" w:tplc="AECE84C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0B4493F"/>
    <w:multiLevelType w:val="hybridMultilevel"/>
    <w:tmpl w:val="38EC0124"/>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986A37"/>
    <w:multiLevelType w:val="hybridMultilevel"/>
    <w:tmpl w:val="2BB8A952"/>
    <w:lvl w:ilvl="0" w:tplc="262011AC">
      <w:start w:val="1"/>
      <w:numFmt w:val="lowerLetter"/>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5D34EE7"/>
    <w:multiLevelType w:val="hybridMultilevel"/>
    <w:tmpl w:val="7A6AA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71206B8"/>
    <w:multiLevelType w:val="hybridMultilevel"/>
    <w:tmpl w:val="E828DB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A4B3937"/>
    <w:multiLevelType w:val="hybridMultilevel"/>
    <w:tmpl w:val="3E70B1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A50727E"/>
    <w:multiLevelType w:val="hybridMultilevel"/>
    <w:tmpl w:val="4356B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DFC58A8"/>
    <w:multiLevelType w:val="hybridMultilevel"/>
    <w:tmpl w:val="18C0F31C"/>
    <w:lvl w:ilvl="0" w:tplc="892AB22C">
      <w:start w:val="1"/>
      <w:numFmt w:val="bullet"/>
      <w:lvlText w:val=""/>
      <w:lvlJc w:val="left"/>
      <w:pPr>
        <w:ind w:left="720" w:hanging="360"/>
      </w:pPr>
      <w:rPr>
        <w:rFonts w:ascii="Symbol" w:hAnsi="Symbol" w:hint="default"/>
      </w:rPr>
    </w:lvl>
    <w:lvl w:ilvl="1" w:tplc="1E225010">
      <w:start w:val="1"/>
      <w:numFmt w:val="bullet"/>
      <w:lvlText w:val=""/>
      <w:lvlJc w:val="left"/>
      <w:pPr>
        <w:ind w:left="1440" w:hanging="360"/>
      </w:pPr>
      <w:rPr>
        <w:rFonts w:ascii="Symbol" w:hAnsi="Symbol" w:hint="default"/>
        <w:color w:val="000000" w:themeColor="text1"/>
      </w:rPr>
    </w:lvl>
    <w:lvl w:ilvl="2" w:tplc="9C04D770">
      <w:start w:val="1"/>
      <w:numFmt w:val="bullet"/>
      <w:lvlText w:val=""/>
      <w:lvlJc w:val="left"/>
      <w:pPr>
        <w:ind w:left="2160" w:hanging="360"/>
      </w:pPr>
      <w:rPr>
        <w:rFonts w:ascii="Wingdings" w:hAnsi="Wingdings" w:hint="default"/>
      </w:rPr>
    </w:lvl>
    <w:lvl w:ilvl="3" w:tplc="617C63C0">
      <w:start w:val="1"/>
      <w:numFmt w:val="bullet"/>
      <w:lvlText w:val=""/>
      <w:lvlJc w:val="left"/>
      <w:pPr>
        <w:ind w:left="2880" w:hanging="360"/>
      </w:pPr>
      <w:rPr>
        <w:rFonts w:ascii="Symbol" w:hAnsi="Symbol" w:hint="default"/>
      </w:rPr>
    </w:lvl>
    <w:lvl w:ilvl="4" w:tplc="338E5A02">
      <w:start w:val="1"/>
      <w:numFmt w:val="bullet"/>
      <w:lvlText w:val="o"/>
      <w:lvlJc w:val="left"/>
      <w:pPr>
        <w:ind w:left="3600" w:hanging="360"/>
      </w:pPr>
      <w:rPr>
        <w:rFonts w:ascii="Courier New" w:hAnsi="Courier New" w:hint="default"/>
      </w:rPr>
    </w:lvl>
    <w:lvl w:ilvl="5" w:tplc="77FA0EDA">
      <w:start w:val="1"/>
      <w:numFmt w:val="bullet"/>
      <w:lvlText w:val=""/>
      <w:lvlJc w:val="left"/>
      <w:pPr>
        <w:ind w:left="4320" w:hanging="360"/>
      </w:pPr>
      <w:rPr>
        <w:rFonts w:ascii="Wingdings" w:hAnsi="Wingdings" w:hint="default"/>
      </w:rPr>
    </w:lvl>
    <w:lvl w:ilvl="6" w:tplc="1876E84E">
      <w:start w:val="1"/>
      <w:numFmt w:val="bullet"/>
      <w:lvlText w:val=""/>
      <w:lvlJc w:val="left"/>
      <w:pPr>
        <w:ind w:left="5040" w:hanging="360"/>
      </w:pPr>
      <w:rPr>
        <w:rFonts w:ascii="Symbol" w:hAnsi="Symbol" w:hint="default"/>
      </w:rPr>
    </w:lvl>
    <w:lvl w:ilvl="7" w:tplc="9D2298A6">
      <w:start w:val="1"/>
      <w:numFmt w:val="bullet"/>
      <w:lvlText w:val="o"/>
      <w:lvlJc w:val="left"/>
      <w:pPr>
        <w:ind w:left="5760" w:hanging="360"/>
      </w:pPr>
      <w:rPr>
        <w:rFonts w:ascii="Courier New" w:hAnsi="Courier New" w:hint="default"/>
      </w:rPr>
    </w:lvl>
    <w:lvl w:ilvl="8" w:tplc="7FD22380">
      <w:start w:val="1"/>
      <w:numFmt w:val="bullet"/>
      <w:lvlText w:val=""/>
      <w:lvlJc w:val="left"/>
      <w:pPr>
        <w:ind w:left="6480" w:hanging="360"/>
      </w:pPr>
      <w:rPr>
        <w:rFonts w:ascii="Wingdings" w:hAnsi="Wingdings" w:hint="default"/>
      </w:rPr>
    </w:lvl>
  </w:abstractNum>
  <w:abstractNum w:abstractNumId="25" w15:restartNumberingAfterBreak="0">
    <w:nsid w:val="2E8C7102"/>
    <w:multiLevelType w:val="hybridMultilevel"/>
    <w:tmpl w:val="32AC6524"/>
    <w:lvl w:ilvl="0" w:tplc="40090019">
      <w:start w:val="1"/>
      <w:numFmt w:val="lowerLetter"/>
      <w:lvlText w:val="%1."/>
      <w:lvlJc w:val="left"/>
      <w:pPr>
        <w:ind w:left="144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2EC91707"/>
    <w:multiLevelType w:val="hybridMultilevel"/>
    <w:tmpl w:val="5AD28D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10E1B28"/>
    <w:multiLevelType w:val="hybridMultilevel"/>
    <w:tmpl w:val="5FE42848"/>
    <w:lvl w:ilvl="0" w:tplc="40090019">
      <w:start w:val="1"/>
      <w:numFmt w:val="lowerLetter"/>
      <w:lvlText w:val="%1."/>
      <w:lvlJc w:val="left"/>
      <w:pPr>
        <w:ind w:left="1440" w:hanging="360"/>
      </w:pPr>
    </w:lvl>
    <w:lvl w:ilvl="1" w:tplc="40090013">
      <w:start w:val="1"/>
      <w:numFmt w:val="upperRoman"/>
      <w:lvlText w:val="%2."/>
      <w:lvlJc w:val="right"/>
      <w:pPr>
        <w:ind w:left="1800" w:hanging="360"/>
      </w:pPr>
    </w:lvl>
    <w:lvl w:ilvl="2" w:tplc="7544148A">
      <w:start w:val="1"/>
      <w:numFmt w:val="decimal"/>
      <w:lvlText w:val="%3."/>
      <w:lvlJc w:val="left"/>
      <w:pPr>
        <w:ind w:left="2700" w:hanging="360"/>
      </w:pPr>
      <w:rPr>
        <w:rFonts w:hint="default"/>
      </w:rPr>
    </w:lvl>
    <w:lvl w:ilvl="3" w:tplc="DF2ACB4C">
      <w:start w:val="2"/>
      <w:numFmt w:val="lowerLetter"/>
      <w:lvlText w:val="%4)"/>
      <w:lvlJc w:val="left"/>
      <w:pPr>
        <w:ind w:left="3240" w:hanging="360"/>
      </w:pPr>
      <w:rPr>
        <w:rFonts w:hint="default"/>
      </w:r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3159670B"/>
    <w:multiLevelType w:val="hybridMultilevel"/>
    <w:tmpl w:val="604EE448"/>
    <w:lvl w:ilvl="0" w:tplc="04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C87C16"/>
    <w:multiLevelType w:val="hybridMultilevel"/>
    <w:tmpl w:val="6DB8835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33131776"/>
    <w:multiLevelType w:val="hybridMultilevel"/>
    <w:tmpl w:val="130E6920"/>
    <w:lvl w:ilvl="0" w:tplc="E6945D84">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54A0B9F"/>
    <w:multiLevelType w:val="multilevel"/>
    <w:tmpl w:val="F8D21FD0"/>
    <w:lvl w:ilvl="0">
      <w:start w:val="4"/>
      <w:numFmt w:val="decimal"/>
      <w:lvlText w:val="%1."/>
      <w:lvlJc w:val="left"/>
      <w:pPr>
        <w:ind w:left="360" w:hanging="360"/>
      </w:pPr>
      <w:rPr>
        <w:rFonts w:eastAsiaTheme="majorEastAsia" w:hint="default"/>
      </w:rPr>
    </w:lvl>
    <w:lvl w:ilvl="1">
      <w:start w:val="1"/>
      <w:numFmt w:val="decimal"/>
      <w:lvlText w:val="%1.%2."/>
      <w:lvlJc w:val="left"/>
      <w:pPr>
        <w:ind w:left="1800" w:hanging="360"/>
      </w:pPr>
      <w:rPr>
        <w:rFonts w:eastAsiaTheme="majorEastAsia" w:hint="default"/>
      </w:rPr>
    </w:lvl>
    <w:lvl w:ilvl="2">
      <w:start w:val="1"/>
      <w:numFmt w:val="decimal"/>
      <w:lvlText w:val="%1.%2.%3."/>
      <w:lvlJc w:val="left"/>
      <w:pPr>
        <w:ind w:left="3600" w:hanging="720"/>
      </w:pPr>
      <w:rPr>
        <w:rFonts w:eastAsiaTheme="majorEastAsia" w:hint="default"/>
      </w:rPr>
    </w:lvl>
    <w:lvl w:ilvl="3">
      <w:start w:val="1"/>
      <w:numFmt w:val="decimal"/>
      <w:lvlText w:val="%1.%2.%3.%4."/>
      <w:lvlJc w:val="left"/>
      <w:pPr>
        <w:ind w:left="5040" w:hanging="720"/>
      </w:pPr>
      <w:rPr>
        <w:rFonts w:eastAsiaTheme="majorEastAsia" w:hint="default"/>
      </w:rPr>
    </w:lvl>
    <w:lvl w:ilvl="4">
      <w:start w:val="1"/>
      <w:numFmt w:val="decimal"/>
      <w:lvlText w:val="%1.%2.%3.%4.%5."/>
      <w:lvlJc w:val="left"/>
      <w:pPr>
        <w:ind w:left="6840" w:hanging="1080"/>
      </w:pPr>
      <w:rPr>
        <w:rFonts w:eastAsiaTheme="majorEastAsia" w:hint="default"/>
      </w:rPr>
    </w:lvl>
    <w:lvl w:ilvl="5">
      <w:start w:val="1"/>
      <w:numFmt w:val="decimal"/>
      <w:lvlText w:val="%1.%2.%3.%4.%5.%6."/>
      <w:lvlJc w:val="left"/>
      <w:pPr>
        <w:ind w:left="8280" w:hanging="1080"/>
      </w:pPr>
      <w:rPr>
        <w:rFonts w:eastAsiaTheme="majorEastAsia" w:hint="default"/>
      </w:rPr>
    </w:lvl>
    <w:lvl w:ilvl="6">
      <w:start w:val="1"/>
      <w:numFmt w:val="decimal"/>
      <w:lvlText w:val="%1.%2.%3.%4.%5.%6.%7."/>
      <w:lvlJc w:val="left"/>
      <w:pPr>
        <w:ind w:left="10080" w:hanging="1440"/>
      </w:pPr>
      <w:rPr>
        <w:rFonts w:eastAsiaTheme="majorEastAsia" w:hint="default"/>
      </w:rPr>
    </w:lvl>
    <w:lvl w:ilvl="7">
      <w:start w:val="1"/>
      <w:numFmt w:val="decimal"/>
      <w:lvlText w:val="%1.%2.%3.%4.%5.%6.%7.%8."/>
      <w:lvlJc w:val="left"/>
      <w:pPr>
        <w:ind w:left="11520" w:hanging="1440"/>
      </w:pPr>
      <w:rPr>
        <w:rFonts w:eastAsiaTheme="majorEastAsia" w:hint="default"/>
      </w:rPr>
    </w:lvl>
    <w:lvl w:ilvl="8">
      <w:start w:val="1"/>
      <w:numFmt w:val="decimal"/>
      <w:lvlText w:val="%1.%2.%3.%4.%5.%6.%7.%8.%9."/>
      <w:lvlJc w:val="left"/>
      <w:pPr>
        <w:ind w:left="13320" w:hanging="1800"/>
      </w:pPr>
      <w:rPr>
        <w:rFonts w:eastAsiaTheme="majorEastAsia" w:hint="default"/>
      </w:rPr>
    </w:lvl>
  </w:abstractNum>
  <w:abstractNum w:abstractNumId="32" w15:restartNumberingAfterBreak="0">
    <w:nsid w:val="366B7630"/>
    <w:multiLevelType w:val="hybridMultilevel"/>
    <w:tmpl w:val="C4CE97F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7242094"/>
    <w:multiLevelType w:val="hybridMultilevel"/>
    <w:tmpl w:val="9F32C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A88346E"/>
    <w:multiLevelType w:val="hybridMultilevel"/>
    <w:tmpl w:val="44469D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3C9F4D6E"/>
    <w:multiLevelType w:val="hybridMultilevel"/>
    <w:tmpl w:val="64A20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981657"/>
    <w:multiLevelType w:val="hybridMultilevel"/>
    <w:tmpl w:val="9C82B498"/>
    <w:lvl w:ilvl="0" w:tplc="9FEA7A44">
      <w:start w:val="1"/>
      <w:numFmt w:val="bullet"/>
      <w:lvlText w:val="•"/>
      <w:lvlJc w:val="left"/>
      <w:pPr>
        <w:tabs>
          <w:tab w:val="num" w:pos="720"/>
        </w:tabs>
        <w:ind w:left="720" w:hanging="360"/>
      </w:pPr>
      <w:rPr>
        <w:rFonts w:ascii="Arial" w:hAnsi="Arial" w:hint="default"/>
      </w:rPr>
    </w:lvl>
    <w:lvl w:ilvl="1" w:tplc="1234B818" w:tentative="1">
      <w:start w:val="1"/>
      <w:numFmt w:val="bullet"/>
      <w:lvlText w:val="•"/>
      <w:lvlJc w:val="left"/>
      <w:pPr>
        <w:tabs>
          <w:tab w:val="num" w:pos="1440"/>
        </w:tabs>
        <w:ind w:left="1440" w:hanging="360"/>
      </w:pPr>
      <w:rPr>
        <w:rFonts w:ascii="Arial" w:hAnsi="Arial" w:hint="default"/>
      </w:rPr>
    </w:lvl>
    <w:lvl w:ilvl="2" w:tplc="1C7C3DB8" w:tentative="1">
      <w:start w:val="1"/>
      <w:numFmt w:val="bullet"/>
      <w:lvlText w:val="•"/>
      <w:lvlJc w:val="left"/>
      <w:pPr>
        <w:tabs>
          <w:tab w:val="num" w:pos="2160"/>
        </w:tabs>
        <w:ind w:left="2160" w:hanging="360"/>
      </w:pPr>
      <w:rPr>
        <w:rFonts w:ascii="Arial" w:hAnsi="Arial" w:hint="default"/>
      </w:rPr>
    </w:lvl>
    <w:lvl w:ilvl="3" w:tplc="43405D5C" w:tentative="1">
      <w:start w:val="1"/>
      <w:numFmt w:val="bullet"/>
      <w:lvlText w:val="•"/>
      <w:lvlJc w:val="left"/>
      <w:pPr>
        <w:tabs>
          <w:tab w:val="num" w:pos="2880"/>
        </w:tabs>
        <w:ind w:left="2880" w:hanging="360"/>
      </w:pPr>
      <w:rPr>
        <w:rFonts w:ascii="Arial" w:hAnsi="Arial" w:hint="default"/>
      </w:rPr>
    </w:lvl>
    <w:lvl w:ilvl="4" w:tplc="0D5A7398" w:tentative="1">
      <w:start w:val="1"/>
      <w:numFmt w:val="bullet"/>
      <w:lvlText w:val="•"/>
      <w:lvlJc w:val="left"/>
      <w:pPr>
        <w:tabs>
          <w:tab w:val="num" w:pos="3600"/>
        </w:tabs>
        <w:ind w:left="3600" w:hanging="360"/>
      </w:pPr>
      <w:rPr>
        <w:rFonts w:ascii="Arial" w:hAnsi="Arial" w:hint="default"/>
      </w:rPr>
    </w:lvl>
    <w:lvl w:ilvl="5" w:tplc="1DFA56BA" w:tentative="1">
      <w:start w:val="1"/>
      <w:numFmt w:val="bullet"/>
      <w:lvlText w:val="•"/>
      <w:lvlJc w:val="left"/>
      <w:pPr>
        <w:tabs>
          <w:tab w:val="num" w:pos="4320"/>
        </w:tabs>
        <w:ind w:left="4320" w:hanging="360"/>
      </w:pPr>
      <w:rPr>
        <w:rFonts w:ascii="Arial" w:hAnsi="Arial" w:hint="default"/>
      </w:rPr>
    </w:lvl>
    <w:lvl w:ilvl="6" w:tplc="951494AA" w:tentative="1">
      <w:start w:val="1"/>
      <w:numFmt w:val="bullet"/>
      <w:lvlText w:val="•"/>
      <w:lvlJc w:val="left"/>
      <w:pPr>
        <w:tabs>
          <w:tab w:val="num" w:pos="5040"/>
        </w:tabs>
        <w:ind w:left="5040" w:hanging="360"/>
      </w:pPr>
      <w:rPr>
        <w:rFonts w:ascii="Arial" w:hAnsi="Arial" w:hint="default"/>
      </w:rPr>
    </w:lvl>
    <w:lvl w:ilvl="7" w:tplc="E1749D08" w:tentative="1">
      <w:start w:val="1"/>
      <w:numFmt w:val="bullet"/>
      <w:lvlText w:val="•"/>
      <w:lvlJc w:val="left"/>
      <w:pPr>
        <w:tabs>
          <w:tab w:val="num" w:pos="5760"/>
        </w:tabs>
        <w:ind w:left="5760" w:hanging="360"/>
      </w:pPr>
      <w:rPr>
        <w:rFonts w:ascii="Arial" w:hAnsi="Arial" w:hint="default"/>
      </w:rPr>
    </w:lvl>
    <w:lvl w:ilvl="8" w:tplc="AA70FE0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F66683A"/>
    <w:multiLevelType w:val="hybridMultilevel"/>
    <w:tmpl w:val="A5D08550"/>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B86C07"/>
    <w:multiLevelType w:val="hybridMultilevel"/>
    <w:tmpl w:val="282A32B6"/>
    <w:lvl w:ilvl="0" w:tplc="40090013">
      <w:start w:val="1"/>
      <w:numFmt w:val="upperRoman"/>
      <w:lvlText w:val="%1."/>
      <w:lvlJc w:val="right"/>
      <w:pPr>
        <w:ind w:left="1260" w:hanging="360"/>
      </w:p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39" w15:restartNumberingAfterBreak="0">
    <w:nsid w:val="444B2DF3"/>
    <w:multiLevelType w:val="multilevel"/>
    <w:tmpl w:val="BE58DF88"/>
    <w:lvl w:ilvl="0">
      <w:start w:val="1"/>
      <w:numFmt w:val="decimal"/>
      <w:lvlText w:val="%1."/>
      <w:lvlJc w:val="left"/>
      <w:pPr>
        <w:ind w:left="360" w:hanging="360"/>
      </w:pPr>
      <w:rPr>
        <w:b/>
        <w:bCs/>
        <w:color w:val="4F81BD" w:themeColor="accent1"/>
        <w:sz w:val="32"/>
        <w:szCs w:val="32"/>
      </w:rPr>
    </w:lvl>
    <w:lvl w:ilvl="1">
      <w:start w:val="1"/>
      <w:numFmt w:val="decimal"/>
      <w:lvlText w:val="%1.%2."/>
      <w:lvlJc w:val="left"/>
      <w:pPr>
        <w:ind w:left="792" w:hanging="432"/>
      </w:pPr>
    </w:lvl>
    <w:lvl w:ilvl="2">
      <w:start w:val="1"/>
      <w:numFmt w:val="decimal"/>
      <w:lvlText w:val="%1.%2.%3."/>
      <w:lvlJc w:val="left"/>
      <w:pPr>
        <w:ind w:left="1224" w:hanging="504"/>
      </w:pPr>
      <w:rPr>
        <w:rFonts w:asciiTheme="minorHAnsi" w:hAnsiTheme="minorHAnsi" w:hint="default"/>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44D77CD"/>
    <w:multiLevelType w:val="hybridMultilevel"/>
    <w:tmpl w:val="8EC0E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721556"/>
    <w:multiLevelType w:val="hybridMultilevel"/>
    <w:tmpl w:val="E6E6BD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5AB71EC"/>
    <w:multiLevelType w:val="hybridMultilevel"/>
    <w:tmpl w:val="2CE0D6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6CD6191"/>
    <w:multiLevelType w:val="hybridMultilevel"/>
    <w:tmpl w:val="75CC93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47AE32E0"/>
    <w:multiLevelType w:val="multilevel"/>
    <w:tmpl w:val="6E567106"/>
    <w:lvl w:ilvl="0">
      <w:start w:val="1"/>
      <w:numFmt w:val="decimal"/>
      <w:lvlText w:val="2.1.1.%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5" w15:restartNumberingAfterBreak="0">
    <w:nsid w:val="48151311"/>
    <w:multiLevelType w:val="hybridMultilevel"/>
    <w:tmpl w:val="3276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516A37"/>
    <w:multiLevelType w:val="multilevel"/>
    <w:tmpl w:val="1E2865B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5539388F"/>
    <w:multiLevelType w:val="hybridMultilevel"/>
    <w:tmpl w:val="1732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C847C6"/>
    <w:multiLevelType w:val="hybridMultilevel"/>
    <w:tmpl w:val="8A78C126"/>
    <w:lvl w:ilvl="0" w:tplc="8A7899CC">
      <w:start w:val="1"/>
      <w:numFmt w:val="bullet"/>
      <w:lvlText w:val="‒"/>
      <w:lvlJc w:val="left"/>
      <w:pPr>
        <w:tabs>
          <w:tab w:val="num" w:pos="720"/>
        </w:tabs>
        <w:ind w:left="720" w:hanging="360"/>
      </w:pPr>
      <w:rPr>
        <w:rFonts w:ascii="Calibri" w:hAnsi="Calibri" w:hint="default"/>
      </w:rPr>
    </w:lvl>
    <w:lvl w:ilvl="1" w:tplc="D3BAFD2A">
      <w:start w:val="1"/>
      <w:numFmt w:val="bullet"/>
      <w:lvlText w:val="‒"/>
      <w:lvlJc w:val="left"/>
      <w:pPr>
        <w:tabs>
          <w:tab w:val="num" w:pos="1440"/>
        </w:tabs>
        <w:ind w:left="1440" w:hanging="360"/>
      </w:pPr>
      <w:rPr>
        <w:rFonts w:ascii="Calibri" w:hAnsi="Calibri" w:hint="default"/>
      </w:rPr>
    </w:lvl>
    <w:lvl w:ilvl="2" w:tplc="EBDABBB0" w:tentative="1">
      <w:start w:val="1"/>
      <w:numFmt w:val="bullet"/>
      <w:lvlText w:val="‒"/>
      <w:lvlJc w:val="left"/>
      <w:pPr>
        <w:tabs>
          <w:tab w:val="num" w:pos="2160"/>
        </w:tabs>
        <w:ind w:left="2160" w:hanging="360"/>
      </w:pPr>
      <w:rPr>
        <w:rFonts w:ascii="Calibri" w:hAnsi="Calibri" w:hint="default"/>
      </w:rPr>
    </w:lvl>
    <w:lvl w:ilvl="3" w:tplc="D8AE0368" w:tentative="1">
      <w:start w:val="1"/>
      <w:numFmt w:val="bullet"/>
      <w:lvlText w:val="‒"/>
      <w:lvlJc w:val="left"/>
      <w:pPr>
        <w:tabs>
          <w:tab w:val="num" w:pos="2880"/>
        </w:tabs>
        <w:ind w:left="2880" w:hanging="360"/>
      </w:pPr>
      <w:rPr>
        <w:rFonts w:ascii="Calibri" w:hAnsi="Calibri" w:hint="default"/>
      </w:rPr>
    </w:lvl>
    <w:lvl w:ilvl="4" w:tplc="127681F8" w:tentative="1">
      <w:start w:val="1"/>
      <w:numFmt w:val="bullet"/>
      <w:lvlText w:val="‒"/>
      <w:lvlJc w:val="left"/>
      <w:pPr>
        <w:tabs>
          <w:tab w:val="num" w:pos="3600"/>
        </w:tabs>
        <w:ind w:left="3600" w:hanging="360"/>
      </w:pPr>
      <w:rPr>
        <w:rFonts w:ascii="Calibri" w:hAnsi="Calibri" w:hint="default"/>
      </w:rPr>
    </w:lvl>
    <w:lvl w:ilvl="5" w:tplc="A6988B74" w:tentative="1">
      <w:start w:val="1"/>
      <w:numFmt w:val="bullet"/>
      <w:lvlText w:val="‒"/>
      <w:lvlJc w:val="left"/>
      <w:pPr>
        <w:tabs>
          <w:tab w:val="num" w:pos="4320"/>
        </w:tabs>
        <w:ind w:left="4320" w:hanging="360"/>
      </w:pPr>
      <w:rPr>
        <w:rFonts w:ascii="Calibri" w:hAnsi="Calibri" w:hint="default"/>
      </w:rPr>
    </w:lvl>
    <w:lvl w:ilvl="6" w:tplc="79A667BC" w:tentative="1">
      <w:start w:val="1"/>
      <w:numFmt w:val="bullet"/>
      <w:lvlText w:val="‒"/>
      <w:lvlJc w:val="left"/>
      <w:pPr>
        <w:tabs>
          <w:tab w:val="num" w:pos="5040"/>
        </w:tabs>
        <w:ind w:left="5040" w:hanging="360"/>
      </w:pPr>
      <w:rPr>
        <w:rFonts w:ascii="Calibri" w:hAnsi="Calibri" w:hint="default"/>
      </w:rPr>
    </w:lvl>
    <w:lvl w:ilvl="7" w:tplc="1BF25EBE" w:tentative="1">
      <w:start w:val="1"/>
      <w:numFmt w:val="bullet"/>
      <w:lvlText w:val="‒"/>
      <w:lvlJc w:val="left"/>
      <w:pPr>
        <w:tabs>
          <w:tab w:val="num" w:pos="5760"/>
        </w:tabs>
        <w:ind w:left="5760" w:hanging="360"/>
      </w:pPr>
      <w:rPr>
        <w:rFonts w:ascii="Calibri" w:hAnsi="Calibri" w:hint="default"/>
      </w:rPr>
    </w:lvl>
    <w:lvl w:ilvl="8" w:tplc="15BC102A" w:tentative="1">
      <w:start w:val="1"/>
      <w:numFmt w:val="bullet"/>
      <w:lvlText w:val="‒"/>
      <w:lvlJc w:val="left"/>
      <w:pPr>
        <w:tabs>
          <w:tab w:val="num" w:pos="6480"/>
        </w:tabs>
        <w:ind w:left="6480" w:hanging="360"/>
      </w:pPr>
      <w:rPr>
        <w:rFonts w:ascii="Calibri" w:hAnsi="Calibri" w:hint="default"/>
      </w:rPr>
    </w:lvl>
  </w:abstractNum>
  <w:abstractNum w:abstractNumId="49" w15:restartNumberingAfterBreak="0">
    <w:nsid w:val="5A2E4E4A"/>
    <w:multiLevelType w:val="hybridMultilevel"/>
    <w:tmpl w:val="A6BAD9EC"/>
    <w:lvl w:ilvl="0" w:tplc="0409000F">
      <w:start w:val="1"/>
      <w:numFmt w:val="decimal"/>
      <w:lvlText w:val="%1."/>
      <w:lvlJc w:val="left"/>
      <w:pPr>
        <w:ind w:left="720" w:hanging="360"/>
      </w:pPr>
      <w:rPr>
        <w:rFonts w:hint="default"/>
      </w:rPr>
    </w:lvl>
    <w:lvl w:ilvl="1" w:tplc="DEBEC214">
      <w:start w:val="1"/>
      <w:numFmt w:val="decimal"/>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C30514"/>
    <w:multiLevelType w:val="hybridMultilevel"/>
    <w:tmpl w:val="F884A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DF543A7"/>
    <w:multiLevelType w:val="hybridMultilevel"/>
    <w:tmpl w:val="58C2A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21F1623"/>
    <w:multiLevelType w:val="multilevel"/>
    <w:tmpl w:val="FDE01C2E"/>
    <w:lvl w:ilvl="0">
      <w:start w:val="1"/>
      <w:numFmt w:val="decimal"/>
      <w:lvlText w:val="%1."/>
      <w:lvlJc w:val="left"/>
      <w:pPr>
        <w:ind w:left="720" w:hanging="360"/>
      </w:pPr>
    </w:lvl>
    <w:lvl w:ilvl="1">
      <w:start w:val="4"/>
      <w:numFmt w:val="decimal"/>
      <w:isLgl/>
      <w:lvlText w:val="%1.%2"/>
      <w:lvlJc w:val="left"/>
      <w:pPr>
        <w:ind w:left="720" w:hanging="360"/>
      </w:pPr>
      <w:rPr>
        <w:rFonts w:eastAsia="MS Mincho" w:cstheme="minorHAnsi" w:hint="default"/>
        <w:color w:val="auto"/>
        <w:sz w:val="22"/>
        <w:u w:val="single"/>
      </w:rPr>
    </w:lvl>
    <w:lvl w:ilvl="2">
      <w:start w:val="1"/>
      <w:numFmt w:val="decimal"/>
      <w:isLgl/>
      <w:lvlText w:val="%1.%2.%3"/>
      <w:lvlJc w:val="left"/>
      <w:pPr>
        <w:ind w:left="1080" w:hanging="720"/>
      </w:pPr>
      <w:rPr>
        <w:rFonts w:eastAsia="MS Mincho" w:cstheme="minorHAnsi" w:hint="default"/>
        <w:color w:val="auto"/>
        <w:sz w:val="22"/>
        <w:u w:val="single"/>
      </w:rPr>
    </w:lvl>
    <w:lvl w:ilvl="3">
      <w:start w:val="1"/>
      <w:numFmt w:val="decimal"/>
      <w:isLgl/>
      <w:lvlText w:val="%1.%2.%3.%4"/>
      <w:lvlJc w:val="left"/>
      <w:pPr>
        <w:ind w:left="1080" w:hanging="720"/>
      </w:pPr>
      <w:rPr>
        <w:rFonts w:eastAsia="MS Mincho" w:cstheme="minorHAnsi" w:hint="default"/>
        <w:color w:val="auto"/>
        <w:sz w:val="22"/>
        <w:u w:val="single"/>
      </w:rPr>
    </w:lvl>
    <w:lvl w:ilvl="4">
      <w:start w:val="1"/>
      <w:numFmt w:val="decimal"/>
      <w:isLgl/>
      <w:lvlText w:val="%1.%2.%3.%4.%5"/>
      <w:lvlJc w:val="left"/>
      <w:pPr>
        <w:ind w:left="1440" w:hanging="1080"/>
      </w:pPr>
      <w:rPr>
        <w:rFonts w:eastAsia="MS Mincho" w:cstheme="minorHAnsi" w:hint="default"/>
        <w:color w:val="auto"/>
        <w:sz w:val="22"/>
        <w:u w:val="single"/>
      </w:rPr>
    </w:lvl>
    <w:lvl w:ilvl="5">
      <w:start w:val="1"/>
      <w:numFmt w:val="decimal"/>
      <w:isLgl/>
      <w:lvlText w:val="%1.%2.%3.%4.%5.%6"/>
      <w:lvlJc w:val="left"/>
      <w:pPr>
        <w:ind w:left="1440" w:hanging="1080"/>
      </w:pPr>
      <w:rPr>
        <w:rFonts w:eastAsia="MS Mincho" w:cstheme="minorHAnsi" w:hint="default"/>
        <w:color w:val="auto"/>
        <w:sz w:val="22"/>
        <w:u w:val="single"/>
      </w:rPr>
    </w:lvl>
    <w:lvl w:ilvl="6">
      <w:start w:val="1"/>
      <w:numFmt w:val="decimal"/>
      <w:isLgl/>
      <w:lvlText w:val="%1.%2.%3.%4.%5.%6.%7"/>
      <w:lvlJc w:val="left"/>
      <w:pPr>
        <w:ind w:left="1800" w:hanging="1440"/>
      </w:pPr>
      <w:rPr>
        <w:rFonts w:eastAsia="MS Mincho" w:cstheme="minorHAnsi" w:hint="default"/>
        <w:color w:val="auto"/>
        <w:sz w:val="22"/>
        <w:u w:val="single"/>
      </w:rPr>
    </w:lvl>
    <w:lvl w:ilvl="7">
      <w:start w:val="1"/>
      <w:numFmt w:val="decimal"/>
      <w:isLgl/>
      <w:lvlText w:val="%1.%2.%3.%4.%5.%6.%7.%8"/>
      <w:lvlJc w:val="left"/>
      <w:pPr>
        <w:ind w:left="1800" w:hanging="1440"/>
      </w:pPr>
      <w:rPr>
        <w:rFonts w:eastAsia="MS Mincho" w:cstheme="minorHAnsi" w:hint="default"/>
        <w:color w:val="auto"/>
        <w:sz w:val="22"/>
        <w:u w:val="single"/>
      </w:rPr>
    </w:lvl>
    <w:lvl w:ilvl="8">
      <w:start w:val="1"/>
      <w:numFmt w:val="decimal"/>
      <w:isLgl/>
      <w:lvlText w:val="%1.%2.%3.%4.%5.%6.%7.%8.%9"/>
      <w:lvlJc w:val="left"/>
      <w:pPr>
        <w:ind w:left="2160" w:hanging="1800"/>
      </w:pPr>
      <w:rPr>
        <w:rFonts w:eastAsia="MS Mincho" w:cstheme="minorHAnsi" w:hint="default"/>
        <w:color w:val="auto"/>
        <w:sz w:val="22"/>
        <w:u w:val="single"/>
      </w:rPr>
    </w:lvl>
  </w:abstractNum>
  <w:abstractNum w:abstractNumId="53" w15:restartNumberingAfterBreak="0">
    <w:nsid w:val="62D304BC"/>
    <w:multiLevelType w:val="hybridMultilevel"/>
    <w:tmpl w:val="FC6C7F14"/>
    <w:lvl w:ilvl="0" w:tplc="FFFFFFFF">
      <w:start w:val="1"/>
      <w:numFmt w:val="lowerLetter"/>
      <w:lvlText w:val="%1)"/>
      <w:lvlJc w:val="left"/>
      <w:pPr>
        <w:ind w:left="720" w:hanging="360"/>
      </w:pPr>
      <w:rPr>
        <w:b/>
        <w:bCs/>
      </w:rPr>
    </w:lvl>
    <w:lvl w:ilvl="1" w:tplc="FFFFFFFF">
      <w:start w:val="1"/>
      <w:numFmt w:val="upperRoman"/>
      <w:lvlText w:val="%2."/>
      <w:lvlJc w:val="righ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D769B5"/>
    <w:multiLevelType w:val="hybridMultilevel"/>
    <w:tmpl w:val="B63A535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6AA4C40"/>
    <w:multiLevelType w:val="hybridMultilevel"/>
    <w:tmpl w:val="0A221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8037C26"/>
    <w:multiLevelType w:val="hybridMultilevel"/>
    <w:tmpl w:val="16087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8CE7AFA"/>
    <w:multiLevelType w:val="hybridMultilevel"/>
    <w:tmpl w:val="88ACBC04"/>
    <w:lvl w:ilvl="0" w:tplc="5FF6CBE2">
      <w:start w:val="1"/>
      <w:numFmt w:val="bullet"/>
      <w:lvlText w:val="•"/>
      <w:lvlJc w:val="left"/>
      <w:pPr>
        <w:ind w:left="1080" w:hanging="360"/>
      </w:pPr>
      <w:rPr>
        <w:rFonts w:ascii="Arial" w:hAnsi="Aria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68EF5DD4"/>
    <w:multiLevelType w:val="hybridMultilevel"/>
    <w:tmpl w:val="8B525616"/>
    <w:lvl w:ilvl="0" w:tplc="0C161CF8">
      <w:start w:val="1"/>
      <w:numFmt w:val="bullet"/>
      <w:lvlText w:val="•"/>
      <w:lvlJc w:val="left"/>
      <w:pPr>
        <w:tabs>
          <w:tab w:val="num" w:pos="720"/>
        </w:tabs>
        <w:ind w:left="720" w:hanging="360"/>
      </w:pPr>
      <w:rPr>
        <w:rFonts w:ascii="Arial" w:hAnsi="Arial" w:hint="default"/>
      </w:rPr>
    </w:lvl>
    <w:lvl w:ilvl="1" w:tplc="CADE213C" w:tentative="1">
      <w:start w:val="1"/>
      <w:numFmt w:val="bullet"/>
      <w:lvlText w:val="•"/>
      <w:lvlJc w:val="left"/>
      <w:pPr>
        <w:tabs>
          <w:tab w:val="num" w:pos="1440"/>
        </w:tabs>
        <w:ind w:left="1440" w:hanging="360"/>
      </w:pPr>
      <w:rPr>
        <w:rFonts w:ascii="Arial" w:hAnsi="Arial" w:hint="default"/>
      </w:rPr>
    </w:lvl>
    <w:lvl w:ilvl="2" w:tplc="4510C68E" w:tentative="1">
      <w:start w:val="1"/>
      <w:numFmt w:val="bullet"/>
      <w:lvlText w:val="•"/>
      <w:lvlJc w:val="left"/>
      <w:pPr>
        <w:tabs>
          <w:tab w:val="num" w:pos="2160"/>
        </w:tabs>
        <w:ind w:left="2160" w:hanging="360"/>
      </w:pPr>
      <w:rPr>
        <w:rFonts w:ascii="Arial" w:hAnsi="Arial" w:hint="default"/>
      </w:rPr>
    </w:lvl>
    <w:lvl w:ilvl="3" w:tplc="C1624CFE" w:tentative="1">
      <w:start w:val="1"/>
      <w:numFmt w:val="bullet"/>
      <w:lvlText w:val="•"/>
      <w:lvlJc w:val="left"/>
      <w:pPr>
        <w:tabs>
          <w:tab w:val="num" w:pos="2880"/>
        </w:tabs>
        <w:ind w:left="2880" w:hanging="360"/>
      </w:pPr>
      <w:rPr>
        <w:rFonts w:ascii="Arial" w:hAnsi="Arial" w:hint="default"/>
      </w:rPr>
    </w:lvl>
    <w:lvl w:ilvl="4" w:tplc="389AE9AA" w:tentative="1">
      <w:start w:val="1"/>
      <w:numFmt w:val="bullet"/>
      <w:lvlText w:val="•"/>
      <w:lvlJc w:val="left"/>
      <w:pPr>
        <w:tabs>
          <w:tab w:val="num" w:pos="3600"/>
        </w:tabs>
        <w:ind w:left="3600" w:hanging="360"/>
      </w:pPr>
      <w:rPr>
        <w:rFonts w:ascii="Arial" w:hAnsi="Arial" w:hint="default"/>
      </w:rPr>
    </w:lvl>
    <w:lvl w:ilvl="5" w:tplc="CD06F226" w:tentative="1">
      <w:start w:val="1"/>
      <w:numFmt w:val="bullet"/>
      <w:lvlText w:val="•"/>
      <w:lvlJc w:val="left"/>
      <w:pPr>
        <w:tabs>
          <w:tab w:val="num" w:pos="4320"/>
        </w:tabs>
        <w:ind w:left="4320" w:hanging="360"/>
      </w:pPr>
      <w:rPr>
        <w:rFonts w:ascii="Arial" w:hAnsi="Arial" w:hint="default"/>
      </w:rPr>
    </w:lvl>
    <w:lvl w:ilvl="6" w:tplc="277898AA" w:tentative="1">
      <w:start w:val="1"/>
      <w:numFmt w:val="bullet"/>
      <w:lvlText w:val="•"/>
      <w:lvlJc w:val="left"/>
      <w:pPr>
        <w:tabs>
          <w:tab w:val="num" w:pos="5040"/>
        </w:tabs>
        <w:ind w:left="5040" w:hanging="360"/>
      </w:pPr>
      <w:rPr>
        <w:rFonts w:ascii="Arial" w:hAnsi="Arial" w:hint="default"/>
      </w:rPr>
    </w:lvl>
    <w:lvl w:ilvl="7" w:tplc="245C6124" w:tentative="1">
      <w:start w:val="1"/>
      <w:numFmt w:val="bullet"/>
      <w:lvlText w:val="•"/>
      <w:lvlJc w:val="left"/>
      <w:pPr>
        <w:tabs>
          <w:tab w:val="num" w:pos="5760"/>
        </w:tabs>
        <w:ind w:left="5760" w:hanging="360"/>
      </w:pPr>
      <w:rPr>
        <w:rFonts w:ascii="Arial" w:hAnsi="Arial" w:hint="default"/>
      </w:rPr>
    </w:lvl>
    <w:lvl w:ilvl="8" w:tplc="1C008E1C"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6CFF4E34"/>
    <w:multiLevelType w:val="hybridMultilevel"/>
    <w:tmpl w:val="CC349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61610B"/>
    <w:multiLevelType w:val="hybridMultilevel"/>
    <w:tmpl w:val="60AAC188"/>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1" w15:restartNumberingAfterBreak="0">
    <w:nsid w:val="6F782D7A"/>
    <w:multiLevelType w:val="multilevel"/>
    <w:tmpl w:val="CE9A6E8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2" w15:restartNumberingAfterBreak="0">
    <w:nsid w:val="6FE50155"/>
    <w:multiLevelType w:val="hybridMultilevel"/>
    <w:tmpl w:val="B6B4CBA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72CE0705"/>
    <w:multiLevelType w:val="hybridMultilevel"/>
    <w:tmpl w:val="B4468B66"/>
    <w:lvl w:ilvl="0" w:tplc="5052B86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577D2E"/>
    <w:multiLevelType w:val="hybridMultilevel"/>
    <w:tmpl w:val="3B64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5355510"/>
    <w:multiLevelType w:val="hybridMultilevel"/>
    <w:tmpl w:val="3A08AE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76683A1F"/>
    <w:multiLevelType w:val="hybridMultilevel"/>
    <w:tmpl w:val="D21AE10C"/>
    <w:lvl w:ilvl="0" w:tplc="F44A61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7636D7C"/>
    <w:multiLevelType w:val="hybridMultilevel"/>
    <w:tmpl w:val="DAB27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B2D3BA3"/>
    <w:multiLevelType w:val="hybridMultilevel"/>
    <w:tmpl w:val="46688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12467CC">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7B646E8F"/>
    <w:multiLevelType w:val="hybridMultilevel"/>
    <w:tmpl w:val="48A69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494607"/>
    <w:multiLevelType w:val="hybridMultilevel"/>
    <w:tmpl w:val="994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E65FD7"/>
    <w:multiLevelType w:val="hybridMultilevel"/>
    <w:tmpl w:val="08CE2F9E"/>
    <w:lvl w:ilvl="0" w:tplc="F44A61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DBA2CBA"/>
    <w:multiLevelType w:val="hybridMultilevel"/>
    <w:tmpl w:val="3B6AB5C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3" w15:restartNumberingAfterBreak="0">
    <w:nsid w:val="7E3A5694"/>
    <w:multiLevelType w:val="hybridMultilevel"/>
    <w:tmpl w:val="E2EC12DC"/>
    <w:lvl w:ilvl="0" w:tplc="888E3010">
      <w:start w:val="1"/>
      <w:numFmt w:val="bullet"/>
      <w:lvlText w:val=""/>
      <w:lvlJc w:val="left"/>
      <w:pPr>
        <w:ind w:left="720" w:hanging="360"/>
      </w:pPr>
      <w:rPr>
        <w:rFonts w:ascii="Symbol" w:hAnsi="Symbol" w:hint="default"/>
        <w:color w:val="000000" w:themeColor="text1"/>
      </w:rPr>
    </w:lvl>
    <w:lvl w:ilvl="1" w:tplc="4009000F">
      <w:start w:val="1"/>
      <w:numFmt w:val="decimal"/>
      <w:lvlText w:val="%2."/>
      <w:lvlJc w:val="left"/>
      <w:pPr>
        <w:ind w:left="1440" w:hanging="360"/>
      </w:pPr>
      <w:rPr>
        <w:rFonts w:hint="default"/>
      </w:rPr>
    </w:lvl>
    <w:lvl w:ilvl="2" w:tplc="CBE00892">
      <w:start w:val="1"/>
      <w:numFmt w:val="lowerLetter"/>
      <w:lvlText w:val="%3)"/>
      <w:lvlJc w:val="left"/>
      <w:pPr>
        <w:ind w:left="2160" w:hanging="360"/>
      </w:pPr>
      <w:rPr>
        <w:rFonts w:hint="default"/>
        <w:b/>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F0A0206"/>
    <w:multiLevelType w:val="hybridMultilevel"/>
    <w:tmpl w:val="0C1A92B2"/>
    <w:lvl w:ilvl="0" w:tplc="2C423A94">
      <w:start w:val="1"/>
      <w:numFmt w:val="upperRoman"/>
      <w:lvlText w:val="%1."/>
      <w:lvlJc w:val="right"/>
      <w:pPr>
        <w:ind w:left="720" w:hanging="360"/>
      </w:pPr>
      <w:rPr>
        <w:b/>
        <w:bCs/>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7F1A5156"/>
    <w:multiLevelType w:val="hybridMultilevel"/>
    <w:tmpl w:val="13C4B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FC46026"/>
    <w:multiLevelType w:val="hybridMultilevel"/>
    <w:tmpl w:val="C464ACDE"/>
    <w:lvl w:ilvl="0" w:tplc="483EC200">
      <w:start w:val="1"/>
      <w:numFmt w:val="bullet"/>
      <w:lvlText w:val="‒"/>
      <w:lvlJc w:val="left"/>
      <w:pPr>
        <w:tabs>
          <w:tab w:val="num" w:pos="720"/>
        </w:tabs>
        <w:ind w:left="720" w:hanging="360"/>
      </w:pPr>
      <w:rPr>
        <w:rFonts w:ascii="Calibri" w:hAnsi="Calibri" w:hint="default"/>
      </w:rPr>
    </w:lvl>
    <w:lvl w:ilvl="1" w:tplc="1E2CFF2E">
      <w:start w:val="1"/>
      <w:numFmt w:val="bullet"/>
      <w:lvlText w:val="‒"/>
      <w:lvlJc w:val="left"/>
      <w:pPr>
        <w:tabs>
          <w:tab w:val="num" w:pos="1440"/>
        </w:tabs>
        <w:ind w:left="1440" w:hanging="360"/>
      </w:pPr>
      <w:rPr>
        <w:rFonts w:ascii="Calibri" w:hAnsi="Calibri" w:hint="default"/>
      </w:rPr>
    </w:lvl>
    <w:lvl w:ilvl="2" w:tplc="27567224" w:tentative="1">
      <w:start w:val="1"/>
      <w:numFmt w:val="bullet"/>
      <w:lvlText w:val="‒"/>
      <w:lvlJc w:val="left"/>
      <w:pPr>
        <w:tabs>
          <w:tab w:val="num" w:pos="2160"/>
        </w:tabs>
        <w:ind w:left="2160" w:hanging="360"/>
      </w:pPr>
      <w:rPr>
        <w:rFonts w:ascii="Calibri" w:hAnsi="Calibri" w:hint="default"/>
      </w:rPr>
    </w:lvl>
    <w:lvl w:ilvl="3" w:tplc="69FEA98C" w:tentative="1">
      <w:start w:val="1"/>
      <w:numFmt w:val="bullet"/>
      <w:lvlText w:val="‒"/>
      <w:lvlJc w:val="left"/>
      <w:pPr>
        <w:tabs>
          <w:tab w:val="num" w:pos="2880"/>
        </w:tabs>
        <w:ind w:left="2880" w:hanging="360"/>
      </w:pPr>
      <w:rPr>
        <w:rFonts w:ascii="Calibri" w:hAnsi="Calibri" w:hint="default"/>
      </w:rPr>
    </w:lvl>
    <w:lvl w:ilvl="4" w:tplc="D6D43A38" w:tentative="1">
      <w:start w:val="1"/>
      <w:numFmt w:val="bullet"/>
      <w:lvlText w:val="‒"/>
      <w:lvlJc w:val="left"/>
      <w:pPr>
        <w:tabs>
          <w:tab w:val="num" w:pos="3600"/>
        </w:tabs>
        <w:ind w:left="3600" w:hanging="360"/>
      </w:pPr>
      <w:rPr>
        <w:rFonts w:ascii="Calibri" w:hAnsi="Calibri" w:hint="default"/>
      </w:rPr>
    </w:lvl>
    <w:lvl w:ilvl="5" w:tplc="CAB40CFE" w:tentative="1">
      <w:start w:val="1"/>
      <w:numFmt w:val="bullet"/>
      <w:lvlText w:val="‒"/>
      <w:lvlJc w:val="left"/>
      <w:pPr>
        <w:tabs>
          <w:tab w:val="num" w:pos="4320"/>
        </w:tabs>
        <w:ind w:left="4320" w:hanging="360"/>
      </w:pPr>
      <w:rPr>
        <w:rFonts w:ascii="Calibri" w:hAnsi="Calibri" w:hint="default"/>
      </w:rPr>
    </w:lvl>
    <w:lvl w:ilvl="6" w:tplc="B9C09E66" w:tentative="1">
      <w:start w:val="1"/>
      <w:numFmt w:val="bullet"/>
      <w:lvlText w:val="‒"/>
      <w:lvlJc w:val="left"/>
      <w:pPr>
        <w:tabs>
          <w:tab w:val="num" w:pos="5040"/>
        </w:tabs>
        <w:ind w:left="5040" w:hanging="360"/>
      </w:pPr>
      <w:rPr>
        <w:rFonts w:ascii="Calibri" w:hAnsi="Calibri" w:hint="default"/>
      </w:rPr>
    </w:lvl>
    <w:lvl w:ilvl="7" w:tplc="2F9CDC24" w:tentative="1">
      <w:start w:val="1"/>
      <w:numFmt w:val="bullet"/>
      <w:lvlText w:val="‒"/>
      <w:lvlJc w:val="left"/>
      <w:pPr>
        <w:tabs>
          <w:tab w:val="num" w:pos="5760"/>
        </w:tabs>
        <w:ind w:left="5760" w:hanging="360"/>
      </w:pPr>
      <w:rPr>
        <w:rFonts w:ascii="Calibri" w:hAnsi="Calibri" w:hint="default"/>
      </w:rPr>
    </w:lvl>
    <w:lvl w:ilvl="8" w:tplc="F9D069BE" w:tentative="1">
      <w:start w:val="1"/>
      <w:numFmt w:val="bullet"/>
      <w:lvlText w:val="‒"/>
      <w:lvlJc w:val="left"/>
      <w:pPr>
        <w:tabs>
          <w:tab w:val="num" w:pos="6480"/>
        </w:tabs>
        <w:ind w:left="6480" w:hanging="360"/>
      </w:pPr>
      <w:rPr>
        <w:rFonts w:ascii="Calibri" w:hAnsi="Calibri" w:hint="default"/>
      </w:rPr>
    </w:lvl>
  </w:abstractNum>
  <w:num w:numId="1">
    <w:abstractNumId w:val="42"/>
  </w:num>
  <w:num w:numId="2">
    <w:abstractNumId w:val="2"/>
  </w:num>
  <w:num w:numId="3">
    <w:abstractNumId w:val="51"/>
  </w:num>
  <w:num w:numId="4">
    <w:abstractNumId w:val="28"/>
  </w:num>
  <w:num w:numId="5">
    <w:abstractNumId w:val="49"/>
  </w:num>
  <w:num w:numId="6">
    <w:abstractNumId w:val="64"/>
  </w:num>
  <w:num w:numId="7">
    <w:abstractNumId w:val="47"/>
  </w:num>
  <w:num w:numId="8">
    <w:abstractNumId w:val="70"/>
  </w:num>
  <w:num w:numId="9">
    <w:abstractNumId w:val="0"/>
  </w:num>
  <w:num w:numId="10">
    <w:abstractNumId w:val="52"/>
  </w:num>
  <w:num w:numId="11">
    <w:abstractNumId w:val="67"/>
  </w:num>
  <w:num w:numId="12">
    <w:abstractNumId w:val="23"/>
  </w:num>
  <w:num w:numId="13">
    <w:abstractNumId w:val="71"/>
  </w:num>
  <w:num w:numId="14">
    <w:abstractNumId w:val="66"/>
  </w:num>
  <w:num w:numId="15">
    <w:abstractNumId w:val="35"/>
  </w:num>
  <w:num w:numId="16">
    <w:abstractNumId w:val="50"/>
  </w:num>
  <w:num w:numId="17">
    <w:abstractNumId w:val="10"/>
  </w:num>
  <w:num w:numId="18">
    <w:abstractNumId w:val="39"/>
  </w:num>
  <w:num w:numId="19">
    <w:abstractNumId w:val="44"/>
  </w:num>
  <w:num w:numId="20">
    <w:abstractNumId w:val="12"/>
  </w:num>
  <w:num w:numId="21">
    <w:abstractNumId w:val="30"/>
  </w:num>
  <w:num w:numId="22">
    <w:abstractNumId w:val="33"/>
  </w:num>
  <w:num w:numId="23">
    <w:abstractNumId w:val="46"/>
  </w:num>
  <w:num w:numId="24">
    <w:abstractNumId w:val="61"/>
  </w:num>
  <w:num w:numId="25">
    <w:abstractNumId w:val="31"/>
  </w:num>
  <w:num w:numId="2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2"/>
  </w:num>
  <w:num w:numId="28">
    <w:abstractNumId w:val="54"/>
  </w:num>
  <w:num w:numId="29">
    <w:abstractNumId w:val="40"/>
  </w:num>
  <w:num w:numId="30">
    <w:abstractNumId w:val="59"/>
  </w:num>
  <w:num w:numId="31">
    <w:abstractNumId w:val="14"/>
  </w:num>
  <w:num w:numId="32">
    <w:abstractNumId w:val="1"/>
  </w:num>
  <w:num w:numId="33">
    <w:abstractNumId w:val="69"/>
  </w:num>
  <w:num w:numId="34">
    <w:abstractNumId w:val="20"/>
  </w:num>
  <w:num w:numId="35">
    <w:abstractNumId w:val="16"/>
  </w:num>
  <w:num w:numId="36">
    <w:abstractNumId w:val="76"/>
  </w:num>
  <w:num w:numId="37">
    <w:abstractNumId w:val="48"/>
  </w:num>
  <w:num w:numId="38">
    <w:abstractNumId w:val="55"/>
  </w:num>
  <w:num w:numId="39">
    <w:abstractNumId w:val="53"/>
  </w:num>
  <w:num w:numId="40">
    <w:abstractNumId w:val="25"/>
  </w:num>
  <w:num w:numId="41">
    <w:abstractNumId w:val="21"/>
  </w:num>
  <w:num w:numId="42">
    <w:abstractNumId w:val="27"/>
  </w:num>
  <w:num w:numId="43">
    <w:abstractNumId w:val="24"/>
  </w:num>
  <w:num w:numId="44">
    <w:abstractNumId w:val="18"/>
  </w:num>
  <w:num w:numId="45">
    <w:abstractNumId w:val="37"/>
  </w:num>
  <w:num w:numId="46">
    <w:abstractNumId w:val="6"/>
  </w:num>
  <w:num w:numId="47">
    <w:abstractNumId w:val="73"/>
  </w:num>
  <w:num w:numId="48">
    <w:abstractNumId w:val="19"/>
  </w:num>
  <w:num w:numId="49">
    <w:abstractNumId w:val="63"/>
  </w:num>
  <w:num w:numId="50">
    <w:abstractNumId w:val="45"/>
  </w:num>
  <w:num w:numId="51">
    <w:abstractNumId w:val="24"/>
  </w:num>
  <w:num w:numId="52">
    <w:abstractNumId w:val="65"/>
  </w:num>
  <w:num w:numId="53">
    <w:abstractNumId w:val="43"/>
  </w:num>
  <w:num w:numId="54">
    <w:abstractNumId w:val="60"/>
  </w:num>
  <w:num w:numId="55">
    <w:abstractNumId w:val="34"/>
  </w:num>
  <w:num w:numId="56">
    <w:abstractNumId w:val="4"/>
  </w:num>
  <w:num w:numId="57">
    <w:abstractNumId w:val="17"/>
  </w:num>
  <w:num w:numId="58">
    <w:abstractNumId w:val="11"/>
  </w:num>
  <w:num w:numId="59">
    <w:abstractNumId w:val="22"/>
  </w:num>
  <w:num w:numId="60">
    <w:abstractNumId w:val="7"/>
  </w:num>
  <w:num w:numId="61">
    <w:abstractNumId w:val="41"/>
  </w:num>
  <w:num w:numId="62">
    <w:abstractNumId w:val="62"/>
  </w:num>
  <w:num w:numId="63">
    <w:abstractNumId w:val="13"/>
  </w:num>
  <w:num w:numId="64">
    <w:abstractNumId w:val="36"/>
  </w:num>
  <w:num w:numId="65">
    <w:abstractNumId w:val="8"/>
  </w:num>
  <w:num w:numId="66">
    <w:abstractNumId w:val="15"/>
  </w:num>
  <w:num w:numId="67">
    <w:abstractNumId w:val="9"/>
  </w:num>
  <w:num w:numId="68">
    <w:abstractNumId w:val="58"/>
  </w:num>
  <w:num w:numId="69">
    <w:abstractNumId w:val="75"/>
  </w:num>
  <w:num w:numId="70">
    <w:abstractNumId w:val="26"/>
  </w:num>
  <w:num w:numId="71">
    <w:abstractNumId w:val="5"/>
  </w:num>
  <w:num w:numId="72">
    <w:abstractNumId w:val="3"/>
  </w:num>
  <w:num w:numId="73">
    <w:abstractNumId w:val="57"/>
  </w:num>
  <w:num w:numId="74">
    <w:abstractNumId w:val="56"/>
  </w:num>
  <w:num w:numId="75">
    <w:abstractNumId w:val="74"/>
  </w:num>
  <w:num w:numId="76">
    <w:abstractNumId w:val="32"/>
  </w:num>
  <w:num w:numId="77">
    <w:abstractNumId w:val="29"/>
  </w:num>
  <w:num w:numId="78">
    <w:abstractNumId w:val="38"/>
  </w:num>
  <w:numIdMacAtCleanup w:val="7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kar Subramanian">
    <w15:presenceInfo w15:providerId="None" w15:userId="Sekar Subramanian"/>
  </w15:person>
  <w15:person w15:author="Guest User">
    <w15:presenceInfo w15:providerId="AD" w15:userId="S::urn:spo:anon#3f61db015bab587aeb3173b0177e2b8e0f0549089e9d051f7970a1c6f0a89420::"/>
  </w15:person>
  <w15:person w15:author="RegiMathew">
    <w15:presenceInfo w15:providerId="AD" w15:userId="S::regimathew@analytic-edge.com::fa7b27a2-4d1e-4d3a-9c80-0574319a77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8E9"/>
    <w:rsid w:val="000043F1"/>
    <w:rsid w:val="000070DC"/>
    <w:rsid w:val="00025AB0"/>
    <w:rsid w:val="00027B47"/>
    <w:rsid w:val="000354CA"/>
    <w:rsid w:val="000359E0"/>
    <w:rsid w:val="00036EC9"/>
    <w:rsid w:val="000434F9"/>
    <w:rsid w:val="00046B37"/>
    <w:rsid w:val="000558D1"/>
    <w:rsid w:val="0006166E"/>
    <w:rsid w:val="00071283"/>
    <w:rsid w:val="00081FEA"/>
    <w:rsid w:val="00085C6E"/>
    <w:rsid w:val="000863AA"/>
    <w:rsid w:val="000972BB"/>
    <w:rsid w:val="000A0756"/>
    <w:rsid w:val="000C2C7C"/>
    <w:rsid w:val="000C39C0"/>
    <w:rsid w:val="000C569F"/>
    <w:rsid w:val="000D5E90"/>
    <w:rsid w:val="000F6A82"/>
    <w:rsid w:val="00116BFC"/>
    <w:rsid w:val="001205D6"/>
    <w:rsid w:val="00122B40"/>
    <w:rsid w:val="00124C18"/>
    <w:rsid w:val="00125982"/>
    <w:rsid w:val="00125E31"/>
    <w:rsid w:val="0013200D"/>
    <w:rsid w:val="00133C0E"/>
    <w:rsid w:val="00153894"/>
    <w:rsid w:val="001855E4"/>
    <w:rsid w:val="0019576B"/>
    <w:rsid w:val="001A21F7"/>
    <w:rsid w:val="001A3300"/>
    <w:rsid w:val="001B3BFC"/>
    <w:rsid w:val="001C1B9D"/>
    <w:rsid w:val="001C1D53"/>
    <w:rsid w:val="001D3A85"/>
    <w:rsid w:val="001E2575"/>
    <w:rsid w:val="001E2F7C"/>
    <w:rsid w:val="001E39BF"/>
    <w:rsid w:val="001F7EA9"/>
    <w:rsid w:val="002128E3"/>
    <w:rsid w:val="00216F82"/>
    <w:rsid w:val="00243270"/>
    <w:rsid w:val="0024341D"/>
    <w:rsid w:val="00245A29"/>
    <w:rsid w:val="00253968"/>
    <w:rsid w:val="0025459C"/>
    <w:rsid w:val="00254EC3"/>
    <w:rsid w:val="002647EE"/>
    <w:rsid w:val="00285094"/>
    <w:rsid w:val="00285EBA"/>
    <w:rsid w:val="002C7789"/>
    <w:rsid w:val="002D41AA"/>
    <w:rsid w:val="00304682"/>
    <w:rsid w:val="00305F02"/>
    <w:rsid w:val="00306664"/>
    <w:rsid w:val="0032785B"/>
    <w:rsid w:val="00333E13"/>
    <w:rsid w:val="003400DC"/>
    <w:rsid w:val="00340B0C"/>
    <w:rsid w:val="00350B0E"/>
    <w:rsid w:val="00357994"/>
    <w:rsid w:val="0037641B"/>
    <w:rsid w:val="0038095B"/>
    <w:rsid w:val="00382742"/>
    <w:rsid w:val="00385D06"/>
    <w:rsid w:val="00386F98"/>
    <w:rsid w:val="00393807"/>
    <w:rsid w:val="00397A1D"/>
    <w:rsid w:val="003A163A"/>
    <w:rsid w:val="003A63E2"/>
    <w:rsid w:val="003A6C2E"/>
    <w:rsid w:val="003B0DF4"/>
    <w:rsid w:val="003C4DE8"/>
    <w:rsid w:val="003D1AFD"/>
    <w:rsid w:val="003D2AAE"/>
    <w:rsid w:val="003D4DEF"/>
    <w:rsid w:val="003E5020"/>
    <w:rsid w:val="003F0986"/>
    <w:rsid w:val="00404609"/>
    <w:rsid w:val="00416D7C"/>
    <w:rsid w:val="00422A34"/>
    <w:rsid w:val="00437AB2"/>
    <w:rsid w:val="0044170E"/>
    <w:rsid w:val="0044372F"/>
    <w:rsid w:val="00451452"/>
    <w:rsid w:val="0046073B"/>
    <w:rsid w:val="00482FB6"/>
    <w:rsid w:val="0048400D"/>
    <w:rsid w:val="004901F9"/>
    <w:rsid w:val="004A44D8"/>
    <w:rsid w:val="004B1143"/>
    <w:rsid w:val="004C2EF9"/>
    <w:rsid w:val="004C7E99"/>
    <w:rsid w:val="004E13E6"/>
    <w:rsid w:val="004E6261"/>
    <w:rsid w:val="004F37DE"/>
    <w:rsid w:val="004F555B"/>
    <w:rsid w:val="00502376"/>
    <w:rsid w:val="0050427F"/>
    <w:rsid w:val="00512F40"/>
    <w:rsid w:val="00520D35"/>
    <w:rsid w:val="00524C44"/>
    <w:rsid w:val="0052640F"/>
    <w:rsid w:val="00541826"/>
    <w:rsid w:val="00555491"/>
    <w:rsid w:val="00570FE9"/>
    <w:rsid w:val="00572AE1"/>
    <w:rsid w:val="00573281"/>
    <w:rsid w:val="0057532F"/>
    <w:rsid w:val="00580C8D"/>
    <w:rsid w:val="00581CC7"/>
    <w:rsid w:val="00587EE1"/>
    <w:rsid w:val="0059779D"/>
    <w:rsid w:val="005A63D1"/>
    <w:rsid w:val="005A6ABE"/>
    <w:rsid w:val="005B2173"/>
    <w:rsid w:val="005F0749"/>
    <w:rsid w:val="005F35B2"/>
    <w:rsid w:val="0060298C"/>
    <w:rsid w:val="00606B15"/>
    <w:rsid w:val="0060787E"/>
    <w:rsid w:val="00610309"/>
    <w:rsid w:val="00616A18"/>
    <w:rsid w:val="00620FE4"/>
    <w:rsid w:val="00630CD6"/>
    <w:rsid w:val="00634DBF"/>
    <w:rsid w:val="00641FE8"/>
    <w:rsid w:val="0064258B"/>
    <w:rsid w:val="00651456"/>
    <w:rsid w:val="00653EE4"/>
    <w:rsid w:val="00656606"/>
    <w:rsid w:val="00660659"/>
    <w:rsid w:val="00660B98"/>
    <w:rsid w:val="00670EF1"/>
    <w:rsid w:val="00690A3B"/>
    <w:rsid w:val="00691B73"/>
    <w:rsid w:val="0069516A"/>
    <w:rsid w:val="0069723F"/>
    <w:rsid w:val="006B4556"/>
    <w:rsid w:val="006B5F23"/>
    <w:rsid w:val="006C71F0"/>
    <w:rsid w:val="006D5F2B"/>
    <w:rsid w:val="006D6991"/>
    <w:rsid w:val="006F12CA"/>
    <w:rsid w:val="006F15BC"/>
    <w:rsid w:val="006F3AF8"/>
    <w:rsid w:val="006F4895"/>
    <w:rsid w:val="00701B54"/>
    <w:rsid w:val="00705995"/>
    <w:rsid w:val="00715F2E"/>
    <w:rsid w:val="0071798B"/>
    <w:rsid w:val="00717F08"/>
    <w:rsid w:val="00725003"/>
    <w:rsid w:val="00727847"/>
    <w:rsid w:val="0073117C"/>
    <w:rsid w:val="0074128C"/>
    <w:rsid w:val="00756C25"/>
    <w:rsid w:val="0076260C"/>
    <w:rsid w:val="00764B3B"/>
    <w:rsid w:val="007738D9"/>
    <w:rsid w:val="00780602"/>
    <w:rsid w:val="007931CF"/>
    <w:rsid w:val="0079650F"/>
    <w:rsid w:val="007969C1"/>
    <w:rsid w:val="007A1EA8"/>
    <w:rsid w:val="007A6744"/>
    <w:rsid w:val="007A6C78"/>
    <w:rsid w:val="007B73DD"/>
    <w:rsid w:val="007C4EA8"/>
    <w:rsid w:val="007D3F63"/>
    <w:rsid w:val="007E2081"/>
    <w:rsid w:val="007F435F"/>
    <w:rsid w:val="007F526C"/>
    <w:rsid w:val="007F6A44"/>
    <w:rsid w:val="008002CF"/>
    <w:rsid w:val="008050C0"/>
    <w:rsid w:val="008142F9"/>
    <w:rsid w:val="0083746A"/>
    <w:rsid w:val="00837E9D"/>
    <w:rsid w:val="0084440B"/>
    <w:rsid w:val="00846F8F"/>
    <w:rsid w:val="00850F2B"/>
    <w:rsid w:val="00861A17"/>
    <w:rsid w:val="008639C1"/>
    <w:rsid w:val="00871B89"/>
    <w:rsid w:val="00882FD5"/>
    <w:rsid w:val="00890C29"/>
    <w:rsid w:val="008B679C"/>
    <w:rsid w:val="008C25C1"/>
    <w:rsid w:val="008C68E9"/>
    <w:rsid w:val="008D0B15"/>
    <w:rsid w:val="008D2197"/>
    <w:rsid w:val="008E5C7A"/>
    <w:rsid w:val="008E6694"/>
    <w:rsid w:val="008E7793"/>
    <w:rsid w:val="008F3312"/>
    <w:rsid w:val="0091132F"/>
    <w:rsid w:val="00936F9E"/>
    <w:rsid w:val="00944D02"/>
    <w:rsid w:val="009511BA"/>
    <w:rsid w:val="00960249"/>
    <w:rsid w:val="009632BD"/>
    <w:rsid w:val="00963C37"/>
    <w:rsid w:val="0097273F"/>
    <w:rsid w:val="00982B65"/>
    <w:rsid w:val="00993EE4"/>
    <w:rsid w:val="009968E0"/>
    <w:rsid w:val="0099777C"/>
    <w:rsid w:val="009A0662"/>
    <w:rsid w:val="009A081A"/>
    <w:rsid w:val="009A360B"/>
    <w:rsid w:val="009B1785"/>
    <w:rsid w:val="009C02DE"/>
    <w:rsid w:val="009E09B0"/>
    <w:rsid w:val="009E67D1"/>
    <w:rsid w:val="009F219F"/>
    <w:rsid w:val="009F3EC0"/>
    <w:rsid w:val="009F782B"/>
    <w:rsid w:val="00A06B6E"/>
    <w:rsid w:val="00A07599"/>
    <w:rsid w:val="00A401C3"/>
    <w:rsid w:val="00A42AA2"/>
    <w:rsid w:val="00A459E6"/>
    <w:rsid w:val="00A6749E"/>
    <w:rsid w:val="00A71225"/>
    <w:rsid w:val="00A738B1"/>
    <w:rsid w:val="00A77F2F"/>
    <w:rsid w:val="00A81956"/>
    <w:rsid w:val="00A82CE6"/>
    <w:rsid w:val="00A85F61"/>
    <w:rsid w:val="00A928BE"/>
    <w:rsid w:val="00AA3BF5"/>
    <w:rsid w:val="00AA5B99"/>
    <w:rsid w:val="00AA6464"/>
    <w:rsid w:val="00AA7FAB"/>
    <w:rsid w:val="00AC214B"/>
    <w:rsid w:val="00AC4779"/>
    <w:rsid w:val="00AC61A8"/>
    <w:rsid w:val="00AD51F4"/>
    <w:rsid w:val="00AE287B"/>
    <w:rsid w:val="00AE3291"/>
    <w:rsid w:val="00AF38E2"/>
    <w:rsid w:val="00B00232"/>
    <w:rsid w:val="00B11638"/>
    <w:rsid w:val="00B11ED5"/>
    <w:rsid w:val="00B211A9"/>
    <w:rsid w:val="00B31931"/>
    <w:rsid w:val="00B33A29"/>
    <w:rsid w:val="00B33A8C"/>
    <w:rsid w:val="00B35446"/>
    <w:rsid w:val="00B45B2F"/>
    <w:rsid w:val="00B57533"/>
    <w:rsid w:val="00B6679F"/>
    <w:rsid w:val="00B80C30"/>
    <w:rsid w:val="00BA1AAC"/>
    <w:rsid w:val="00BA7513"/>
    <w:rsid w:val="00BA7C50"/>
    <w:rsid w:val="00BB2212"/>
    <w:rsid w:val="00BB547D"/>
    <w:rsid w:val="00BC2099"/>
    <w:rsid w:val="00BD6309"/>
    <w:rsid w:val="00BE0AAC"/>
    <w:rsid w:val="00BE3896"/>
    <w:rsid w:val="00C126B8"/>
    <w:rsid w:val="00C20ADB"/>
    <w:rsid w:val="00C25173"/>
    <w:rsid w:val="00C30D70"/>
    <w:rsid w:val="00C30EEE"/>
    <w:rsid w:val="00C3767A"/>
    <w:rsid w:val="00C446AC"/>
    <w:rsid w:val="00C5063B"/>
    <w:rsid w:val="00C56FB8"/>
    <w:rsid w:val="00C60441"/>
    <w:rsid w:val="00C608F5"/>
    <w:rsid w:val="00C67A17"/>
    <w:rsid w:val="00C71BD0"/>
    <w:rsid w:val="00C802E5"/>
    <w:rsid w:val="00C83C9E"/>
    <w:rsid w:val="00C949A2"/>
    <w:rsid w:val="00C95414"/>
    <w:rsid w:val="00CA397A"/>
    <w:rsid w:val="00CB2F6A"/>
    <w:rsid w:val="00CB4F43"/>
    <w:rsid w:val="00CB5386"/>
    <w:rsid w:val="00CB711B"/>
    <w:rsid w:val="00CD4D0B"/>
    <w:rsid w:val="00CE0475"/>
    <w:rsid w:val="00CE2559"/>
    <w:rsid w:val="00CF0F09"/>
    <w:rsid w:val="00CF434C"/>
    <w:rsid w:val="00D01EEA"/>
    <w:rsid w:val="00D03639"/>
    <w:rsid w:val="00D0711F"/>
    <w:rsid w:val="00D11C1B"/>
    <w:rsid w:val="00D13545"/>
    <w:rsid w:val="00D145D1"/>
    <w:rsid w:val="00D238B9"/>
    <w:rsid w:val="00D25C9D"/>
    <w:rsid w:val="00D26D7B"/>
    <w:rsid w:val="00D36434"/>
    <w:rsid w:val="00D52A93"/>
    <w:rsid w:val="00D53974"/>
    <w:rsid w:val="00D66920"/>
    <w:rsid w:val="00D67EAD"/>
    <w:rsid w:val="00D706DE"/>
    <w:rsid w:val="00D71BD3"/>
    <w:rsid w:val="00D7475D"/>
    <w:rsid w:val="00D74A66"/>
    <w:rsid w:val="00D77C8A"/>
    <w:rsid w:val="00D8742F"/>
    <w:rsid w:val="00D93362"/>
    <w:rsid w:val="00DA25AA"/>
    <w:rsid w:val="00DA5605"/>
    <w:rsid w:val="00DB1898"/>
    <w:rsid w:val="00DB7A68"/>
    <w:rsid w:val="00DD0684"/>
    <w:rsid w:val="00DD1163"/>
    <w:rsid w:val="00DD456E"/>
    <w:rsid w:val="00DE010F"/>
    <w:rsid w:val="00DE0A89"/>
    <w:rsid w:val="00DE5FB5"/>
    <w:rsid w:val="00DE666B"/>
    <w:rsid w:val="00DF0B03"/>
    <w:rsid w:val="00DF3566"/>
    <w:rsid w:val="00DF593F"/>
    <w:rsid w:val="00E069AF"/>
    <w:rsid w:val="00E1537E"/>
    <w:rsid w:val="00E22B26"/>
    <w:rsid w:val="00E22DAD"/>
    <w:rsid w:val="00E22ED4"/>
    <w:rsid w:val="00E32727"/>
    <w:rsid w:val="00E32954"/>
    <w:rsid w:val="00E33684"/>
    <w:rsid w:val="00E40B5D"/>
    <w:rsid w:val="00E44741"/>
    <w:rsid w:val="00E46115"/>
    <w:rsid w:val="00E64097"/>
    <w:rsid w:val="00E66CA8"/>
    <w:rsid w:val="00E712ED"/>
    <w:rsid w:val="00E747B9"/>
    <w:rsid w:val="00E74AE8"/>
    <w:rsid w:val="00E77E5C"/>
    <w:rsid w:val="00E86C6C"/>
    <w:rsid w:val="00E913C7"/>
    <w:rsid w:val="00EB15EE"/>
    <w:rsid w:val="00EB534B"/>
    <w:rsid w:val="00EB6F29"/>
    <w:rsid w:val="00EC02C4"/>
    <w:rsid w:val="00EC3750"/>
    <w:rsid w:val="00ED13CA"/>
    <w:rsid w:val="00ED1DD8"/>
    <w:rsid w:val="00ED408B"/>
    <w:rsid w:val="00ED4F1A"/>
    <w:rsid w:val="00EE6445"/>
    <w:rsid w:val="00EF5196"/>
    <w:rsid w:val="00F014CC"/>
    <w:rsid w:val="00F01647"/>
    <w:rsid w:val="00F043AE"/>
    <w:rsid w:val="00F20E55"/>
    <w:rsid w:val="00F21017"/>
    <w:rsid w:val="00F27474"/>
    <w:rsid w:val="00F439C1"/>
    <w:rsid w:val="00F45FFE"/>
    <w:rsid w:val="00F51E0E"/>
    <w:rsid w:val="00F52E05"/>
    <w:rsid w:val="00F54456"/>
    <w:rsid w:val="00F55F37"/>
    <w:rsid w:val="00F5772F"/>
    <w:rsid w:val="00F80C73"/>
    <w:rsid w:val="00F81248"/>
    <w:rsid w:val="00F82A56"/>
    <w:rsid w:val="00F845F2"/>
    <w:rsid w:val="00F93D81"/>
    <w:rsid w:val="00F97259"/>
    <w:rsid w:val="00FA36E2"/>
    <w:rsid w:val="00FA5C0E"/>
    <w:rsid w:val="00FA7852"/>
    <w:rsid w:val="00FB09E6"/>
    <w:rsid w:val="00FB1E79"/>
    <w:rsid w:val="00FB2BBF"/>
    <w:rsid w:val="00FB78E0"/>
    <w:rsid w:val="00FE15A9"/>
    <w:rsid w:val="00FF19D6"/>
    <w:rsid w:val="00FF58CB"/>
    <w:rsid w:val="4054DB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3FA70"/>
  <w15:docId w15:val="{0E645F2E-3930-43A7-A8DC-1EEF4391B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8E9"/>
    <w:rPr>
      <w:rFonts w:eastAsiaTheme="minorEastAsia"/>
      <w:lang w:val="en-US"/>
    </w:rPr>
  </w:style>
  <w:style w:type="paragraph" w:styleId="Heading1">
    <w:name w:val="heading 1"/>
    <w:basedOn w:val="Normal"/>
    <w:next w:val="Normal"/>
    <w:link w:val="Heading1Char"/>
    <w:uiPriority w:val="9"/>
    <w:qFormat/>
    <w:rsid w:val="008C68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68E9"/>
    <w:pPr>
      <w:keepNext/>
      <w:keepLines/>
      <w:spacing w:before="120" w:after="0" w:line="252" w:lineRule="auto"/>
      <w:jc w:val="both"/>
      <w:outlineLvl w:val="1"/>
    </w:pPr>
    <w:rPr>
      <w:rFonts w:asciiTheme="majorHAnsi" w:eastAsiaTheme="majorEastAsia" w:hAnsiTheme="majorHAnsi" w:cstheme="majorBidi"/>
      <w:b/>
      <w:bCs/>
      <w:sz w:val="28"/>
      <w:szCs w:val="28"/>
      <w:lang w:val="en-GB"/>
    </w:rPr>
  </w:style>
  <w:style w:type="paragraph" w:styleId="Heading3">
    <w:name w:val="heading 3"/>
    <w:basedOn w:val="Normal"/>
    <w:next w:val="Normal"/>
    <w:link w:val="Heading3Char"/>
    <w:uiPriority w:val="9"/>
    <w:unhideWhenUsed/>
    <w:qFormat/>
    <w:rsid w:val="00E747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E40B5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8E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8C68E9"/>
    <w:rPr>
      <w:rFonts w:asciiTheme="majorHAnsi" w:eastAsiaTheme="majorEastAsia" w:hAnsiTheme="majorHAnsi" w:cstheme="majorBidi"/>
      <w:b/>
      <w:bCs/>
      <w:sz w:val="28"/>
      <w:szCs w:val="28"/>
      <w:lang w:val="en-GB"/>
    </w:rPr>
  </w:style>
  <w:style w:type="paragraph" w:styleId="Header">
    <w:name w:val="header"/>
    <w:basedOn w:val="Normal"/>
    <w:link w:val="HeaderChar"/>
    <w:unhideWhenUsed/>
    <w:rsid w:val="008C68E9"/>
    <w:pPr>
      <w:tabs>
        <w:tab w:val="center" w:pos="4680"/>
        <w:tab w:val="right" w:pos="9360"/>
      </w:tabs>
      <w:spacing w:after="0" w:line="240" w:lineRule="auto"/>
    </w:pPr>
  </w:style>
  <w:style w:type="character" w:customStyle="1" w:styleId="HeaderChar">
    <w:name w:val="Header Char"/>
    <w:basedOn w:val="DefaultParagraphFont"/>
    <w:link w:val="Header"/>
    <w:rsid w:val="008C68E9"/>
    <w:rPr>
      <w:rFonts w:eastAsiaTheme="minorEastAsia"/>
      <w:lang w:val="en-US"/>
    </w:rPr>
  </w:style>
  <w:style w:type="paragraph" w:styleId="Footer">
    <w:name w:val="footer"/>
    <w:basedOn w:val="Normal"/>
    <w:link w:val="FooterChar"/>
    <w:uiPriority w:val="99"/>
    <w:unhideWhenUsed/>
    <w:rsid w:val="008C6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8E9"/>
    <w:rPr>
      <w:rFonts w:eastAsiaTheme="minorEastAsia"/>
      <w:lang w:val="en-US"/>
    </w:rPr>
  </w:style>
  <w:style w:type="paragraph" w:customStyle="1" w:styleId="Default">
    <w:name w:val="Default"/>
    <w:rsid w:val="008C68E9"/>
    <w:pPr>
      <w:autoSpaceDE w:val="0"/>
      <w:autoSpaceDN w:val="0"/>
      <w:adjustRightInd w:val="0"/>
      <w:spacing w:after="0" w:line="240" w:lineRule="auto"/>
    </w:pPr>
    <w:rPr>
      <w:rFonts w:ascii="Arial" w:eastAsiaTheme="minorEastAsia" w:hAnsi="Arial" w:cs="Arial"/>
      <w:color w:val="000000"/>
      <w:sz w:val="24"/>
      <w:szCs w:val="24"/>
      <w:lang w:val="en-US"/>
    </w:rPr>
  </w:style>
  <w:style w:type="paragraph" w:styleId="BalloonText">
    <w:name w:val="Balloon Text"/>
    <w:basedOn w:val="Normal"/>
    <w:link w:val="BalloonTextChar"/>
    <w:uiPriority w:val="99"/>
    <w:semiHidden/>
    <w:unhideWhenUsed/>
    <w:rsid w:val="008C68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68E9"/>
    <w:rPr>
      <w:rFonts w:ascii="Segoe UI" w:eastAsiaTheme="minorEastAsia" w:hAnsi="Segoe UI" w:cs="Segoe UI"/>
      <w:sz w:val="18"/>
      <w:szCs w:val="18"/>
      <w:lang w:val="en-US"/>
    </w:rPr>
  </w:style>
  <w:style w:type="paragraph" w:styleId="NoSpacing">
    <w:name w:val="No Spacing"/>
    <w:link w:val="NoSpacingChar"/>
    <w:uiPriority w:val="1"/>
    <w:qFormat/>
    <w:rsid w:val="008C68E9"/>
    <w:pPr>
      <w:spacing w:after="0" w:line="240" w:lineRule="auto"/>
    </w:pPr>
    <w:rPr>
      <w:rFonts w:eastAsiaTheme="minorEastAsia"/>
      <w:lang w:val="en-US"/>
    </w:rPr>
  </w:style>
  <w:style w:type="table" w:styleId="TableGrid">
    <w:name w:val="Table Grid"/>
    <w:basedOn w:val="TableNormal"/>
    <w:uiPriority w:val="59"/>
    <w:rsid w:val="008C68E9"/>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8C68E9"/>
    <w:pPr>
      <w:spacing w:after="0" w:line="240" w:lineRule="auto"/>
    </w:pPr>
    <w:rPr>
      <w:rFonts w:ascii="Arial" w:eastAsia="MS Mincho" w:hAnsi="Arial"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ListParagraph">
    <w:name w:val="List Paragraph"/>
    <w:basedOn w:val="Normal"/>
    <w:uiPriority w:val="34"/>
    <w:qFormat/>
    <w:rsid w:val="008C68E9"/>
    <w:pPr>
      <w:spacing w:after="0" w:line="240" w:lineRule="auto"/>
      <w:ind w:left="720"/>
      <w:contextualSpacing/>
    </w:pPr>
    <w:rPr>
      <w:rFonts w:ascii="Arial" w:eastAsia="MS Mincho" w:hAnsi="Arial" w:cs="Times New Roman"/>
      <w:sz w:val="24"/>
      <w:szCs w:val="24"/>
      <w:lang w:eastAsia="ja-JP"/>
    </w:rPr>
  </w:style>
  <w:style w:type="paragraph" w:styleId="ListNumber2">
    <w:name w:val="List Number 2"/>
    <w:basedOn w:val="Normal"/>
    <w:rsid w:val="008C68E9"/>
    <w:pPr>
      <w:numPr>
        <w:numId w:val="9"/>
      </w:numPr>
      <w:spacing w:after="0" w:line="240" w:lineRule="auto"/>
    </w:pPr>
    <w:rPr>
      <w:rFonts w:ascii="Arial" w:eastAsia="MS Mincho" w:hAnsi="Arial" w:cs="Times New Roman"/>
      <w:sz w:val="24"/>
      <w:szCs w:val="24"/>
      <w:lang w:eastAsia="ja-JP"/>
    </w:rPr>
  </w:style>
  <w:style w:type="paragraph" w:styleId="NormalWeb">
    <w:name w:val="Normal (Web)"/>
    <w:basedOn w:val="Normal"/>
    <w:uiPriority w:val="99"/>
    <w:semiHidden/>
    <w:unhideWhenUsed/>
    <w:rsid w:val="008C68E9"/>
    <w:pPr>
      <w:spacing w:before="100" w:beforeAutospacing="1" w:after="100" w:afterAutospacing="1" w:line="240" w:lineRule="auto"/>
    </w:pPr>
    <w:rPr>
      <w:rFonts w:ascii="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9632BD"/>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9632BD"/>
    <w:pPr>
      <w:spacing w:after="100"/>
      <w:ind w:left="220"/>
    </w:pPr>
  </w:style>
  <w:style w:type="character" w:styleId="Hyperlink">
    <w:name w:val="Hyperlink"/>
    <w:basedOn w:val="DefaultParagraphFont"/>
    <w:uiPriority w:val="99"/>
    <w:unhideWhenUsed/>
    <w:rsid w:val="009632BD"/>
    <w:rPr>
      <w:color w:val="0000FF" w:themeColor="hyperlink"/>
      <w:u w:val="single"/>
    </w:rPr>
  </w:style>
  <w:style w:type="character" w:customStyle="1" w:styleId="Heading3Char">
    <w:name w:val="Heading 3 Char"/>
    <w:basedOn w:val="DefaultParagraphFont"/>
    <w:link w:val="Heading3"/>
    <w:uiPriority w:val="9"/>
    <w:rsid w:val="00E747B9"/>
    <w:rPr>
      <w:rFonts w:asciiTheme="majorHAnsi" w:eastAsiaTheme="majorEastAsia" w:hAnsiTheme="majorHAnsi" w:cstheme="majorBidi"/>
      <w:color w:val="243F60" w:themeColor="accent1" w:themeShade="7F"/>
      <w:sz w:val="24"/>
      <w:szCs w:val="24"/>
      <w:lang w:val="en-US"/>
    </w:rPr>
  </w:style>
  <w:style w:type="paragraph" w:styleId="TOC1">
    <w:name w:val="toc 1"/>
    <w:basedOn w:val="Heading1"/>
    <w:next w:val="Heading1"/>
    <w:autoRedefine/>
    <w:uiPriority w:val="39"/>
    <w:unhideWhenUsed/>
    <w:rsid w:val="003A163A"/>
    <w:pPr>
      <w:spacing w:after="100"/>
      <w:pPrChange w:id="0" w:author="Sekar Subramanian" w:date="2021-07-16T12:49:00Z">
        <w:pPr>
          <w:spacing w:after="100" w:line="276" w:lineRule="auto"/>
        </w:pPr>
      </w:pPrChange>
    </w:pPr>
    <w:rPr>
      <w:rFonts w:asciiTheme="minorHAnsi" w:hAnsiTheme="minorHAnsi"/>
      <w:b w:val="0"/>
      <w:color w:val="000000" w:themeColor="text1"/>
      <w:rPrChange w:id="0" w:author="Sekar Subramanian" w:date="2021-07-16T12:49:00Z">
        <w:rPr>
          <w:rFonts w:asciiTheme="minorHAnsi" w:eastAsiaTheme="minorEastAsia" w:hAnsiTheme="minorHAnsi" w:cstheme="minorBidi"/>
          <w:sz w:val="28"/>
          <w:szCs w:val="22"/>
          <w:lang w:val="en-US" w:eastAsia="en-US" w:bidi="ar-SA"/>
        </w:rPr>
      </w:rPrChange>
    </w:rPr>
  </w:style>
  <w:style w:type="paragraph" w:styleId="TOC3">
    <w:name w:val="toc 3"/>
    <w:basedOn w:val="Normal"/>
    <w:next w:val="Normal"/>
    <w:autoRedefine/>
    <w:uiPriority w:val="39"/>
    <w:unhideWhenUsed/>
    <w:rsid w:val="0044372F"/>
    <w:pPr>
      <w:spacing w:after="100"/>
      <w:ind w:left="440"/>
    </w:pPr>
  </w:style>
  <w:style w:type="character" w:customStyle="1" w:styleId="NoSpacingChar">
    <w:name w:val="No Spacing Char"/>
    <w:basedOn w:val="DefaultParagraphFont"/>
    <w:link w:val="NoSpacing"/>
    <w:uiPriority w:val="1"/>
    <w:rsid w:val="009F3EC0"/>
    <w:rPr>
      <w:rFonts w:eastAsiaTheme="minorEastAsia"/>
      <w:lang w:val="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heme="minorEastAsia"/>
      <w:sz w:val="20"/>
      <w:szCs w:val="20"/>
      <w:lang w:val="en-US"/>
    </w:rPr>
  </w:style>
  <w:style w:type="character" w:styleId="CommentReference">
    <w:name w:val="annotation reference"/>
    <w:basedOn w:val="DefaultParagraphFont"/>
    <w:uiPriority w:val="99"/>
    <w:semiHidden/>
    <w:unhideWhenUsed/>
    <w:rPr>
      <w:sz w:val="16"/>
      <w:szCs w:val="16"/>
    </w:rPr>
  </w:style>
  <w:style w:type="character" w:customStyle="1" w:styleId="Heading5Char">
    <w:name w:val="Heading 5 Char"/>
    <w:basedOn w:val="DefaultParagraphFont"/>
    <w:link w:val="Heading5"/>
    <w:uiPriority w:val="9"/>
    <w:rsid w:val="00E40B5D"/>
    <w:rPr>
      <w:rFonts w:asciiTheme="majorHAnsi" w:eastAsiaTheme="majorEastAsia" w:hAnsiTheme="majorHAnsi" w:cstheme="majorBidi"/>
      <w:color w:val="365F91" w:themeColor="accent1" w:themeShade="BF"/>
      <w:lang w:val="en-US"/>
    </w:rPr>
  </w:style>
  <w:style w:type="paragraph" w:styleId="BodyTextIndent">
    <w:name w:val="Body Text Indent"/>
    <w:basedOn w:val="Normal"/>
    <w:link w:val="BodyTextIndentChar"/>
    <w:uiPriority w:val="99"/>
    <w:unhideWhenUsed/>
    <w:rsid w:val="00E40B5D"/>
    <w:pPr>
      <w:spacing w:after="120"/>
      <w:ind w:left="360"/>
    </w:pPr>
  </w:style>
  <w:style w:type="character" w:customStyle="1" w:styleId="BodyTextIndentChar">
    <w:name w:val="Body Text Indent Char"/>
    <w:basedOn w:val="DefaultParagraphFont"/>
    <w:link w:val="BodyTextIndent"/>
    <w:uiPriority w:val="99"/>
    <w:rsid w:val="00E40B5D"/>
    <w:rPr>
      <w:rFonts w:eastAsiaTheme="minorEastAsia"/>
      <w:lang w:val="en-US"/>
    </w:rPr>
  </w:style>
  <w:style w:type="paragraph" w:styleId="BodyTextFirstIndent2">
    <w:name w:val="Body Text First Indent 2"/>
    <w:basedOn w:val="BodyTextIndent"/>
    <w:link w:val="BodyTextFirstIndent2Char"/>
    <w:uiPriority w:val="99"/>
    <w:unhideWhenUsed/>
    <w:rsid w:val="00E40B5D"/>
    <w:pPr>
      <w:spacing w:after="200"/>
      <w:ind w:firstLine="360"/>
    </w:pPr>
  </w:style>
  <w:style w:type="character" w:customStyle="1" w:styleId="BodyTextFirstIndent2Char">
    <w:name w:val="Body Text First Indent 2 Char"/>
    <w:basedOn w:val="BodyTextIndentChar"/>
    <w:link w:val="BodyTextFirstIndent2"/>
    <w:uiPriority w:val="99"/>
    <w:rsid w:val="00E40B5D"/>
    <w:rPr>
      <w:rFonts w:eastAsiaTheme="minorEastAsia"/>
      <w:lang w:val="en-US"/>
    </w:rPr>
  </w:style>
  <w:style w:type="character" w:customStyle="1" w:styleId="normaltextrun">
    <w:name w:val="normaltextrun"/>
    <w:basedOn w:val="DefaultParagraphFont"/>
    <w:rsid w:val="007C4EA8"/>
  </w:style>
  <w:style w:type="character" w:styleId="UnresolvedMention">
    <w:name w:val="Unresolved Mention"/>
    <w:basedOn w:val="DefaultParagraphFont"/>
    <w:uiPriority w:val="99"/>
    <w:semiHidden/>
    <w:unhideWhenUsed/>
    <w:rsid w:val="00C949A2"/>
    <w:rPr>
      <w:color w:val="605E5C"/>
      <w:shd w:val="clear" w:color="auto" w:fill="E1DFDD"/>
    </w:rPr>
  </w:style>
  <w:style w:type="character" w:styleId="FollowedHyperlink">
    <w:name w:val="FollowedHyperlink"/>
    <w:basedOn w:val="DefaultParagraphFont"/>
    <w:uiPriority w:val="99"/>
    <w:semiHidden/>
    <w:unhideWhenUsed/>
    <w:rsid w:val="00C949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92526">
      <w:bodyDiv w:val="1"/>
      <w:marLeft w:val="0"/>
      <w:marRight w:val="0"/>
      <w:marTop w:val="0"/>
      <w:marBottom w:val="0"/>
      <w:divBdr>
        <w:top w:val="none" w:sz="0" w:space="0" w:color="auto"/>
        <w:left w:val="none" w:sz="0" w:space="0" w:color="auto"/>
        <w:bottom w:val="none" w:sz="0" w:space="0" w:color="auto"/>
        <w:right w:val="none" w:sz="0" w:space="0" w:color="auto"/>
      </w:divBdr>
    </w:div>
    <w:div w:id="267781766">
      <w:bodyDiv w:val="1"/>
      <w:marLeft w:val="0"/>
      <w:marRight w:val="0"/>
      <w:marTop w:val="0"/>
      <w:marBottom w:val="0"/>
      <w:divBdr>
        <w:top w:val="none" w:sz="0" w:space="0" w:color="auto"/>
        <w:left w:val="none" w:sz="0" w:space="0" w:color="auto"/>
        <w:bottom w:val="none" w:sz="0" w:space="0" w:color="auto"/>
        <w:right w:val="none" w:sz="0" w:space="0" w:color="auto"/>
      </w:divBdr>
    </w:div>
    <w:div w:id="370149646">
      <w:bodyDiv w:val="1"/>
      <w:marLeft w:val="0"/>
      <w:marRight w:val="0"/>
      <w:marTop w:val="0"/>
      <w:marBottom w:val="0"/>
      <w:divBdr>
        <w:top w:val="none" w:sz="0" w:space="0" w:color="auto"/>
        <w:left w:val="none" w:sz="0" w:space="0" w:color="auto"/>
        <w:bottom w:val="none" w:sz="0" w:space="0" w:color="auto"/>
        <w:right w:val="none" w:sz="0" w:space="0" w:color="auto"/>
      </w:divBdr>
      <w:divsChild>
        <w:div w:id="727999892">
          <w:marLeft w:val="346"/>
          <w:marRight w:val="0"/>
          <w:marTop w:val="60"/>
          <w:marBottom w:val="0"/>
          <w:divBdr>
            <w:top w:val="none" w:sz="0" w:space="0" w:color="auto"/>
            <w:left w:val="none" w:sz="0" w:space="0" w:color="auto"/>
            <w:bottom w:val="none" w:sz="0" w:space="0" w:color="auto"/>
            <w:right w:val="none" w:sz="0" w:space="0" w:color="auto"/>
          </w:divBdr>
        </w:div>
      </w:divsChild>
    </w:div>
    <w:div w:id="404836653">
      <w:bodyDiv w:val="1"/>
      <w:marLeft w:val="0"/>
      <w:marRight w:val="0"/>
      <w:marTop w:val="0"/>
      <w:marBottom w:val="0"/>
      <w:divBdr>
        <w:top w:val="none" w:sz="0" w:space="0" w:color="auto"/>
        <w:left w:val="none" w:sz="0" w:space="0" w:color="auto"/>
        <w:bottom w:val="none" w:sz="0" w:space="0" w:color="auto"/>
        <w:right w:val="none" w:sz="0" w:space="0" w:color="auto"/>
      </w:divBdr>
    </w:div>
    <w:div w:id="434180462">
      <w:bodyDiv w:val="1"/>
      <w:marLeft w:val="0"/>
      <w:marRight w:val="0"/>
      <w:marTop w:val="0"/>
      <w:marBottom w:val="0"/>
      <w:divBdr>
        <w:top w:val="none" w:sz="0" w:space="0" w:color="auto"/>
        <w:left w:val="none" w:sz="0" w:space="0" w:color="auto"/>
        <w:bottom w:val="none" w:sz="0" w:space="0" w:color="auto"/>
        <w:right w:val="none" w:sz="0" w:space="0" w:color="auto"/>
      </w:divBdr>
    </w:div>
    <w:div w:id="443967805">
      <w:bodyDiv w:val="1"/>
      <w:marLeft w:val="0"/>
      <w:marRight w:val="0"/>
      <w:marTop w:val="0"/>
      <w:marBottom w:val="0"/>
      <w:divBdr>
        <w:top w:val="none" w:sz="0" w:space="0" w:color="auto"/>
        <w:left w:val="none" w:sz="0" w:space="0" w:color="auto"/>
        <w:bottom w:val="none" w:sz="0" w:space="0" w:color="auto"/>
        <w:right w:val="none" w:sz="0" w:space="0" w:color="auto"/>
      </w:divBdr>
    </w:div>
    <w:div w:id="505830491">
      <w:bodyDiv w:val="1"/>
      <w:marLeft w:val="0"/>
      <w:marRight w:val="0"/>
      <w:marTop w:val="0"/>
      <w:marBottom w:val="0"/>
      <w:divBdr>
        <w:top w:val="none" w:sz="0" w:space="0" w:color="auto"/>
        <w:left w:val="none" w:sz="0" w:space="0" w:color="auto"/>
        <w:bottom w:val="none" w:sz="0" w:space="0" w:color="auto"/>
        <w:right w:val="none" w:sz="0" w:space="0" w:color="auto"/>
      </w:divBdr>
    </w:div>
    <w:div w:id="599533304">
      <w:bodyDiv w:val="1"/>
      <w:marLeft w:val="0"/>
      <w:marRight w:val="0"/>
      <w:marTop w:val="0"/>
      <w:marBottom w:val="0"/>
      <w:divBdr>
        <w:top w:val="none" w:sz="0" w:space="0" w:color="auto"/>
        <w:left w:val="none" w:sz="0" w:space="0" w:color="auto"/>
        <w:bottom w:val="none" w:sz="0" w:space="0" w:color="auto"/>
        <w:right w:val="none" w:sz="0" w:space="0" w:color="auto"/>
      </w:divBdr>
    </w:div>
    <w:div w:id="1001006536">
      <w:bodyDiv w:val="1"/>
      <w:marLeft w:val="0"/>
      <w:marRight w:val="0"/>
      <w:marTop w:val="0"/>
      <w:marBottom w:val="0"/>
      <w:divBdr>
        <w:top w:val="none" w:sz="0" w:space="0" w:color="auto"/>
        <w:left w:val="none" w:sz="0" w:space="0" w:color="auto"/>
        <w:bottom w:val="none" w:sz="0" w:space="0" w:color="auto"/>
        <w:right w:val="none" w:sz="0" w:space="0" w:color="auto"/>
      </w:divBdr>
      <w:divsChild>
        <w:div w:id="515267524">
          <w:marLeft w:val="187"/>
          <w:marRight w:val="0"/>
          <w:marTop w:val="60"/>
          <w:marBottom w:val="60"/>
          <w:divBdr>
            <w:top w:val="none" w:sz="0" w:space="0" w:color="auto"/>
            <w:left w:val="none" w:sz="0" w:space="0" w:color="auto"/>
            <w:bottom w:val="none" w:sz="0" w:space="0" w:color="auto"/>
            <w:right w:val="none" w:sz="0" w:space="0" w:color="auto"/>
          </w:divBdr>
        </w:div>
        <w:div w:id="2073313919">
          <w:marLeft w:val="187"/>
          <w:marRight w:val="0"/>
          <w:marTop w:val="60"/>
          <w:marBottom w:val="60"/>
          <w:divBdr>
            <w:top w:val="none" w:sz="0" w:space="0" w:color="auto"/>
            <w:left w:val="none" w:sz="0" w:space="0" w:color="auto"/>
            <w:bottom w:val="none" w:sz="0" w:space="0" w:color="auto"/>
            <w:right w:val="none" w:sz="0" w:space="0" w:color="auto"/>
          </w:divBdr>
        </w:div>
        <w:div w:id="997228523">
          <w:marLeft w:val="187"/>
          <w:marRight w:val="0"/>
          <w:marTop w:val="60"/>
          <w:marBottom w:val="60"/>
          <w:divBdr>
            <w:top w:val="none" w:sz="0" w:space="0" w:color="auto"/>
            <w:left w:val="none" w:sz="0" w:space="0" w:color="auto"/>
            <w:bottom w:val="none" w:sz="0" w:space="0" w:color="auto"/>
            <w:right w:val="none" w:sz="0" w:space="0" w:color="auto"/>
          </w:divBdr>
        </w:div>
        <w:div w:id="275256219">
          <w:marLeft w:val="187"/>
          <w:marRight w:val="0"/>
          <w:marTop w:val="60"/>
          <w:marBottom w:val="60"/>
          <w:divBdr>
            <w:top w:val="none" w:sz="0" w:space="0" w:color="auto"/>
            <w:left w:val="none" w:sz="0" w:space="0" w:color="auto"/>
            <w:bottom w:val="none" w:sz="0" w:space="0" w:color="auto"/>
            <w:right w:val="none" w:sz="0" w:space="0" w:color="auto"/>
          </w:divBdr>
        </w:div>
      </w:divsChild>
    </w:div>
    <w:div w:id="1124159951">
      <w:bodyDiv w:val="1"/>
      <w:marLeft w:val="0"/>
      <w:marRight w:val="0"/>
      <w:marTop w:val="0"/>
      <w:marBottom w:val="0"/>
      <w:divBdr>
        <w:top w:val="none" w:sz="0" w:space="0" w:color="auto"/>
        <w:left w:val="none" w:sz="0" w:space="0" w:color="auto"/>
        <w:bottom w:val="none" w:sz="0" w:space="0" w:color="auto"/>
        <w:right w:val="none" w:sz="0" w:space="0" w:color="auto"/>
      </w:divBdr>
      <w:divsChild>
        <w:div w:id="2077435631">
          <w:marLeft w:val="187"/>
          <w:marRight w:val="0"/>
          <w:marTop w:val="60"/>
          <w:marBottom w:val="60"/>
          <w:divBdr>
            <w:top w:val="none" w:sz="0" w:space="0" w:color="auto"/>
            <w:left w:val="none" w:sz="0" w:space="0" w:color="auto"/>
            <w:bottom w:val="none" w:sz="0" w:space="0" w:color="auto"/>
            <w:right w:val="none" w:sz="0" w:space="0" w:color="auto"/>
          </w:divBdr>
        </w:div>
      </w:divsChild>
    </w:div>
    <w:div w:id="1256402089">
      <w:bodyDiv w:val="1"/>
      <w:marLeft w:val="0"/>
      <w:marRight w:val="0"/>
      <w:marTop w:val="0"/>
      <w:marBottom w:val="0"/>
      <w:divBdr>
        <w:top w:val="none" w:sz="0" w:space="0" w:color="auto"/>
        <w:left w:val="none" w:sz="0" w:space="0" w:color="auto"/>
        <w:bottom w:val="none" w:sz="0" w:space="0" w:color="auto"/>
        <w:right w:val="none" w:sz="0" w:space="0" w:color="auto"/>
      </w:divBdr>
      <w:divsChild>
        <w:div w:id="830678998">
          <w:marLeft w:val="806"/>
          <w:marRight w:val="0"/>
          <w:marTop w:val="60"/>
          <w:marBottom w:val="0"/>
          <w:divBdr>
            <w:top w:val="none" w:sz="0" w:space="0" w:color="auto"/>
            <w:left w:val="none" w:sz="0" w:space="0" w:color="auto"/>
            <w:bottom w:val="none" w:sz="0" w:space="0" w:color="auto"/>
            <w:right w:val="none" w:sz="0" w:space="0" w:color="auto"/>
          </w:divBdr>
        </w:div>
      </w:divsChild>
    </w:div>
    <w:div w:id="1342125107">
      <w:bodyDiv w:val="1"/>
      <w:marLeft w:val="0"/>
      <w:marRight w:val="0"/>
      <w:marTop w:val="0"/>
      <w:marBottom w:val="0"/>
      <w:divBdr>
        <w:top w:val="none" w:sz="0" w:space="0" w:color="auto"/>
        <w:left w:val="none" w:sz="0" w:space="0" w:color="auto"/>
        <w:bottom w:val="none" w:sz="0" w:space="0" w:color="auto"/>
        <w:right w:val="none" w:sz="0" w:space="0" w:color="auto"/>
      </w:divBdr>
      <w:divsChild>
        <w:div w:id="2098209142">
          <w:marLeft w:val="187"/>
          <w:marRight w:val="0"/>
          <w:marTop w:val="60"/>
          <w:marBottom w:val="60"/>
          <w:divBdr>
            <w:top w:val="none" w:sz="0" w:space="0" w:color="auto"/>
            <w:left w:val="none" w:sz="0" w:space="0" w:color="auto"/>
            <w:bottom w:val="none" w:sz="0" w:space="0" w:color="auto"/>
            <w:right w:val="none" w:sz="0" w:space="0" w:color="auto"/>
          </w:divBdr>
        </w:div>
      </w:divsChild>
    </w:div>
    <w:div w:id="1375038457">
      <w:bodyDiv w:val="1"/>
      <w:marLeft w:val="0"/>
      <w:marRight w:val="0"/>
      <w:marTop w:val="0"/>
      <w:marBottom w:val="0"/>
      <w:divBdr>
        <w:top w:val="none" w:sz="0" w:space="0" w:color="auto"/>
        <w:left w:val="none" w:sz="0" w:space="0" w:color="auto"/>
        <w:bottom w:val="none" w:sz="0" w:space="0" w:color="auto"/>
        <w:right w:val="none" w:sz="0" w:space="0" w:color="auto"/>
      </w:divBdr>
    </w:div>
    <w:div w:id="1394620273">
      <w:bodyDiv w:val="1"/>
      <w:marLeft w:val="0"/>
      <w:marRight w:val="0"/>
      <w:marTop w:val="0"/>
      <w:marBottom w:val="0"/>
      <w:divBdr>
        <w:top w:val="none" w:sz="0" w:space="0" w:color="auto"/>
        <w:left w:val="none" w:sz="0" w:space="0" w:color="auto"/>
        <w:bottom w:val="none" w:sz="0" w:space="0" w:color="auto"/>
        <w:right w:val="none" w:sz="0" w:space="0" w:color="auto"/>
      </w:divBdr>
      <w:divsChild>
        <w:div w:id="1691446305">
          <w:marLeft w:val="806"/>
          <w:marRight w:val="0"/>
          <w:marTop w:val="60"/>
          <w:marBottom w:val="0"/>
          <w:divBdr>
            <w:top w:val="none" w:sz="0" w:space="0" w:color="auto"/>
            <w:left w:val="none" w:sz="0" w:space="0" w:color="auto"/>
            <w:bottom w:val="none" w:sz="0" w:space="0" w:color="auto"/>
            <w:right w:val="none" w:sz="0" w:space="0" w:color="auto"/>
          </w:divBdr>
        </w:div>
      </w:divsChild>
    </w:div>
    <w:div w:id="1589921352">
      <w:bodyDiv w:val="1"/>
      <w:marLeft w:val="0"/>
      <w:marRight w:val="0"/>
      <w:marTop w:val="0"/>
      <w:marBottom w:val="0"/>
      <w:divBdr>
        <w:top w:val="none" w:sz="0" w:space="0" w:color="auto"/>
        <w:left w:val="none" w:sz="0" w:space="0" w:color="auto"/>
        <w:bottom w:val="none" w:sz="0" w:space="0" w:color="auto"/>
        <w:right w:val="none" w:sz="0" w:space="0" w:color="auto"/>
      </w:divBdr>
      <w:divsChild>
        <w:div w:id="2145002017">
          <w:marLeft w:val="187"/>
          <w:marRight w:val="0"/>
          <w:marTop w:val="60"/>
          <w:marBottom w:val="60"/>
          <w:divBdr>
            <w:top w:val="none" w:sz="0" w:space="0" w:color="auto"/>
            <w:left w:val="none" w:sz="0" w:space="0" w:color="auto"/>
            <w:bottom w:val="none" w:sz="0" w:space="0" w:color="auto"/>
            <w:right w:val="none" w:sz="0" w:space="0" w:color="auto"/>
          </w:divBdr>
        </w:div>
        <w:div w:id="283075884">
          <w:marLeft w:val="187"/>
          <w:marRight w:val="0"/>
          <w:marTop w:val="60"/>
          <w:marBottom w:val="60"/>
          <w:divBdr>
            <w:top w:val="none" w:sz="0" w:space="0" w:color="auto"/>
            <w:left w:val="none" w:sz="0" w:space="0" w:color="auto"/>
            <w:bottom w:val="none" w:sz="0" w:space="0" w:color="auto"/>
            <w:right w:val="none" w:sz="0" w:space="0" w:color="auto"/>
          </w:divBdr>
        </w:div>
        <w:div w:id="1236621371">
          <w:marLeft w:val="187"/>
          <w:marRight w:val="0"/>
          <w:marTop w:val="60"/>
          <w:marBottom w:val="60"/>
          <w:divBdr>
            <w:top w:val="none" w:sz="0" w:space="0" w:color="auto"/>
            <w:left w:val="none" w:sz="0" w:space="0" w:color="auto"/>
            <w:bottom w:val="none" w:sz="0" w:space="0" w:color="auto"/>
            <w:right w:val="none" w:sz="0" w:space="0" w:color="auto"/>
          </w:divBdr>
        </w:div>
      </w:divsChild>
    </w:div>
    <w:div w:id="1600984487">
      <w:bodyDiv w:val="1"/>
      <w:marLeft w:val="0"/>
      <w:marRight w:val="0"/>
      <w:marTop w:val="0"/>
      <w:marBottom w:val="0"/>
      <w:divBdr>
        <w:top w:val="none" w:sz="0" w:space="0" w:color="auto"/>
        <w:left w:val="none" w:sz="0" w:space="0" w:color="auto"/>
        <w:bottom w:val="none" w:sz="0" w:space="0" w:color="auto"/>
        <w:right w:val="none" w:sz="0" w:space="0" w:color="auto"/>
      </w:divBdr>
      <w:divsChild>
        <w:div w:id="426072671">
          <w:marLeft w:val="187"/>
          <w:marRight w:val="0"/>
          <w:marTop w:val="60"/>
          <w:marBottom w:val="60"/>
          <w:divBdr>
            <w:top w:val="none" w:sz="0" w:space="0" w:color="auto"/>
            <w:left w:val="none" w:sz="0" w:space="0" w:color="auto"/>
            <w:bottom w:val="none" w:sz="0" w:space="0" w:color="auto"/>
            <w:right w:val="none" w:sz="0" w:space="0" w:color="auto"/>
          </w:divBdr>
        </w:div>
        <w:div w:id="780995229">
          <w:marLeft w:val="187"/>
          <w:marRight w:val="0"/>
          <w:marTop w:val="60"/>
          <w:marBottom w:val="60"/>
          <w:divBdr>
            <w:top w:val="none" w:sz="0" w:space="0" w:color="auto"/>
            <w:left w:val="none" w:sz="0" w:space="0" w:color="auto"/>
            <w:bottom w:val="none" w:sz="0" w:space="0" w:color="auto"/>
            <w:right w:val="none" w:sz="0" w:space="0" w:color="auto"/>
          </w:divBdr>
        </w:div>
        <w:div w:id="453713921">
          <w:marLeft w:val="187"/>
          <w:marRight w:val="0"/>
          <w:marTop w:val="60"/>
          <w:marBottom w:val="60"/>
          <w:divBdr>
            <w:top w:val="none" w:sz="0" w:space="0" w:color="auto"/>
            <w:left w:val="none" w:sz="0" w:space="0" w:color="auto"/>
            <w:bottom w:val="none" w:sz="0" w:space="0" w:color="auto"/>
            <w:right w:val="none" w:sz="0" w:space="0" w:color="auto"/>
          </w:divBdr>
        </w:div>
      </w:divsChild>
    </w:div>
    <w:div w:id="1825509910">
      <w:bodyDiv w:val="1"/>
      <w:marLeft w:val="0"/>
      <w:marRight w:val="0"/>
      <w:marTop w:val="0"/>
      <w:marBottom w:val="0"/>
      <w:divBdr>
        <w:top w:val="none" w:sz="0" w:space="0" w:color="auto"/>
        <w:left w:val="none" w:sz="0" w:space="0" w:color="auto"/>
        <w:bottom w:val="none" w:sz="0" w:space="0" w:color="auto"/>
        <w:right w:val="none" w:sz="0" w:space="0" w:color="auto"/>
      </w:divBdr>
    </w:div>
    <w:div w:id="2100713897">
      <w:bodyDiv w:val="1"/>
      <w:marLeft w:val="0"/>
      <w:marRight w:val="0"/>
      <w:marTop w:val="0"/>
      <w:marBottom w:val="0"/>
      <w:divBdr>
        <w:top w:val="none" w:sz="0" w:space="0" w:color="auto"/>
        <w:left w:val="none" w:sz="0" w:space="0" w:color="auto"/>
        <w:bottom w:val="none" w:sz="0" w:space="0" w:color="auto"/>
        <w:right w:val="none" w:sz="0" w:space="0" w:color="auto"/>
      </w:divBdr>
      <w:divsChild>
        <w:div w:id="975836562">
          <w:marLeft w:val="346"/>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1.wdp"/><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wmf"/><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emf"/><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7.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Worksheet%20in%20MMx%20Course"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1" i="0" u="none" strike="noStrike" baseline="0">
                <a:solidFill>
                  <a:srgbClr val="000000"/>
                </a:solidFill>
                <a:latin typeface="Arial"/>
                <a:ea typeface="Arial"/>
                <a:cs typeface="Arial"/>
              </a:defRPr>
            </a:pPr>
            <a:r>
              <a:rPr lang="en-IN" sz="1000">
                <a:latin typeface="+mn-lt"/>
              </a:rPr>
              <a:t>Ad Stock Transformation</a:t>
            </a:r>
          </a:p>
        </c:rich>
      </c:tx>
      <c:layout>
        <c:manualLayout>
          <c:xMode val="edge"/>
          <c:yMode val="edge"/>
          <c:x val="0.36274847719506759"/>
          <c:y val="0"/>
        </c:manualLayout>
      </c:layout>
      <c:overlay val="1"/>
    </c:title>
    <c:autoTitleDeleted val="0"/>
    <c:plotArea>
      <c:layout>
        <c:manualLayout>
          <c:layoutTarget val="inner"/>
          <c:xMode val="edge"/>
          <c:yMode val="edge"/>
          <c:x val="0.10456426946631671"/>
          <c:y val="0.11304347826086956"/>
          <c:w val="0.79126789151356081"/>
          <c:h val="0.60303568436924104"/>
        </c:manualLayout>
      </c:layout>
      <c:barChart>
        <c:barDir val="col"/>
        <c:grouping val="clustered"/>
        <c:varyColors val="0"/>
        <c:ser>
          <c:idx val="0"/>
          <c:order val="0"/>
          <c:tx>
            <c:strRef>
              <c:f>'[Worksheet in MMx Course]ADSTOCK'!$B$2</c:f>
              <c:strCache>
                <c:ptCount val="1"/>
                <c:pt idx="0">
                  <c:v>Grps</c:v>
                </c:pt>
              </c:strCache>
            </c:strRef>
          </c:tx>
          <c:spPr>
            <a:solidFill>
              <a:schemeClr val="tx2">
                <a:lumMod val="60000"/>
                <a:lumOff val="40000"/>
              </a:schemeClr>
            </a:solidFill>
            <a:ln w="85725">
              <a:solidFill>
                <a:schemeClr val="tx2">
                  <a:lumMod val="60000"/>
                  <a:lumOff val="40000"/>
                </a:schemeClr>
              </a:solidFill>
              <a:prstDash val="solid"/>
            </a:ln>
          </c:spPr>
          <c:invertIfNegative val="0"/>
          <c:cat>
            <c:numRef>
              <c:f>'[Worksheet in MMx Course]ADSTOCK'!$A$12:$A$168</c:f>
              <c:numCache>
                <c:formatCode>m/d/yyyy</c:formatCode>
                <c:ptCount val="157"/>
                <c:pt idx="0">
                  <c:v>38264</c:v>
                </c:pt>
                <c:pt idx="1">
                  <c:v>38271</c:v>
                </c:pt>
                <c:pt idx="2">
                  <c:v>38278</c:v>
                </c:pt>
                <c:pt idx="3">
                  <c:v>38285</c:v>
                </c:pt>
                <c:pt idx="4">
                  <c:v>38292</c:v>
                </c:pt>
                <c:pt idx="5">
                  <c:v>38299</c:v>
                </c:pt>
                <c:pt idx="6">
                  <c:v>38306</c:v>
                </c:pt>
                <c:pt idx="7">
                  <c:v>38313</c:v>
                </c:pt>
                <c:pt idx="8">
                  <c:v>38320</c:v>
                </c:pt>
                <c:pt idx="9">
                  <c:v>38327</c:v>
                </c:pt>
                <c:pt idx="10">
                  <c:v>38334</c:v>
                </c:pt>
                <c:pt idx="11">
                  <c:v>38341</c:v>
                </c:pt>
                <c:pt idx="12">
                  <c:v>38348</c:v>
                </c:pt>
                <c:pt idx="13">
                  <c:v>38355</c:v>
                </c:pt>
                <c:pt idx="14">
                  <c:v>38362</c:v>
                </c:pt>
                <c:pt idx="15">
                  <c:v>38369</c:v>
                </c:pt>
                <c:pt idx="16">
                  <c:v>38376</c:v>
                </c:pt>
                <c:pt idx="17">
                  <c:v>38383</c:v>
                </c:pt>
                <c:pt idx="18">
                  <c:v>38390</c:v>
                </c:pt>
                <c:pt idx="19">
                  <c:v>38397</c:v>
                </c:pt>
                <c:pt idx="20">
                  <c:v>38404</c:v>
                </c:pt>
                <c:pt idx="21">
                  <c:v>38411</c:v>
                </c:pt>
                <c:pt idx="22">
                  <c:v>38418</c:v>
                </c:pt>
                <c:pt idx="23">
                  <c:v>38425</c:v>
                </c:pt>
                <c:pt idx="24">
                  <c:v>38432</c:v>
                </c:pt>
                <c:pt idx="25">
                  <c:v>38439</c:v>
                </c:pt>
                <c:pt idx="26">
                  <c:v>38446</c:v>
                </c:pt>
                <c:pt idx="27">
                  <c:v>38453</c:v>
                </c:pt>
                <c:pt idx="28">
                  <c:v>38460</c:v>
                </c:pt>
                <c:pt idx="29">
                  <c:v>38467</c:v>
                </c:pt>
                <c:pt idx="30">
                  <c:v>38474</c:v>
                </c:pt>
                <c:pt idx="31">
                  <c:v>38481</c:v>
                </c:pt>
                <c:pt idx="32">
                  <c:v>38488</c:v>
                </c:pt>
                <c:pt idx="33">
                  <c:v>38495</c:v>
                </c:pt>
                <c:pt idx="34">
                  <c:v>38502</c:v>
                </c:pt>
                <c:pt idx="35">
                  <c:v>38509</c:v>
                </c:pt>
                <c:pt idx="36">
                  <c:v>38516</c:v>
                </c:pt>
                <c:pt idx="37">
                  <c:v>38523</c:v>
                </c:pt>
                <c:pt idx="38">
                  <c:v>38530</c:v>
                </c:pt>
                <c:pt idx="39">
                  <c:v>38537</c:v>
                </c:pt>
                <c:pt idx="40">
                  <c:v>38544</c:v>
                </c:pt>
                <c:pt idx="41">
                  <c:v>38551</c:v>
                </c:pt>
                <c:pt idx="42">
                  <c:v>38558</c:v>
                </c:pt>
                <c:pt idx="43">
                  <c:v>38565</c:v>
                </c:pt>
                <c:pt idx="44">
                  <c:v>38572</c:v>
                </c:pt>
                <c:pt idx="45">
                  <c:v>38579</c:v>
                </c:pt>
                <c:pt idx="46">
                  <c:v>38586</c:v>
                </c:pt>
                <c:pt idx="47">
                  <c:v>38593</c:v>
                </c:pt>
                <c:pt idx="48">
                  <c:v>38600</c:v>
                </c:pt>
                <c:pt idx="49">
                  <c:v>38607</c:v>
                </c:pt>
                <c:pt idx="50">
                  <c:v>38614</c:v>
                </c:pt>
                <c:pt idx="51">
                  <c:v>38621</c:v>
                </c:pt>
                <c:pt idx="52">
                  <c:v>38628</c:v>
                </c:pt>
                <c:pt idx="53">
                  <c:v>38635</c:v>
                </c:pt>
                <c:pt idx="54">
                  <c:v>38642</c:v>
                </c:pt>
                <c:pt idx="55">
                  <c:v>38649</c:v>
                </c:pt>
                <c:pt idx="56">
                  <c:v>38656</c:v>
                </c:pt>
                <c:pt idx="57">
                  <c:v>38663</c:v>
                </c:pt>
                <c:pt idx="58">
                  <c:v>38670</c:v>
                </c:pt>
                <c:pt idx="59">
                  <c:v>38677</c:v>
                </c:pt>
                <c:pt idx="60">
                  <c:v>38684</c:v>
                </c:pt>
                <c:pt idx="61">
                  <c:v>38691</c:v>
                </c:pt>
                <c:pt idx="62">
                  <c:v>38698</c:v>
                </c:pt>
                <c:pt idx="63">
                  <c:v>38705</c:v>
                </c:pt>
                <c:pt idx="64">
                  <c:v>38712</c:v>
                </c:pt>
                <c:pt idx="65">
                  <c:v>38719</c:v>
                </c:pt>
                <c:pt idx="66">
                  <c:v>38726</c:v>
                </c:pt>
                <c:pt idx="67">
                  <c:v>38733</c:v>
                </c:pt>
                <c:pt idx="68">
                  <c:v>38740</c:v>
                </c:pt>
                <c:pt idx="69">
                  <c:v>38747</c:v>
                </c:pt>
                <c:pt idx="70">
                  <c:v>38754</c:v>
                </c:pt>
                <c:pt idx="71">
                  <c:v>38761</c:v>
                </c:pt>
                <c:pt idx="72">
                  <c:v>38768</c:v>
                </c:pt>
                <c:pt idx="73">
                  <c:v>38775</c:v>
                </c:pt>
                <c:pt idx="74">
                  <c:v>38782</c:v>
                </c:pt>
                <c:pt idx="75">
                  <c:v>38789</c:v>
                </c:pt>
                <c:pt idx="76">
                  <c:v>38796</c:v>
                </c:pt>
                <c:pt idx="77">
                  <c:v>38803</c:v>
                </c:pt>
                <c:pt idx="78">
                  <c:v>38810</c:v>
                </c:pt>
                <c:pt idx="79">
                  <c:v>38817</c:v>
                </c:pt>
                <c:pt idx="80">
                  <c:v>38824</c:v>
                </c:pt>
                <c:pt idx="81">
                  <c:v>38831</c:v>
                </c:pt>
                <c:pt idx="82">
                  <c:v>38838</c:v>
                </c:pt>
                <c:pt idx="83">
                  <c:v>38845</c:v>
                </c:pt>
                <c:pt idx="84">
                  <c:v>38852</c:v>
                </c:pt>
                <c:pt idx="85">
                  <c:v>38859</c:v>
                </c:pt>
                <c:pt idx="86">
                  <c:v>38866</c:v>
                </c:pt>
                <c:pt idx="87">
                  <c:v>38873</c:v>
                </c:pt>
                <c:pt idx="88">
                  <c:v>38880</c:v>
                </c:pt>
                <c:pt idx="89">
                  <c:v>38887</c:v>
                </c:pt>
                <c:pt idx="90">
                  <c:v>38894</c:v>
                </c:pt>
                <c:pt idx="91">
                  <c:v>38901</c:v>
                </c:pt>
                <c:pt idx="92">
                  <c:v>38908</c:v>
                </c:pt>
                <c:pt idx="93">
                  <c:v>38915</c:v>
                </c:pt>
                <c:pt idx="94">
                  <c:v>38922</c:v>
                </c:pt>
                <c:pt idx="95">
                  <c:v>38929</c:v>
                </c:pt>
                <c:pt idx="96">
                  <c:v>38936</c:v>
                </c:pt>
                <c:pt idx="97">
                  <c:v>38943</c:v>
                </c:pt>
                <c:pt idx="98">
                  <c:v>38950</c:v>
                </c:pt>
                <c:pt idx="99">
                  <c:v>38957</c:v>
                </c:pt>
                <c:pt idx="100">
                  <c:v>38964</c:v>
                </c:pt>
                <c:pt idx="101">
                  <c:v>38971</c:v>
                </c:pt>
                <c:pt idx="102">
                  <c:v>38978</c:v>
                </c:pt>
                <c:pt idx="103">
                  <c:v>38985</c:v>
                </c:pt>
                <c:pt idx="104">
                  <c:v>38992</c:v>
                </c:pt>
                <c:pt idx="105">
                  <c:v>38999</c:v>
                </c:pt>
                <c:pt idx="106">
                  <c:v>39006</c:v>
                </c:pt>
                <c:pt idx="107">
                  <c:v>39013</c:v>
                </c:pt>
                <c:pt idx="108">
                  <c:v>39020</c:v>
                </c:pt>
                <c:pt idx="109">
                  <c:v>39027</c:v>
                </c:pt>
                <c:pt idx="110">
                  <c:v>39034</c:v>
                </c:pt>
                <c:pt idx="111">
                  <c:v>39041</c:v>
                </c:pt>
                <c:pt idx="112">
                  <c:v>39048</c:v>
                </c:pt>
                <c:pt idx="113">
                  <c:v>39055</c:v>
                </c:pt>
                <c:pt idx="114">
                  <c:v>39062</c:v>
                </c:pt>
                <c:pt idx="115">
                  <c:v>39069</c:v>
                </c:pt>
                <c:pt idx="116">
                  <c:v>39076</c:v>
                </c:pt>
                <c:pt idx="117">
                  <c:v>39083</c:v>
                </c:pt>
                <c:pt idx="118">
                  <c:v>39090</c:v>
                </c:pt>
                <c:pt idx="119">
                  <c:v>39097</c:v>
                </c:pt>
                <c:pt idx="120">
                  <c:v>39104</c:v>
                </c:pt>
                <c:pt idx="121">
                  <c:v>39111</c:v>
                </c:pt>
                <c:pt idx="122">
                  <c:v>39118</c:v>
                </c:pt>
                <c:pt idx="123">
                  <c:v>39125</c:v>
                </c:pt>
                <c:pt idx="124">
                  <c:v>39132</c:v>
                </c:pt>
                <c:pt idx="125">
                  <c:v>39139</c:v>
                </c:pt>
                <c:pt idx="126">
                  <c:v>39146</c:v>
                </c:pt>
                <c:pt idx="127">
                  <c:v>39153</c:v>
                </c:pt>
                <c:pt idx="128">
                  <c:v>39160</c:v>
                </c:pt>
                <c:pt idx="129">
                  <c:v>39167</c:v>
                </c:pt>
                <c:pt idx="130">
                  <c:v>39174</c:v>
                </c:pt>
                <c:pt idx="131">
                  <c:v>39181</c:v>
                </c:pt>
                <c:pt idx="132">
                  <c:v>39188</c:v>
                </c:pt>
                <c:pt idx="133">
                  <c:v>39195</c:v>
                </c:pt>
                <c:pt idx="134">
                  <c:v>39202</c:v>
                </c:pt>
                <c:pt idx="135">
                  <c:v>39209</c:v>
                </c:pt>
                <c:pt idx="136">
                  <c:v>39216</c:v>
                </c:pt>
                <c:pt idx="137">
                  <c:v>39223</c:v>
                </c:pt>
                <c:pt idx="138">
                  <c:v>39230</c:v>
                </c:pt>
                <c:pt idx="139">
                  <c:v>39237</c:v>
                </c:pt>
                <c:pt idx="140">
                  <c:v>39244</c:v>
                </c:pt>
                <c:pt idx="141">
                  <c:v>39251</c:v>
                </c:pt>
                <c:pt idx="142">
                  <c:v>39258</c:v>
                </c:pt>
                <c:pt idx="143">
                  <c:v>39265</c:v>
                </c:pt>
                <c:pt idx="144">
                  <c:v>39272</c:v>
                </c:pt>
                <c:pt idx="145">
                  <c:v>39279</c:v>
                </c:pt>
                <c:pt idx="146">
                  <c:v>39286</c:v>
                </c:pt>
                <c:pt idx="147">
                  <c:v>39293</c:v>
                </c:pt>
                <c:pt idx="148">
                  <c:v>39300</c:v>
                </c:pt>
                <c:pt idx="149">
                  <c:v>39307</c:v>
                </c:pt>
                <c:pt idx="150">
                  <c:v>39314</c:v>
                </c:pt>
                <c:pt idx="151">
                  <c:v>39321</c:v>
                </c:pt>
                <c:pt idx="152">
                  <c:v>39328</c:v>
                </c:pt>
                <c:pt idx="153">
                  <c:v>39335</c:v>
                </c:pt>
                <c:pt idx="154">
                  <c:v>39342</c:v>
                </c:pt>
                <c:pt idx="155">
                  <c:v>39349</c:v>
                </c:pt>
              </c:numCache>
            </c:numRef>
          </c:cat>
          <c:val>
            <c:numRef>
              <c:f>'[Worksheet in MMx Course]ADSTOCK'!$B$3:$B$168</c:f>
              <c:numCache>
                <c:formatCode>General</c:formatCode>
                <c:ptCount val="158"/>
                <c:pt idx="3" formatCode="###,###,##0.00">
                  <c:v>100</c:v>
                </c:pt>
                <c:pt idx="15" formatCode="###,###,##0.00">
                  <c:v>100</c:v>
                </c:pt>
              </c:numCache>
            </c:numRef>
          </c:val>
          <c:extLst>
            <c:ext xmlns:c16="http://schemas.microsoft.com/office/drawing/2014/chart" uri="{C3380CC4-5D6E-409C-BE32-E72D297353CC}">
              <c16:uniqueId val="{00000000-AECB-47BA-8BB9-5740C8C20235}"/>
            </c:ext>
          </c:extLst>
        </c:ser>
        <c:dLbls>
          <c:showLegendKey val="0"/>
          <c:showVal val="0"/>
          <c:showCatName val="0"/>
          <c:showSerName val="0"/>
          <c:showPercent val="0"/>
          <c:showBubbleSize val="0"/>
        </c:dLbls>
        <c:gapWidth val="150"/>
        <c:axId val="313109504"/>
        <c:axId val="313123968"/>
      </c:barChart>
      <c:lineChart>
        <c:grouping val="standard"/>
        <c:varyColors val="0"/>
        <c:ser>
          <c:idx val="1"/>
          <c:order val="1"/>
          <c:tx>
            <c:strRef>
              <c:f>'[Worksheet in MMx Course]ADSTOCK'!$C$2</c:f>
              <c:strCache>
                <c:ptCount val="1"/>
                <c:pt idx="0">
                  <c:v>Adstock</c:v>
                </c:pt>
              </c:strCache>
            </c:strRef>
          </c:tx>
          <c:spPr>
            <a:ln w="12700">
              <a:solidFill>
                <a:srgbClr val="FF00FF"/>
              </a:solidFill>
              <a:prstDash val="solid"/>
            </a:ln>
          </c:spPr>
          <c:marker>
            <c:symbol val="circle"/>
            <c:size val="2"/>
            <c:spPr>
              <a:solidFill>
                <a:srgbClr val="FF00FF"/>
              </a:solidFill>
              <a:ln>
                <a:solidFill>
                  <a:srgbClr val="FF00FF"/>
                </a:solidFill>
                <a:prstDash val="solid"/>
              </a:ln>
            </c:spPr>
          </c:marker>
          <c:cat>
            <c:numRef>
              <c:f>'[Worksheet in MMx Course]ADSTOCK'!$A$13:$A$168</c:f>
              <c:numCache>
                <c:formatCode>m/d/yyyy</c:formatCode>
                <c:ptCount val="156"/>
                <c:pt idx="0">
                  <c:v>38271</c:v>
                </c:pt>
                <c:pt idx="1">
                  <c:v>38278</c:v>
                </c:pt>
                <c:pt idx="2">
                  <c:v>38285</c:v>
                </c:pt>
                <c:pt idx="3">
                  <c:v>38292</c:v>
                </c:pt>
                <c:pt idx="4">
                  <c:v>38299</c:v>
                </c:pt>
                <c:pt idx="5">
                  <c:v>38306</c:v>
                </c:pt>
                <c:pt idx="6">
                  <c:v>38313</c:v>
                </c:pt>
                <c:pt idx="7">
                  <c:v>38320</c:v>
                </c:pt>
                <c:pt idx="8">
                  <c:v>38327</c:v>
                </c:pt>
                <c:pt idx="9">
                  <c:v>38334</c:v>
                </c:pt>
                <c:pt idx="10">
                  <c:v>38341</c:v>
                </c:pt>
                <c:pt idx="11">
                  <c:v>38348</c:v>
                </c:pt>
                <c:pt idx="12">
                  <c:v>38355</c:v>
                </c:pt>
                <c:pt idx="13">
                  <c:v>38362</c:v>
                </c:pt>
                <c:pt idx="14">
                  <c:v>38369</c:v>
                </c:pt>
                <c:pt idx="15">
                  <c:v>38376</c:v>
                </c:pt>
                <c:pt idx="16">
                  <c:v>38383</c:v>
                </c:pt>
                <c:pt idx="17">
                  <c:v>38390</c:v>
                </c:pt>
                <c:pt idx="18">
                  <c:v>38397</c:v>
                </c:pt>
                <c:pt idx="19">
                  <c:v>38404</c:v>
                </c:pt>
                <c:pt idx="20">
                  <c:v>38411</c:v>
                </c:pt>
                <c:pt idx="21">
                  <c:v>38418</c:v>
                </c:pt>
                <c:pt idx="22">
                  <c:v>38425</c:v>
                </c:pt>
                <c:pt idx="23">
                  <c:v>38432</c:v>
                </c:pt>
                <c:pt idx="24">
                  <c:v>38439</c:v>
                </c:pt>
                <c:pt idx="25">
                  <c:v>38446</c:v>
                </c:pt>
                <c:pt idx="26">
                  <c:v>38453</c:v>
                </c:pt>
                <c:pt idx="27">
                  <c:v>38460</c:v>
                </c:pt>
                <c:pt idx="28">
                  <c:v>38467</c:v>
                </c:pt>
                <c:pt idx="29">
                  <c:v>38474</c:v>
                </c:pt>
                <c:pt idx="30">
                  <c:v>38481</c:v>
                </c:pt>
                <c:pt idx="31">
                  <c:v>38488</c:v>
                </c:pt>
                <c:pt idx="32">
                  <c:v>38495</c:v>
                </c:pt>
                <c:pt idx="33">
                  <c:v>38502</c:v>
                </c:pt>
                <c:pt idx="34">
                  <c:v>38509</c:v>
                </c:pt>
                <c:pt idx="35">
                  <c:v>38516</c:v>
                </c:pt>
                <c:pt idx="36">
                  <c:v>38523</c:v>
                </c:pt>
                <c:pt idx="37">
                  <c:v>38530</c:v>
                </c:pt>
                <c:pt idx="38">
                  <c:v>38537</c:v>
                </c:pt>
                <c:pt idx="39">
                  <c:v>38544</c:v>
                </c:pt>
                <c:pt idx="40">
                  <c:v>38551</c:v>
                </c:pt>
                <c:pt idx="41">
                  <c:v>38558</c:v>
                </c:pt>
                <c:pt idx="42">
                  <c:v>38565</c:v>
                </c:pt>
                <c:pt idx="43">
                  <c:v>38572</c:v>
                </c:pt>
                <c:pt idx="44">
                  <c:v>38579</c:v>
                </c:pt>
                <c:pt idx="45">
                  <c:v>38586</c:v>
                </c:pt>
                <c:pt idx="46">
                  <c:v>38593</c:v>
                </c:pt>
                <c:pt idx="47">
                  <c:v>38600</c:v>
                </c:pt>
                <c:pt idx="48">
                  <c:v>38607</c:v>
                </c:pt>
                <c:pt idx="49">
                  <c:v>38614</c:v>
                </c:pt>
                <c:pt idx="50">
                  <c:v>38621</c:v>
                </c:pt>
                <c:pt idx="51">
                  <c:v>38628</c:v>
                </c:pt>
                <c:pt idx="52">
                  <c:v>38635</c:v>
                </c:pt>
                <c:pt idx="53">
                  <c:v>38642</c:v>
                </c:pt>
                <c:pt idx="54">
                  <c:v>38649</c:v>
                </c:pt>
                <c:pt idx="55">
                  <c:v>38656</c:v>
                </c:pt>
                <c:pt idx="56">
                  <c:v>38663</c:v>
                </c:pt>
                <c:pt idx="57">
                  <c:v>38670</c:v>
                </c:pt>
                <c:pt idx="58">
                  <c:v>38677</c:v>
                </c:pt>
                <c:pt idx="59">
                  <c:v>38684</c:v>
                </c:pt>
                <c:pt idx="60">
                  <c:v>38691</c:v>
                </c:pt>
                <c:pt idx="61">
                  <c:v>38698</c:v>
                </c:pt>
                <c:pt idx="62">
                  <c:v>38705</c:v>
                </c:pt>
                <c:pt idx="63">
                  <c:v>38712</c:v>
                </c:pt>
                <c:pt idx="64">
                  <c:v>38719</c:v>
                </c:pt>
                <c:pt idx="65">
                  <c:v>38726</c:v>
                </c:pt>
                <c:pt idx="66">
                  <c:v>38733</c:v>
                </c:pt>
                <c:pt idx="67">
                  <c:v>38740</c:v>
                </c:pt>
                <c:pt idx="68">
                  <c:v>38747</c:v>
                </c:pt>
                <c:pt idx="69">
                  <c:v>38754</c:v>
                </c:pt>
                <c:pt idx="70">
                  <c:v>38761</c:v>
                </c:pt>
                <c:pt idx="71">
                  <c:v>38768</c:v>
                </c:pt>
                <c:pt idx="72">
                  <c:v>38775</c:v>
                </c:pt>
                <c:pt idx="73">
                  <c:v>38782</c:v>
                </c:pt>
                <c:pt idx="74">
                  <c:v>38789</c:v>
                </c:pt>
                <c:pt idx="75">
                  <c:v>38796</c:v>
                </c:pt>
                <c:pt idx="76">
                  <c:v>38803</c:v>
                </c:pt>
                <c:pt idx="77">
                  <c:v>38810</c:v>
                </c:pt>
                <c:pt idx="78">
                  <c:v>38817</c:v>
                </c:pt>
                <c:pt idx="79">
                  <c:v>38824</c:v>
                </c:pt>
                <c:pt idx="80">
                  <c:v>38831</c:v>
                </c:pt>
                <c:pt idx="81">
                  <c:v>38838</c:v>
                </c:pt>
                <c:pt idx="82">
                  <c:v>38845</c:v>
                </c:pt>
                <c:pt idx="83">
                  <c:v>38852</c:v>
                </c:pt>
                <c:pt idx="84">
                  <c:v>38859</c:v>
                </c:pt>
                <c:pt idx="85">
                  <c:v>38866</c:v>
                </c:pt>
                <c:pt idx="86">
                  <c:v>38873</c:v>
                </c:pt>
                <c:pt idx="87">
                  <c:v>38880</c:v>
                </c:pt>
                <c:pt idx="88">
                  <c:v>38887</c:v>
                </c:pt>
                <c:pt idx="89">
                  <c:v>38894</c:v>
                </c:pt>
                <c:pt idx="90">
                  <c:v>38901</c:v>
                </c:pt>
                <c:pt idx="91">
                  <c:v>38908</c:v>
                </c:pt>
                <c:pt idx="92">
                  <c:v>38915</c:v>
                </c:pt>
                <c:pt idx="93">
                  <c:v>38922</c:v>
                </c:pt>
                <c:pt idx="94">
                  <c:v>38929</c:v>
                </c:pt>
                <c:pt idx="95">
                  <c:v>38936</c:v>
                </c:pt>
                <c:pt idx="96">
                  <c:v>38943</c:v>
                </c:pt>
                <c:pt idx="97">
                  <c:v>38950</c:v>
                </c:pt>
                <c:pt idx="98">
                  <c:v>38957</c:v>
                </c:pt>
                <c:pt idx="99">
                  <c:v>38964</c:v>
                </c:pt>
                <c:pt idx="100">
                  <c:v>38971</c:v>
                </c:pt>
                <c:pt idx="101">
                  <c:v>38978</c:v>
                </c:pt>
                <c:pt idx="102">
                  <c:v>38985</c:v>
                </c:pt>
                <c:pt idx="103">
                  <c:v>38992</c:v>
                </c:pt>
                <c:pt idx="104">
                  <c:v>38999</c:v>
                </c:pt>
                <c:pt idx="105">
                  <c:v>39006</c:v>
                </c:pt>
                <c:pt idx="106">
                  <c:v>39013</c:v>
                </c:pt>
                <c:pt idx="107">
                  <c:v>39020</c:v>
                </c:pt>
                <c:pt idx="108">
                  <c:v>39027</c:v>
                </c:pt>
                <c:pt idx="109">
                  <c:v>39034</c:v>
                </c:pt>
                <c:pt idx="110">
                  <c:v>39041</c:v>
                </c:pt>
                <c:pt idx="111">
                  <c:v>39048</c:v>
                </c:pt>
                <c:pt idx="112">
                  <c:v>39055</c:v>
                </c:pt>
                <c:pt idx="113">
                  <c:v>39062</c:v>
                </c:pt>
                <c:pt idx="114">
                  <c:v>39069</c:v>
                </c:pt>
                <c:pt idx="115">
                  <c:v>39076</c:v>
                </c:pt>
                <c:pt idx="116">
                  <c:v>39083</c:v>
                </c:pt>
                <c:pt idx="117">
                  <c:v>39090</c:v>
                </c:pt>
                <c:pt idx="118">
                  <c:v>39097</c:v>
                </c:pt>
                <c:pt idx="119">
                  <c:v>39104</c:v>
                </c:pt>
                <c:pt idx="120">
                  <c:v>39111</c:v>
                </c:pt>
                <c:pt idx="121">
                  <c:v>39118</c:v>
                </c:pt>
                <c:pt idx="122">
                  <c:v>39125</c:v>
                </c:pt>
                <c:pt idx="123">
                  <c:v>39132</c:v>
                </c:pt>
                <c:pt idx="124">
                  <c:v>39139</c:v>
                </c:pt>
                <c:pt idx="125">
                  <c:v>39146</c:v>
                </c:pt>
                <c:pt idx="126">
                  <c:v>39153</c:v>
                </c:pt>
                <c:pt idx="127">
                  <c:v>39160</c:v>
                </c:pt>
                <c:pt idx="128">
                  <c:v>39167</c:v>
                </c:pt>
                <c:pt idx="129">
                  <c:v>39174</c:v>
                </c:pt>
                <c:pt idx="130">
                  <c:v>39181</c:v>
                </c:pt>
                <c:pt idx="131">
                  <c:v>39188</c:v>
                </c:pt>
                <c:pt idx="132">
                  <c:v>39195</c:v>
                </c:pt>
                <c:pt idx="133">
                  <c:v>39202</c:v>
                </c:pt>
                <c:pt idx="134">
                  <c:v>39209</c:v>
                </c:pt>
                <c:pt idx="135">
                  <c:v>39216</c:v>
                </c:pt>
                <c:pt idx="136">
                  <c:v>39223</c:v>
                </c:pt>
                <c:pt idx="137">
                  <c:v>39230</c:v>
                </c:pt>
                <c:pt idx="138">
                  <c:v>39237</c:v>
                </c:pt>
                <c:pt idx="139">
                  <c:v>39244</c:v>
                </c:pt>
                <c:pt idx="140">
                  <c:v>39251</c:v>
                </c:pt>
                <c:pt idx="141">
                  <c:v>39258</c:v>
                </c:pt>
                <c:pt idx="142">
                  <c:v>39265</c:v>
                </c:pt>
                <c:pt idx="143">
                  <c:v>39272</c:v>
                </c:pt>
                <c:pt idx="144">
                  <c:v>39279</c:v>
                </c:pt>
                <c:pt idx="145">
                  <c:v>39286</c:v>
                </c:pt>
                <c:pt idx="146">
                  <c:v>39293</c:v>
                </c:pt>
                <c:pt idx="147">
                  <c:v>39300</c:v>
                </c:pt>
                <c:pt idx="148">
                  <c:v>39307</c:v>
                </c:pt>
                <c:pt idx="149">
                  <c:v>39314</c:v>
                </c:pt>
                <c:pt idx="150">
                  <c:v>39321</c:v>
                </c:pt>
                <c:pt idx="151">
                  <c:v>39328</c:v>
                </c:pt>
                <c:pt idx="152">
                  <c:v>39335</c:v>
                </c:pt>
                <c:pt idx="153">
                  <c:v>39342</c:v>
                </c:pt>
                <c:pt idx="154">
                  <c:v>39349</c:v>
                </c:pt>
              </c:numCache>
            </c:numRef>
          </c:cat>
          <c:val>
            <c:numRef>
              <c:f>'[Worksheet in MMx Course]ADSTOCK'!$C$3:$C$168</c:f>
              <c:numCache>
                <c:formatCode>0.00</c:formatCode>
                <c:ptCount val="158"/>
                <c:pt idx="1">
                  <c:v>0</c:v>
                </c:pt>
                <c:pt idx="2">
                  <c:v>0</c:v>
                </c:pt>
                <c:pt idx="3">
                  <c:v>9.5162581964040482E-2</c:v>
                </c:pt>
                <c:pt idx="4">
                  <c:v>8.6106664957977808E-2</c:v>
                </c:pt>
                <c:pt idx="5">
                  <c:v>7.7912532396264056E-2</c:v>
                </c:pt>
                <c:pt idx="6">
                  <c:v>7.049817464607866E-2</c:v>
                </c:pt>
                <c:pt idx="7">
                  <c:v>6.3789386323005903E-2</c:v>
                </c:pt>
                <c:pt idx="8">
                  <c:v>5.7719023618607035E-2</c:v>
                </c:pt>
                <c:pt idx="9">
                  <c:v>5.2226332302616973E-2</c:v>
                </c:pt>
                <c:pt idx="10">
                  <c:v>4.7256339674187964E-2</c:v>
                </c:pt>
                <c:pt idx="11">
                  <c:v>4.2759304376622564E-2</c:v>
                </c:pt>
                <c:pt idx="12">
                  <c:v>3.8690218569156887E-2</c:v>
                </c:pt>
                <c:pt idx="13">
                  <c:v>3.5008357473362839E-2</c:v>
                </c:pt>
                <c:pt idx="14">
                  <c:v>3.1676871785877525E-2</c:v>
                </c:pt>
                <c:pt idx="15">
                  <c:v>0.12109741105644667</c:v>
                </c:pt>
                <c:pt idx="16">
                  <c:v>0.10957346875115448</c:v>
                </c:pt>
                <c:pt idx="17">
                  <c:v>9.9146174550038491E-2</c:v>
                </c:pt>
                <c:pt idx="18">
                  <c:v>8.9711168587999435E-2</c:v>
                </c:pt>
                <c:pt idx="19">
                  <c:v>8.1174022154154146E-2</c:v>
                </c:pt>
                <c:pt idx="20">
                  <c:v>7.3449292617558615E-2</c:v>
                </c:pt>
                <c:pt idx="21">
                  <c:v>6.6459668288639362E-2</c:v>
                </c:pt>
                <c:pt idx="22">
                  <c:v>6.0135194657818802E-2</c:v>
                </c:pt>
                <c:pt idx="23">
                  <c:v>5.4412574267270641E-2</c:v>
                </c:pt>
                <c:pt idx="24">
                  <c:v>4.9234533208687092E-2</c:v>
                </c:pt>
                <c:pt idx="25">
                  <c:v>4.4549247906754186E-2</c:v>
                </c:pt>
                <c:pt idx="26">
                  <c:v>4.0309826451391362E-2</c:v>
                </c:pt>
                <c:pt idx="27">
                  <c:v>3.6473839287754606E-2</c:v>
                </c:pt>
                <c:pt idx="28">
                  <c:v>3.3002894566990459E-2</c:v>
                </c:pt>
                <c:pt idx="29">
                  <c:v>2.9862253907708691E-2</c:v>
                </c:pt>
                <c:pt idx="30">
                  <c:v>2.7020484722585336E-2</c:v>
                </c:pt>
                <c:pt idx="31">
                  <c:v>2.4449145630464186E-2</c:v>
                </c:pt>
                <c:pt idx="32">
                  <c:v>2.2122501805454386E-2</c:v>
                </c:pt>
                <c:pt idx="33">
                  <c:v>2.0017267414143225E-2</c:v>
                </c:pt>
                <c:pt idx="34">
                  <c:v>1.8112372563148682E-2</c:v>
                </c:pt>
                <c:pt idx="35">
                  <c:v>1.638875242454485E-2</c:v>
                </c:pt>
                <c:pt idx="36">
                  <c:v>1.4829156428655788E-2</c:v>
                </c:pt>
                <c:pt idx="37">
                  <c:v>1.3417975614556266E-2</c:v>
                </c:pt>
                <c:pt idx="38">
                  <c:v>1.2141086410344615E-2</c:v>
                </c:pt>
                <c:pt idx="39">
                  <c:v>1.0985709279687672E-2</c:v>
                </c:pt>
                <c:pt idx="40">
                  <c:v>9.9402808199262616E-3</c:v>
                </c:pt>
                <c:pt idx="41">
                  <c:v>8.994338031654503E-3</c:v>
                </c:pt>
                <c:pt idx="42">
                  <c:v>8.1384136015049124E-3</c:v>
                </c:pt>
                <c:pt idx="43">
                  <c:v>7.3639411500944219E-3</c:v>
                </c:pt>
                <c:pt idx="44">
                  <c:v>6.6631694968202204E-3</c:v>
                </c:pt>
                <c:pt idx="45">
                  <c:v>6.029085083438801E-3</c:v>
                </c:pt>
                <c:pt idx="46">
                  <c:v>5.4553417800178305E-3</c:v>
                </c:pt>
                <c:pt idx="47">
                  <c:v>4.9361973707350293E-3</c:v>
                </c:pt>
                <c:pt idx="48">
                  <c:v>4.4664560838517664E-3</c:v>
                </c:pt>
                <c:pt idx="49">
                  <c:v>4.0414165906834665E-3</c:v>
                </c:pt>
                <c:pt idx="50">
                  <c:v>3.6568249531216956E-3</c:v>
                </c:pt>
                <c:pt idx="51">
                  <c:v>3.3088320487920653E-3</c:v>
                </c:pt>
                <c:pt idx="52">
                  <c:v>2.9939550477436905E-3</c:v>
                </c:pt>
                <c:pt idx="53">
                  <c:v>2.7090425551161701E-3</c:v>
                </c:pt>
                <c:pt idx="54">
                  <c:v>2.4512430709208166E-3</c:v>
                </c:pt>
                <c:pt idx="55">
                  <c:v>2.2179764512705313E-3</c:v>
                </c:pt>
                <c:pt idx="56">
                  <c:v>2.0069080854321353E-3</c:v>
                </c:pt>
                <c:pt idx="57">
                  <c:v>1.8159255302578892E-3</c:v>
                </c:pt>
                <c:pt idx="58">
                  <c:v>1.6431173681441535E-3</c:v>
                </c:pt>
                <c:pt idx="59">
                  <c:v>1.4867540769215593E-3</c:v>
                </c:pt>
                <c:pt idx="60">
                  <c:v>1.345270720216174E-3</c:v>
                </c:pt>
                <c:pt idx="61">
                  <c:v>1.2172512850397998E-3</c:v>
                </c:pt>
                <c:pt idx="62">
                  <c:v>1.1014145098563466E-3</c:v>
                </c:pt>
                <c:pt idx="63">
                  <c:v>9.9660106128574011E-4</c:v>
                </c:pt>
                <c:pt idx="64">
                  <c:v>9.0176193110569347E-4</c:v>
                </c:pt>
                <c:pt idx="65">
                  <c:v>8.1594793742478799E-4</c:v>
                </c:pt>
                <c:pt idx="66">
                  <c:v>7.3830022495124936E-4</c:v>
                </c:pt>
                <c:pt idx="67">
                  <c:v>6.6804166928025044E-4</c:v>
                </c:pt>
                <c:pt idx="68">
                  <c:v>6.0446909917200031E-4</c:v>
                </c:pt>
                <c:pt idx="69">
                  <c:v>5.4694625897733218E-4</c:v>
                </c:pt>
                <c:pt idx="70">
                  <c:v>4.9489744077746423E-4</c:v>
                </c:pt>
                <c:pt idx="71">
                  <c:v>4.4780172250569183E-4</c:v>
                </c:pt>
                <c:pt idx="72">
                  <c:v>4.0518775438413979E-4</c:v>
                </c:pt>
                <c:pt idx="73">
                  <c:v>3.6662904149675768E-4</c:v>
                </c:pt>
                <c:pt idx="74">
                  <c:v>3.3173967528488113E-4</c:v>
                </c:pt>
                <c:pt idx="75">
                  <c:v>3.0017047124486496E-4</c:v>
                </c:pt>
                <c:pt idx="76">
                  <c:v>2.7160547417182102E-4</c:v>
                </c:pt>
                <c:pt idx="77">
                  <c:v>2.4575879597410477E-4</c:v>
                </c:pt>
                <c:pt idx="78">
                  <c:v>2.2237175440886769E-4</c:v>
                </c:pt>
                <c:pt idx="79">
                  <c:v>2.0121028410347019E-4</c:v>
                </c:pt>
                <c:pt idx="80">
                  <c:v>1.8206259395048274E-4</c:v>
                </c:pt>
                <c:pt idx="81">
                  <c:v>1.6473704743102946E-4</c:v>
                </c:pt>
                <c:pt idx="82">
                  <c:v>1.4906024465233259E-4</c:v>
                </c:pt>
                <c:pt idx="83">
                  <c:v>1.3487528690303563E-4</c:v>
                </c:pt>
                <c:pt idx="84">
                  <c:v>1.2204020635819823E-4</c:v>
                </c:pt>
                <c:pt idx="85">
                  <c:v>1.1042654521775663E-4</c:v>
                </c:pt>
                <c:pt idx="86">
                  <c:v>9.9918070057491981E-5</c:v>
                </c:pt>
                <c:pt idx="87">
                  <c:v>9.0409608525909846E-5</c:v>
                </c:pt>
                <c:pt idx="88">
                  <c:v>8.1805996744233056E-5</c:v>
                </c:pt>
                <c:pt idx="89">
                  <c:v>7.4021126873935472E-5</c:v>
                </c:pt>
                <c:pt idx="90">
                  <c:v>6.6977085320774066E-5</c:v>
                </c:pt>
                <c:pt idx="91">
                  <c:v>6.0603372949219469E-5</c:v>
                </c:pt>
                <c:pt idx="92">
                  <c:v>5.4836199503638383E-5</c:v>
                </c:pt>
                <c:pt idx="93">
                  <c:v>4.9617845173766106E-5</c:v>
                </c:pt>
                <c:pt idx="94">
                  <c:v>4.4896082915579782E-5</c:v>
                </c:pt>
                <c:pt idx="95">
                  <c:v>4.0623655745308795E-5</c:v>
                </c:pt>
                <c:pt idx="96">
                  <c:v>3.675780377576654E-5</c:v>
                </c:pt>
                <c:pt idx="97">
                  <c:v>3.325983626112361E-5</c:v>
                </c:pt>
                <c:pt idx="98">
                  <c:v>3.0094744366770954E-5</c:v>
                </c:pt>
                <c:pt idx="99">
                  <c:v>2.7230850789261574E-5</c:v>
                </c:pt>
                <c:pt idx="100">
                  <c:v>2.4639492719025213E-5</c:v>
                </c:pt>
                <c:pt idx="101">
                  <c:v>2.2294734973615782E-5</c:v>
                </c:pt>
                <c:pt idx="102">
                  <c:v>2.0173110429344554E-5</c:v>
                </c:pt>
                <c:pt idx="103">
                  <c:v>1.8253385154598512E-5</c:v>
                </c:pt>
                <c:pt idx="104">
                  <c:v>1.6516345893724527E-5</c:v>
                </c:pt>
                <c:pt idx="105">
                  <c:v>1.4944607773847984E-5</c:v>
                </c:pt>
                <c:pt idx="106">
                  <c:v>1.3522440311608541E-5</c:v>
                </c:pt>
                <c:pt idx="107">
                  <c:v>1.223560997709594E-5</c:v>
                </c:pt>
                <c:pt idx="108">
                  <c:v>1.1071237739801454E-5</c:v>
                </c:pt>
                <c:pt idx="109">
                  <c:v>1.0017670170947568E-5</c:v>
                </c:pt>
                <c:pt idx="110">
                  <c:v>9.0643628122277775E-6</c:v>
                </c:pt>
                <c:pt idx="111">
                  <c:v>8.2017746431128913E-6</c:v>
                </c:pt>
                <c:pt idx="112">
                  <c:v>7.4212725913458399E-6</c:v>
                </c:pt>
                <c:pt idx="113">
                  <c:v>6.7150451300568292E-6</c:v>
                </c:pt>
                <c:pt idx="114">
                  <c:v>6.0760240975232804E-6</c:v>
                </c:pt>
                <c:pt idx="115">
                  <c:v>5.4978139563122141E-6</c:v>
                </c:pt>
                <c:pt idx="116">
                  <c:v>4.9746277850371001E-6</c:v>
                </c:pt>
                <c:pt idx="117">
                  <c:v>4.5012293606871978E-6</c:v>
                </c:pt>
                <c:pt idx="118">
                  <c:v>4.0728807526591027E-6</c:v>
                </c:pt>
                <c:pt idx="119">
                  <c:v>3.685294904243186E-6</c:v>
                </c:pt>
                <c:pt idx="120">
                  <c:v>3.3345927258343622E-6</c:v>
                </c:pt>
                <c:pt idx="121">
                  <c:v>3.0172642722092746E-6</c:v>
                </c:pt>
                <c:pt idx="122">
                  <c:v>2.7301336136265064E-6</c:v>
                </c:pt>
                <c:pt idx="123">
                  <c:v>2.4703270498083185E-6</c:v>
                </c:pt>
                <c:pt idx="124">
                  <c:v>2.2352443495021745E-6</c:v>
                </c:pt>
                <c:pt idx="125">
                  <c:v>2.0225327258538428E-6</c:v>
                </c:pt>
                <c:pt idx="126">
                  <c:v>1.8300632895762448E-6</c:v>
                </c:pt>
                <c:pt idx="127">
                  <c:v>1.655909741771211E-6</c:v>
                </c:pt>
                <c:pt idx="128">
                  <c:v>1.4983290952397255E-6</c:v>
                </c:pt>
                <c:pt idx="129">
                  <c:v>1.3557442298806066E-6</c:v>
                </c:pt>
                <c:pt idx="130">
                  <c:v>1.2267281084277215E-6</c:v>
                </c:pt>
                <c:pt idx="131">
                  <c:v>1.1099894942079302E-6</c:v>
                </c:pt>
                <c:pt idx="132">
                  <c:v>1.004360028034057E-6</c:v>
                </c:pt>
                <c:pt idx="133">
                  <c:v>9.0878253455883851E-7</c:v>
                </c:pt>
                <c:pt idx="134">
                  <c:v>8.2230044207154407E-7</c:v>
                </c:pt>
                <c:pt idx="135">
                  <c:v>7.4404820882278955E-7</c:v>
                </c:pt>
                <c:pt idx="136">
                  <c:v>6.7324266017632084E-7</c:v>
                </c:pt>
                <c:pt idx="137">
                  <c:v>6.0917515032343772E-7</c:v>
                </c:pt>
                <c:pt idx="138">
                  <c:v>5.5120447017831253E-7</c:v>
                </c:pt>
                <c:pt idx="139">
                  <c:v>4.9875042962277405E-7</c:v>
                </c:pt>
                <c:pt idx="140">
                  <c:v>4.5128805092886637E-7</c:v>
                </c:pt>
                <c:pt idx="141">
                  <c:v>4.0834231473940719E-7</c:v>
                </c:pt>
                <c:pt idx="142">
                  <c:v>3.6948340575992944E-7</c:v>
                </c:pt>
                <c:pt idx="143">
                  <c:v>3.3432241086650549E-7</c:v>
                </c:pt>
                <c:pt idx="144">
                  <c:v>3.0250742699688971E-7</c:v>
                </c:pt>
                <c:pt idx="145">
                  <c:v>2.7372003919001742E-7</c:v>
                </c:pt>
                <c:pt idx="146">
                  <c:v>2.4767213357979045E-7</c:v>
                </c:pt>
                <c:pt idx="147">
                  <c:v>2.2410301381281528E-7</c:v>
                </c:pt>
                <c:pt idx="148">
                  <c:v>2.0277679235736201E-7</c:v>
                </c:pt>
                <c:pt idx="149">
                  <c:v>1.8348002928103568E-7</c:v>
                </c:pt>
                <c:pt idx="150">
                  <c:v>1.6601959595963223E-7</c:v>
                </c:pt>
                <c:pt idx="151">
                  <c:v>1.5022074251191952E-7</c:v>
                </c:pt>
                <c:pt idx="152">
                  <c:v>1.3592534875428441E-7</c:v>
                </c:pt>
                <c:pt idx="153" formatCode="0.000">
                  <c:v>1.2299034157781108E-7</c:v>
                </c:pt>
                <c:pt idx="154">
                  <c:v>1.112862630936462E-7</c:v>
                </c:pt>
                <c:pt idx="155">
                  <c:v>1.006959750027292E-7</c:v>
                </c:pt>
                <c:pt idx="156">
                  <c:v>9.1113485978233655E-8</c:v>
                </c:pt>
                <c:pt idx="157">
                  <c:v>8.2442891402578766E-8</c:v>
                </c:pt>
              </c:numCache>
            </c:numRef>
          </c:val>
          <c:smooth val="0"/>
          <c:extLst>
            <c:ext xmlns:c16="http://schemas.microsoft.com/office/drawing/2014/chart" uri="{C3380CC4-5D6E-409C-BE32-E72D297353CC}">
              <c16:uniqueId val="{00000001-AECB-47BA-8BB9-5740C8C20235}"/>
            </c:ext>
          </c:extLst>
        </c:ser>
        <c:dLbls>
          <c:showLegendKey val="0"/>
          <c:showVal val="0"/>
          <c:showCatName val="0"/>
          <c:showSerName val="0"/>
          <c:showPercent val="0"/>
          <c:showBubbleSize val="0"/>
        </c:dLbls>
        <c:marker val="1"/>
        <c:smooth val="0"/>
        <c:axId val="313125888"/>
        <c:axId val="313127680"/>
      </c:lineChart>
      <c:dateAx>
        <c:axId val="313109504"/>
        <c:scaling>
          <c:orientation val="minMax"/>
          <c:max val="39349"/>
          <c:min val="38264"/>
        </c:scaling>
        <c:delete val="0"/>
        <c:axPos val="b"/>
        <c:numFmt formatCode="dd/mm/yyyy" sourceLinked="0"/>
        <c:majorTickMark val="out"/>
        <c:minorTickMark val="none"/>
        <c:tickLblPos val="nextTo"/>
        <c:txPr>
          <a:bodyPr rot="-5400000" vert="horz"/>
          <a:lstStyle/>
          <a:p>
            <a:pPr>
              <a:defRPr sz="900" b="0" i="0" u="none" strike="noStrike" baseline="0">
                <a:solidFill>
                  <a:srgbClr val="000000"/>
                </a:solidFill>
                <a:latin typeface="Arial"/>
                <a:ea typeface="Arial"/>
                <a:cs typeface="Arial"/>
              </a:defRPr>
            </a:pPr>
            <a:endParaRPr lang="en-US"/>
          </a:p>
        </c:txPr>
        <c:crossAx val="313123968"/>
        <c:crosses val="autoZero"/>
        <c:auto val="1"/>
        <c:lblOffset val="100"/>
        <c:baseTimeUnit val="days"/>
        <c:majorUnit val="2"/>
        <c:majorTimeUnit val="months"/>
        <c:minorUnit val="2"/>
        <c:minorTimeUnit val="days"/>
      </c:dateAx>
      <c:valAx>
        <c:axId val="313123968"/>
        <c:scaling>
          <c:orientation val="minMax"/>
        </c:scaling>
        <c:delete val="0"/>
        <c:axPos val="l"/>
        <c:majorGridlines>
          <c:spPr>
            <a:ln w="3175">
              <a:solidFill>
                <a:srgbClr val="000000"/>
              </a:solidFill>
              <a:prstDash val="solid"/>
            </a:ln>
          </c:spPr>
        </c:majorGridlines>
        <c:title>
          <c:tx>
            <c:rich>
              <a:bodyPr/>
              <a:lstStyle/>
              <a:p>
                <a:pPr>
                  <a:defRPr sz="1100" b="1" i="0" u="none" strike="noStrike" baseline="0">
                    <a:solidFill>
                      <a:srgbClr val="000000"/>
                    </a:solidFill>
                    <a:latin typeface="Arial"/>
                    <a:ea typeface="Arial"/>
                    <a:cs typeface="Arial"/>
                  </a:defRPr>
                </a:pPr>
                <a:r>
                  <a:rPr lang="en-IN"/>
                  <a:t>GRPs</a:t>
                </a:r>
              </a:p>
            </c:rich>
          </c:tx>
          <c:layout>
            <c:manualLayout>
              <c:xMode val="edge"/>
              <c:yMode val="edge"/>
              <c:x val="2.8909880804681005E-2"/>
              <c:y val="0.35640864700981589"/>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313109504"/>
        <c:crosses val="autoZero"/>
        <c:crossBetween val="between"/>
      </c:valAx>
      <c:dateAx>
        <c:axId val="313125888"/>
        <c:scaling>
          <c:orientation val="minMax"/>
        </c:scaling>
        <c:delete val="1"/>
        <c:axPos val="b"/>
        <c:numFmt formatCode="m/d/yyyy" sourceLinked="1"/>
        <c:majorTickMark val="out"/>
        <c:minorTickMark val="none"/>
        <c:tickLblPos val="nextTo"/>
        <c:crossAx val="313127680"/>
        <c:crosses val="autoZero"/>
        <c:auto val="1"/>
        <c:lblOffset val="100"/>
        <c:baseTimeUnit val="days"/>
      </c:dateAx>
      <c:valAx>
        <c:axId val="313127680"/>
        <c:scaling>
          <c:orientation val="minMax"/>
        </c:scaling>
        <c:delete val="0"/>
        <c:axPos val="r"/>
        <c:title>
          <c:tx>
            <c:rich>
              <a:bodyPr/>
              <a:lstStyle/>
              <a:p>
                <a:pPr>
                  <a:defRPr sz="1100" b="1" i="0" u="none" strike="noStrike" baseline="0">
                    <a:solidFill>
                      <a:srgbClr val="000000"/>
                    </a:solidFill>
                    <a:latin typeface="Arial"/>
                    <a:ea typeface="Arial"/>
                    <a:cs typeface="Arial"/>
                  </a:defRPr>
                </a:pPr>
                <a:r>
                  <a:rPr lang="en-IN"/>
                  <a:t>Adstock</a:t>
                </a:r>
              </a:p>
            </c:rich>
          </c:tx>
          <c:layout>
            <c:manualLayout>
              <c:xMode val="edge"/>
              <c:yMode val="edge"/>
              <c:x val="0.95800590448814793"/>
              <c:y val="0.29640927342316098"/>
            </c:manualLayout>
          </c:layout>
          <c:overlay val="0"/>
          <c:spPr>
            <a:noFill/>
            <a:ln w="25400">
              <a:noFill/>
            </a:ln>
          </c:spPr>
        </c:title>
        <c:numFmt formatCode="0.00" sourceLinked="0"/>
        <c:majorTickMark val="cross"/>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313125888"/>
        <c:crosses val="max"/>
        <c:crossBetween val="between"/>
      </c:valAx>
      <c:spPr>
        <a:solidFill>
          <a:schemeClr val="bg1"/>
        </a:solidFill>
        <a:ln w="12700">
          <a:solidFill>
            <a:srgbClr val="808080"/>
          </a:solidFill>
          <a:prstDash val="solid"/>
        </a:ln>
      </c:spPr>
    </c:plotArea>
    <c:legend>
      <c:legendPos val="b"/>
      <c:legendEntry>
        <c:idx val="0"/>
        <c:txPr>
          <a:bodyPr/>
          <a:lstStyle/>
          <a:p>
            <a:pPr>
              <a:defRPr sz="825" b="1" i="0" u="none" strike="noStrike" baseline="0">
                <a:solidFill>
                  <a:srgbClr val="000000"/>
                </a:solidFill>
                <a:latin typeface="Arial"/>
                <a:ea typeface="Arial"/>
                <a:cs typeface="Arial"/>
              </a:defRPr>
            </a:pPr>
            <a:endParaRPr lang="en-US"/>
          </a:p>
        </c:txPr>
      </c:legendEntry>
      <c:legendEntry>
        <c:idx val="1"/>
        <c:txPr>
          <a:bodyPr/>
          <a:lstStyle/>
          <a:p>
            <a:pPr>
              <a:defRPr sz="825" b="1" i="0" u="none" strike="noStrike" baseline="0">
                <a:solidFill>
                  <a:srgbClr val="000000"/>
                </a:solidFill>
                <a:latin typeface="Arial"/>
                <a:ea typeface="Arial"/>
                <a:cs typeface="Arial"/>
              </a:defRPr>
            </a:pPr>
            <a:endParaRPr lang="en-US"/>
          </a:p>
        </c:txPr>
      </c:legendEntry>
      <c:layout>
        <c:manualLayout>
          <c:xMode val="edge"/>
          <c:yMode val="edge"/>
          <c:x val="0.13635158319718615"/>
          <c:y val="0.91684638465537871"/>
          <c:w val="0.70347922578320454"/>
          <c:h val="4.5234560477076413E-2"/>
        </c:manualLayout>
      </c:layout>
      <c:overlay val="1"/>
      <c:spPr>
        <a:noFill/>
        <a:ln w="0">
          <a:solidFill>
            <a:schemeClr val="bg1"/>
          </a:solidFill>
          <a:prstDash val="solid"/>
        </a:ln>
      </c:spPr>
      <c:txPr>
        <a:bodyPr/>
        <a:lstStyle/>
        <a:p>
          <a:pPr>
            <a:defRPr sz="690" b="1" i="0" u="none" strike="noStrike" baseline="0">
              <a:solidFill>
                <a:srgbClr val="000000"/>
              </a:solidFill>
              <a:latin typeface="Arial"/>
              <a:ea typeface="Arial"/>
              <a:cs typeface="Arial"/>
            </a:defRPr>
          </a:pPr>
          <a:endParaRPr lang="en-US"/>
        </a:p>
      </c:txPr>
    </c:legend>
    <c:plotVisOnly val="1"/>
    <c:dispBlanksAs val="gap"/>
    <c:showDLblsOverMax val="0"/>
  </c:chart>
  <c:spPr>
    <a:solidFill>
      <a:schemeClr val="bg1"/>
    </a:solidFill>
    <a:ln w="9525">
      <a:solidFill>
        <a:schemeClr val="tx1"/>
      </a:solidFill>
      <a:prstDash val="solid"/>
      <a:round/>
    </a:ln>
  </c:spPr>
  <c:txPr>
    <a:bodyPr/>
    <a:lstStyle/>
    <a:p>
      <a:pPr>
        <a:defRPr sz="9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876AF-3A1C-45F0-8842-EBDE58714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4343</TotalTime>
  <Pages>12</Pages>
  <Words>6003</Words>
  <Characters>34223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Bolt-Process Document</vt:lpstr>
    </vt:vector>
  </TitlesOfParts>
  <Company/>
  <LinksUpToDate>false</LinksUpToDate>
  <CharactersWithSpaces>40146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Bolt-Process Document</dc:title>
  <dc:subject>Version 1.0</dc:subject>
  <dc:creator>Analytic Edge Pvt Ltd</dc:creator>
  <cp:lastModifiedBy>Kavya Bhat</cp:lastModifiedBy>
  <cp:revision>145</cp:revision>
  <dcterms:created xsi:type="dcterms:W3CDTF">2021-07-16T07:23:00Z</dcterms:created>
  <dcterms:modified xsi:type="dcterms:W3CDTF">2021-08-20T10:53:00Z</dcterms:modified>
</cp:coreProperties>
</file>